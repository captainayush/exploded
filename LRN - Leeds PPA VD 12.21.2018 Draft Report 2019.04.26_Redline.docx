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3177D" w14:textId="5BAE104D" w:rsidR="0094531A" w:rsidRPr="00C00498" w:rsidRDefault="0094531A" w:rsidP="00573796">
      <w:pPr>
        <w:pStyle w:val="CoverPage"/>
        <w:rPr>
          <w:rFonts w:ascii="Georgia" w:hAnsi="Georgia"/>
          <w:rPrChange w:id="1" w:author="Ayush Mittal" w:date="2019-04-26T15:10:00Z">
            <w:rPr/>
          </w:rPrChange>
        </w:rPr>
      </w:pPr>
      <w:r w:rsidRPr="00C00498">
        <w:rPr>
          <w:rFonts w:ascii="Georgia" w:hAnsi="Georgia"/>
          <w:rPrChange w:id="2" w:author="Ayush Mittal" w:date="2019-04-26T15:10:00Z">
            <w:rPr/>
          </w:rPrChange>
        </w:rPr>
        <w:drawing>
          <wp:anchor distT="0" distB="0" distL="114300" distR="114300" simplePos="0" relativeHeight="251669504" behindDoc="1" locked="1" layoutInCell="1" allowOverlap="1" wp14:anchorId="0362E0C2" wp14:editId="782EE5F3">
            <wp:simplePos x="0" y="0"/>
            <wp:positionH relativeFrom="page">
              <wp:posOffset>0</wp:posOffset>
            </wp:positionH>
            <wp:positionV relativeFrom="page">
              <wp:posOffset>-137160</wp:posOffset>
            </wp:positionV>
            <wp:extent cx="7795260" cy="858393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lea13:Desktop:RNA Word Doc:art:TemplateCover.jpg"/>
                    <pic:cNvPicPr>
                      <a:picLocks noChangeAspect="1" noChangeArrowheads="1"/>
                    </pic:cNvPicPr>
                  </pic:nvPicPr>
                  <pic:blipFill>
                    <a:blip r:embed="rId8"/>
                    <a:stretch>
                      <a:fillRect/>
                    </a:stretch>
                  </pic:blipFill>
                  <pic:spPr bwMode="auto">
                    <a:xfrm>
                      <a:off x="0" y="0"/>
                      <a:ext cx="7795260" cy="8583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90B4C" w14:textId="77777777" w:rsidR="0094531A" w:rsidRPr="00C00498" w:rsidRDefault="0094531A" w:rsidP="00573796">
      <w:pPr>
        <w:pStyle w:val="CoverPage"/>
        <w:rPr>
          <w:rFonts w:ascii="Georgia" w:hAnsi="Georgia"/>
          <w:rPrChange w:id="3" w:author="Ayush Mittal" w:date="2019-04-26T15:10:00Z">
            <w:rPr/>
          </w:rPrChange>
        </w:rPr>
      </w:pPr>
    </w:p>
    <w:p w14:paraId="01134A3D" w14:textId="77777777" w:rsidR="0094531A" w:rsidRPr="00C00498" w:rsidRDefault="0094531A" w:rsidP="00573796">
      <w:pPr>
        <w:pStyle w:val="CoverPage"/>
        <w:rPr>
          <w:rFonts w:ascii="Georgia" w:hAnsi="Georgia"/>
          <w:rPrChange w:id="4" w:author="Ayush Mittal" w:date="2019-04-26T15:10:00Z">
            <w:rPr/>
          </w:rPrChange>
        </w:rPr>
      </w:pPr>
    </w:p>
    <w:p w14:paraId="5C13C1A7" w14:textId="77777777" w:rsidR="0094531A" w:rsidRPr="00C00498" w:rsidRDefault="0094531A" w:rsidP="00573796">
      <w:pPr>
        <w:pStyle w:val="CoverPage"/>
        <w:rPr>
          <w:rFonts w:ascii="Georgia" w:hAnsi="Georgia"/>
          <w:rPrChange w:id="5" w:author="Ayush Mittal" w:date="2019-04-26T15:10:00Z">
            <w:rPr/>
          </w:rPrChange>
        </w:rPr>
      </w:pPr>
    </w:p>
    <w:p w14:paraId="7CF9060C" w14:textId="1D54DCF9" w:rsidR="0094531A" w:rsidRPr="00C00498" w:rsidRDefault="0094531A" w:rsidP="00573796">
      <w:pPr>
        <w:pStyle w:val="CoverPage"/>
        <w:rPr>
          <w:rFonts w:ascii="Georgia" w:hAnsi="Georgia"/>
          <w:rPrChange w:id="6" w:author="Ayush Mittal" w:date="2019-04-26T15:10:00Z">
            <w:rPr/>
          </w:rPrChange>
        </w:rPr>
      </w:pPr>
    </w:p>
    <w:p w14:paraId="7869F29E" w14:textId="77777777" w:rsidR="0094531A" w:rsidRPr="00C00498" w:rsidRDefault="0094531A" w:rsidP="00573796">
      <w:pPr>
        <w:pStyle w:val="CoverPage"/>
        <w:rPr>
          <w:rFonts w:ascii="Georgia" w:hAnsi="Georgia"/>
          <w:rPrChange w:id="7" w:author="Ayush Mittal" w:date="2019-04-26T15:10:00Z">
            <w:rPr/>
          </w:rPrChange>
        </w:rPr>
      </w:pPr>
    </w:p>
    <w:p w14:paraId="138D85C5" w14:textId="77777777" w:rsidR="0094531A" w:rsidRPr="00C00498" w:rsidRDefault="0094531A" w:rsidP="00573796">
      <w:pPr>
        <w:pStyle w:val="CoverPage"/>
        <w:rPr>
          <w:rFonts w:ascii="Georgia" w:hAnsi="Georgia"/>
          <w:sz w:val="40"/>
          <w:rPrChange w:id="8" w:author="Ayush Mittal" w:date="2019-04-26T15:10:00Z">
            <w:rPr>
              <w:sz w:val="40"/>
            </w:rPr>
          </w:rPrChange>
        </w:rPr>
      </w:pPr>
    </w:p>
    <w:p w14:paraId="01075D8A" w14:textId="09953F55" w:rsidR="00D1184D" w:rsidRPr="00C65B1B" w:rsidRDefault="00D1184D" w:rsidP="00211758">
      <w:pPr>
        <w:pStyle w:val="CoverPage"/>
        <w:spacing w:before="200"/>
        <w:rPr>
          <w:ins w:id="9" w:author="Ayush Mittal" w:date="2019-04-26T11:35:00Z"/>
          <w:rFonts w:ascii="Georgia" w:hAnsi="Georgia"/>
          <w:color w:val="DE9C2F" w:themeColor="accent4"/>
          <w:sz w:val="64"/>
          <w:szCs w:val="64"/>
        </w:rPr>
      </w:pPr>
    </w:p>
    <w:p w14:paraId="3DAB59F3" w14:textId="77777777" w:rsidR="00B119E7" w:rsidRPr="00C00498" w:rsidRDefault="00B119E7" w:rsidP="00211758">
      <w:pPr>
        <w:pStyle w:val="CoverPage"/>
        <w:spacing w:before="200"/>
        <w:rPr>
          <w:rFonts w:ascii="Georgia" w:hAnsi="Georgia"/>
          <w:color w:val="DE9C2F" w:themeColor="accent4"/>
          <w:sz w:val="64"/>
          <w:szCs w:val="64"/>
        </w:rPr>
      </w:pPr>
    </w:p>
    <w:p w14:paraId="7D040208" w14:textId="3EE87237" w:rsidR="00211758" w:rsidRPr="00C00498" w:rsidRDefault="00211758" w:rsidP="00211758">
      <w:pPr>
        <w:pStyle w:val="CoverPage"/>
        <w:spacing w:before="200"/>
        <w:rPr>
          <w:rFonts w:ascii="Georgia" w:hAnsi="Georgia"/>
          <w:color w:val="DE9C2F" w:themeColor="accent4"/>
          <w:sz w:val="64"/>
          <w:szCs w:val="64"/>
          <w:rPrChange w:id="10" w:author="Ayush Mittal" w:date="2019-04-26T15:10:00Z">
            <w:rPr>
              <w:color w:val="DE9C2F" w:themeColor="accent4"/>
              <w:sz w:val="64"/>
              <w:szCs w:val="64"/>
            </w:rPr>
          </w:rPrChange>
        </w:rPr>
      </w:pPr>
      <w:del w:id="11" w:author="Ayush Mittal" w:date="2019-04-26T11:22:00Z">
        <w:r w:rsidRPr="00C00498" w:rsidDel="00B119E7">
          <w:rPr>
            <w:rFonts w:ascii="Georgia" w:hAnsi="Georgia"/>
            <w:color w:val="DE9C2F" w:themeColor="accent4"/>
            <w:sz w:val="64"/>
            <w:szCs w:val="64"/>
          </w:rPr>
          <w:delText>RaNA Therapeutics, Inc.</w:delText>
        </w:r>
        <w:r w:rsidR="008A4E7E" w:rsidRPr="00C00498" w:rsidDel="00B119E7">
          <w:rPr>
            <w:rFonts w:ascii="Georgia" w:hAnsi="Georgia"/>
            <w:color w:val="DE9C2F" w:themeColor="accent4"/>
            <w:sz w:val="64"/>
            <w:szCs w:val="64"/>
          </w:rPr>
          <w:delText xml:space="preserve">’s Acquisition of the </w:delText>
        </w:r>
        <w:r w:rsidR="007E0EEF" w:rsidRPr="00C00498" w:rsidDel="00B119E7">
          <w:rPr>
            <w:rFonts w:ascii="Georgia" w:hAnsi="Georgia"/>
            <w:color w:val="DE9C2F" w:themeColor="accent4"/>
            <w:sz w:val="64"/>
            <w:szCs w:val="64"/>
          </w:rPr>
          <w:delText>MRT</w:delText>
        </w:r>
        <w:r w:rsidR="008A4E7E" w:rsidRPr="00C00498" w:rsidDel="00B119E7">
          <w:rPr>
            <w:rFonts w:ascii="Georgia" w:hAnsi="Georgia"/>
            <w:color w:val="DE9C2F" w:themeColor="accent4"/>
            <w:sz w:val="64"/>
            <w:szCs w:val="64"/>
          </w:rPr>
          <w:delText xml:space="preserve"> Business Unit of Shire Human Genetic Therapies, Inc.</w:delText>
        </w:r>
      </w:del>
      <w:ins w:id="12" w:author="Ayush Mittal" w:date="2019-04-26T11:22:00Z">
        <w:r w:rsidR="00B119E7" w:rsidRPr="00C00498">
          <w:rPr>
            <w:rFonts w:ascii="Georgia" w:hAnsi="Georgia"/>
            <w:color w:val="DE9C2F" w:themeColor="accent4"/>
            <w:sz w:val="64"/>
            <w:szCs w:val="64"/>
          </w:rPr>
          <w:t>LRN Corpo</w:t>
        </w:r>
      </w:ins>
      <w:ins w:id="13" w:author="Ayush Mittal" w:date="2019-04-26T11:23:00Z">
        <w:r w:rsidR="00B119E7" w:rsidRPr="00C00498">
          <w:rPr>
            <w:rFonts w:ascii="Georgia" w:hAnsi="Georgia"/>
            <w:color w:val="DE9C2F" w:themeColor="accent4"/>
            <w:sz w:val="64"/>
            <w:szCs w:val="64"/>
          </w:rPr>
          <w:t>ration</w:t>
        </w:r>
      </w:ins>
    </w:p>
    <w:p w14:paraId="2EBA2DF7" w14:textId="237E3745" w:rsidR="00573796" w:rsidRPr="00C00498" w:rsidRDefault="008A4E7E" w:rsidP="00573796">
      <w:pPr>
        <w:pStyle w:val="CoverPage"/>
        <w:rPr>
          <w:rFonts w:ascii="Georgia" w:hAnsi="Georgia" w:cs="Arial"/>
          <w:color w:val="FFFFFF" w:themeColor="background1"/>
          <w:spacing w:val="20"/>
          <w:sz w:val="40"/>
          <w:szCs w:val="40"/>
        </w:rPr>
      </w:pPr>
      <w:r w:rsidRPr="00C00498">
        <w:rPr>
          <w:rFonts w:ascii="Georgia" w:hAnsi="Georgia" w:cs="Arial"/>
          <w:color w:val="FFFFFF" w:themeColor="background1"/>
          <w:spacing w:val="20"/>
          <w:sz w:val="40"/>
          <w:szCs w:val="40"/>
        </w:rPr>
        <mc:AlternateContent>
          <mc:Choice Requires="wps">
            <w:drawing>
              <wp:anchor distT="0" distB="0" distL="114300" distR="114300" simplePos="0" relativeHeight="251660800" behindDoc="0" locked="0" layoutInCell="1" allowOverlap="1" wp14:anchorId="0B11D858" wp14:editId="73B31353">
                <wp:simplePos x="0" y="0"/>
                <wp:positionH relativeFrom="column">
                  <wp:posOffset>2664460</wp:posOffset>
                </wp:positionH>
                <wp:positionV relativeFrom="paragraph">
                  <wp:posOffset>114935</wp:posOffset>
                </wp:positionV>
                <wp:extent cx="1078523" cy="0"/>
                <wp:effectExtent l="0" t="0" r="13970" b="25400"/>
                <wp:wrapNone/>
                <wp:docPr id="13" name="Straight Connector 13"/>
                <wp:cNvGraphicFramePr/>
                <a:graphic xmlns:a="http://schemas.openxmlformats.org/drawingml/2006/main">
                  <a:graphicData uri="http://schemas.microsoft.com/office/word/2010/wordprocessingShape">
                    <wps:wsp>
                      <wps:cNvCnPr/>
                      <wps:spPr>
                        <a:xfrm>
                          <a:off x="0" y="0"/>
                          <a:ext cx="1078523" cy="0"/>
                        </a:xfrm>
                        <a:prstGeom prst="line">
                          <a:avLst/>
                        </a:prstGeom>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73663EF" id="Straight Connector 13"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9.8pt,9.05pt" to="294.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" strokecolor="white [3212]" strokeweight="1pt"/>
            </w:pict>
          </mc:Fallback>
        </mc:AlternateContent>
      </w:r>
    </w:p>
    <w:p w14:paraId="37822809" w14:textId="3C1B0CBC" w:rsidR="00573796" w:rsidRPr="00C00498" w:rsidRDefault="008A4E7E" w:rsidP="00573796">
      <w:pPr>
        <w:pStyle w:val="CoverPage"/>
        <w:rPr>
          <w:rFonts w:ascii="Georgia" w:hAnsi="Georgia" w:cs="Arial"/>
          <w:color w:val="FFFFFF" w:themeColor="background1"/>
          <w:spacing w:val="20"/>
          <w:sz w:val="40"/>
          <w:szCs w:val="40"/>
        </w:rPr>
      </w:pPr>
      <w:r w:rsidRPr="00C00498">
        <w:rPr>
          <w:rFonts w:ascii="Georgia" w:hAnsi="Georgia" w:cs="Arial"/>
          <w:color w:val="FFFFFF" w:themeColor="background1"/>
          <w:spacing w:val="20"/>
          <w:sz w:val="40"/>
          <w:szCs w:val="40"/>
        </w:rPr>
        <w:t>PURCHASE PRICE ALLOCATION</w:t>
      </w:r>
    </w:p>
    <w:p w14:paraId="1746A9CE" w14:textId="51497188" w:rsidR="00573796" w:rsidRPr="00C00498" w:rsidRDefault="0094531A" w:rsidP="00573796">
      <w:pPr>
        <w:pStyle w:val="CoverPage"/>
        <w:rPr>
          <w:rFonts w:ascii="Georgia" w:hAnsi="Georgia" w:cs="Arial"/>
          <w:color w:val="FFFFFF" w:themeColor="background1"/>
          <w:spacing w:val="20"/>
          <w:sz w:val="40"/>
          <w:szCs w:val="40"/>
        </w:rPr>
      </w:pPr>
      <w:r w:rsidRPr="00C00498">
        <w:rPr>
          <w:rFonts w:ascii="Georgia" w:hAnsi="Georgia" w:cs="Arial"/>
          <w:color w:val="FFFFFF" w:themeColor="background1"/>
          <w:spacing w:val="20"/>
          <w:sz w:val="40"/>
          <w:szCs w:val="40"/>
        </w:rPr>
        <w:t xml:space="preserve">AS OF </w:t>
      </w:r>
      <w:r w:rsidR="00211758" w:rsidRPr="00C00498">
        <w:rPr>
          <w:rFonts w:ascii="Georgia" w:hAnsi="Georgia" w:cs="Arial"/>
          <w:color w:val="FFFFFF" w:themeColor="background1"/>
          <w:spacing w:val="20"/>
          <w:sz w:val="40"/>
          <w:szCs w:val="40"/>
        </w:rPr>
        <w:t xml:space="preserve">DECEMBER </w:t>
      </w:r>
      <w:del w:id="14" w:author="Ayush Mittal" w:date="2019-04-26T11:35:00Z">
        <w:r w:rsidR="00211758" w:rsidRPr="00C00498" w:rsidDel="00B119E7">
          <w:rPr>
            <w:rFonts w:ascii="Georgia" w:hAnsi="Georgia" w:cs="Arial"/>
            <w:color w:val="FFFFFF" w:themeColor="background1"/>
            <w:spacing w:val="20"/>
            <w:sz w:val="40"/>
            <w:szCs w:val="40"/>
          </w:rPr>
          <w:delText>22</w:delText>
        </w:r>
      </w:del>
      <w:ins w:id="15" w:author="Ayush Mittal" w:date="2019-04-26T11:35:00Z">
        <w:r w:rsidR="00B119E7" w:rsidRPr="00C00498">
          <w:rPr>
            <w:rFonts w:ascii="Georgia" w:hAnsi="Georgia" w:cs="Arial"/>
            <w:color w:val="FFFFFF" w:themeColor="background1"/>
            <w:spacing w:val="20"/>
            <w:sz w:val="40"/>
            <w:szCs w:val="40"/>
          </w:rPr>
          <w:t>17</w:t>
        </w:r>
      </w:ins>
      <w:r w:rsidR="00211758" w:rsidRPr="00C00498">
        <w:rPr>
          <w:rFonts w:ascii="Georgia" w:hAnsi="Georgia" w:cs="Arial"/>
          <w:color w:val="FFFFFF" w:themeColor="background1"/>
          <w:spacing w:val="20"/>
          <w:sz w:val="40"/>
          <w:szCs w:val="40"/>
        </w:rPr>
        <w:t xml:space="preserve">, </w:t>
      </w:r>
      <w:del w:id="16" w:author="Ayush Mittal" w:date="2019-04-26T11:35:00Z">
        <w:r w:rsidR="00211758" w:rsidRPr="00C00498" w:rsidDel="00B119E7">
          <w:rPr>
            <w:rFonts w:ascii="Georgia" w:hAnsi="Georgia" w:cs="Arial"/>
            <w:color w:val="FFFFFF" w:themeColor="background1"/>
            <w:spacing w:val="20"/>
            <w:sz w:val="40"/>
            <w:szCs w:val="40"/>
          </w:rPr>
          <w:delText>2016</w:delText>
        </w:r>
      </w:del>
      <w:ins w:id="17" w:author="Ayush Mittal" w:date="2019-04-26T11:35:00Z">
        <w:r w:rsidR="00B119E7" w:rsidRPr="00C00498">
          <w:rPr>
            <w:rFonts w:ascii="Georgia" w:hAnsi="Georgia" w:cs="Arial"/>
            <w:color w:val="FFFFFF" w:themeColor="background1"/>
            <w:spacing w:val="20"/>
            <w:sz w:val="40"/>
            <w:szCs w:val="40"/>
          </w:rPr>
          <w:t>2018</w:t>
        </w:r>
      </w:ins>
    </w:p>
    <w:p w14:paraId="50043E69" w14:textId="31E582CF" w:rsidR="00573796" w:rsidRPr="00C00498" w:rsidRDefault="0094531A" w:rsidP="0094531A">
      <w:pPr>
        <w:pStyle w:val="CoverPage"/>
        <w:rPr>
          <w:rFonts w:ascii="Georgia" w:hAnsi="Georgia"/>
          <w:i/>
          <w:color w:val="FFFFFF" w:themeColor="background1"/>
          <w:sz w:val="32"/>
          <w:szCs w:val="32"/>
        </w:rPr>
      </w:pPr>
      <w:r w:rsidRPr="00C00498">
        <w:rPr>
          <w:rFonts w:ascii="Georgia" w:hAnsi="Georgia"/>
          <w:sz w:val="36"/>
          <w:rPrChange w:id="18" w:author="Ayush Mittal" w:date="2019-04-26T15:10:00Z">
            <w:rPr>
              <w:sz w:val="36"/>
            </w:rPr>
          </w:rPrChange>
        </w:rPr>
        <w:br/>
      </w:r>
      <w:r w:rsidR="00573796" w:rsidRPr="00C00498">
        <w:rPr>
          <w:rFonts w:ascii="Georgia" w:hAnsi="Georgia"/>
          <w:i/>
          <w:color w:val="FFFFFF" w:themeColor="background1"/>
          <w:sz w:val="32"/>
          <w:szCs w:val="32"/>
        </w:rPr>
        <w:t xml:space="preserve">Report Date: </w:t>
      </w:r>
      <w:r w:rsidR="00573796" w:rsidRPr="00C00498">
        <w:rPr>
          <w:rFonts w:ascii="Georgia" w:hAnsi="Georgia"/>
          <w:i/>
          <w:color w:val="FFFFFF" w:themeColor="background1"/>
          <w:sz w:val="32"/>
          <w:szCs w:val="32"/>
        </w:rPr>
        <w:fldChar w:fldCharType="begin"/>
      </w:r>
      <w:r w:rsidR="00573796" w:rsidRPr="00C00498">
        <w:rPr>
          <w:rFonts w:ascii="Georgia" w:hAnsi="Georgia"/>
          <w:i/>
          <w:color w:val="FFFFFF" w:themeColor="background1"/>
          <w:sz w:val="32"/>
          <w:szCs w:val="32"/>
        </w:rPr>
        <w:instrText xml:space="preserve"> DATE \@ "MMMM d, yyyy" </w:instrText>
      </w:r>
      <w:r w:rsidR="00573796" w:rsidRPr="00C00498">
        <w:rPr>
          <w:rFonts w:ascii="Georgia" w:hAnsi="Georgia"/>
          <w:i/>
          <w:color w:val="FFFFFF" w:themeColor="background1"/>
          <w:sz w:val="32"/>
          <w:szCs w:val="32"/>
        </w:rPr>
        <w:fldChar w:fldCharType="separate"/>
      </w:r>
      <w:ins w:id="19" w:author="Ayush Mittal" w:date="2019-04-29T18:01:00Z">
        <w:r w:rsidR="00717471">
          <w:rPr>
            <w:rFonts w:ascii="Georgia" w:hAnsi="Georgia"/>
            <w:i/>
            <w:color w:val="FFFFFF" w:themeColor="background1"/>
            <w:sz w:val="32"/>
            <w:szCs w:val="32"/>
          </w:rPr>
          <w:t>April 29, 2019</w:t>
        </w:r>
      </w:ins>
      <w:del w:id="20" w:author="Ayush Mittal" w:date="2019-04-26T11:22:00Z">
        <w:r w:rsidR="00966AD0" w:rsidRPr="00C00498" w:rsidDel="00B119E7">
          <w:rPr>
            <w:rFonts w:ascii="Georgia" w:hAnsi="Georgia"/>
            <w:i/>
            <w:color w:val="FFFFFF" w:themeColor="background1"/>
            <w:sz w:val="32"/>
            <w:szCs w:val="32"/>
          </w:rPr>
          <w:delText>August 4, 2017</w:delText>
        </w:r>
      </w:del>
      <w:r w:rsidR="00573796" w:rsidRPr="00C00498">
        <w:rPr>
          <w:rFonts w:ascii="Georgia" w:hAnsi="Georgia"/>
          <w:i/>
          <w:color w:val="FFFFFF" w:themeColor="background1"/>
          <w:sz w:val="32"/>
          <w:szCs w:val="32"/>
        </w:rPr>
        <w:fldChar w:fldCharType="end"/>
      </w:r>
    </w:p>
    <w:p w14:paraId="4DDB1431" w14:textId="643A26C6" w:rsidR="00573796" w:rsidRPr="00C00498" w:rsidRDefault="00573796" w:rsidP="00573796">
      <w:pPr>
        <w:pStyle w:val="CoverPage"/>
        <w:rPr>
          <w:rFonts w:ascii="Georgia" w:hAnsi="Georgia"/>
          <w:rPrChange w:id="21" w:author="Ayush Mittal" w:date="2019-04-26T15:10:00Z">
            <w:rPr/>
          </w:rPrChange>
        </w:rPr>
      </w:pPr>
    </w:p>
    <w:p w14:paraId="6C188438" w14:textId="77777777" w:rsidR="00B119E7" w:rsidRPr="00C00498" w:rsidRDefault="00B119E7" w:rsidP="00573796">
      <w:pPr>
        <w:pStyle w:val="CoverPage"/>
        <w:rPr>
          <w:ins w:id="22" w:author="Ayush Mittal" w:date="2019-04-26T11:23:00Z"/>
          <w:rFonts w:ascii="Georgia" w:hAnsi="Georgia"/>
          <w:rPrChange w:id="23" w:author="Ayush Mittal" w:date="2019-04-26T15:10:00Z">
            <w:rPr>
              <w:ins w:id="24" w:author="Ayush Mittal" w:date="2019-04-26T11:23:00Z"/>
            </w:rPr>
          </w:rPrChange>
        </w:rPr>
      </w:pPr>
    </w:p>
    <w:p w14:paraId="1CB2B38D" w14:textId="77777777" w:rsidR="00B119E7" w:rsidRPr="00C00498" w:rsidRDefault="00B119E7">
      <w:pPr>
        <w:pStyle w:val="CoverPage"/>
        <w:jc w:val="both"/>
        <w:rPr>
          <w:ins w:id="25" w:author="Ayush Mittal" w:date="2019-04-26T11:23:00Z"/>
          <w:rFonts w:ascii="Georgia" w:hAnsi="Georgia"/>
          <w:sz w:val="28"/>
          <w:rPrChange w:id="26" w:author="Ayush Mittal" w:date="2019-04-26T15:10:00Z">
            <w:rPr>
              <w:ins w:id="27" w:author="Ayush Mittal" w:date="2019-04-26T11:23:00Z"/>
            </w:rPr>
          </w:rPrChange>
        </w:rPr>
        <w:pPrChange w:id="28" w:author="Ayush Mittal" w:date="2019-04-26T11:36:00Z">
          <w:pPr>
            <w:pStyle w:val="CoverPage"/>
          </w:pPr>
        </w:pPrChange>
      </w:pPr>
    </w:p>
    <w:p w14:paraId="68A271AB" w14:textId="49C73321" w:rsidR="00573796" w:rsidRPr="00C00498" w:rsidRDefault="00423BBC">
      <w:pPr>
        <w:pStyle w:val="CoverPage"/>
        <w:jc w:val="both"/>
        <w:rPr>
          <w:rFonts w:ascii="Georgia" w:hAnsi="Georgia"/>
          <w:rPrChange w:id="29" w:author="Ayush Mittal" w:date="2019-04-26T15:10:00Z">
            <w:rPr/>
          </w:rPrChange>
        </w:rPr>
        <w:pPrChange w:id="30" w:author="Ayush Mittal" w:date="2019-04-26T11:24:00Z">
          <w:pPr>
            <w:pStyle w:val="CoverPage"/>
          </w:pPr>
        </w:pPrChange>
      </w:pPr>
      <w:del w:id="31" w:author="Ayush Mittal" w:date="2019-04-26T11:24:00Z">
        <w:r w:rsidRPr="00C00498" w:rsidDel="00B119E7">
          <w:rPr>
            <w:rFonts w:ascii="Georgia" w:hAnsi="Georgia"/>
            <w:rPrChange w:id="32" w:author="Ayush Mittal" w:date="2019-04-26T15:10:00Z">
              <w:rPr/>
            </w:rPrChange>
          </w:rPr>
          <mc:AlternateContent>
            <mc:Choice Requires="wps">
              <w:drawing>
                <wp:anchor distT="0" distB="0" distL="114300" distR="114300" simplePos="0" relativeHeight="251671552" behindDoc="0" locked="0" layoutInCell="1" allowOverlap="1" wp14:anchorId="5BBAF78B" wp14:editId="4EF6CB72">
                  <wp:simplePos x="0" y="0"/>
                  <wp:positionH relativeFrom="margin">
                    <wp:posOffset>47625</wp:posOffset>
                  </wp:positionH>
                  <wp:positionV relativeFrom="paragraph">
                    <wp:posOffset>31750</wp:posOffset>
                  </wp:positionV>
                  <wp:extent cx="1240536" cy="620267"/>
                  <wp:effectExtent l="0" t="0" r="0" b="0"/>
                  <wp:wrapNone/>
                  <wp:docPr id="3" name="object 4"/>
                  <wp:cNvGraphicFramePr/>
                  <a:graphic xmlns:a="http://schemas.openxmlformats.org/drawingml/2006/main">
                    <a:graphicData uri="http://schemas.microsoft.com/office/word/2010/wordprocessingShape">
                      <wps:wsp>
                        <wps:cNvSpPr/>
                        <wps:spPr>
                          <a:xfrm>
                            <a:off x="0" y="0"/>
                            <a:ext cx="1240536" cy="620267"/>
                          </a:xfrm>
                          <a:prstGeom prst="rect">
                            <a:avLst/>
                          </a:prstGeom>
                          <a:blipFill>
                            <a:blip r:embed="rId9" cstate="print"/>
                            <a:stretch>
                              <a:fillRect/>
                            </a:stretch>
                          </a:blipFill>
                        </wps:spPr>
                        <wps:bodyPr wrap="square" lIns="0" tIns="0" rIns="0" bIns="0" rtlCol="0"/>
                      </wps:wsp>
                    </a:graphicData>
                  </a:graphic>
                </wp:anchor>
              </w:drawing>
            </mc:Choice>
            <mc:Fallback>
              <w:pict>
                <v:rect w14:anchorId="2E860A5D" id="object 4" o:spid="_x0000_s1026" style="position:absolute;margin-left:3.75pt;margin-top:2.5pt;width:97.7pt;height:48.8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" stroked="f">
                  <v:fill r:id="rId10" o:title="" recolor="t" rotate="t" type="frame"/>
                  <v:textbox inset="0,0,0,0"/>
                  <w10:wrap anchorx="margin"/>
                </v:rect>
              </w:pict>
            </mc:Fallback>
          </mc:AlternateContent>
        </w:r>
      </w:del>
      <w:ins w:id="33" w:author="Ayush Mittal" w:date="2019-04-26T11:25:00Z">
        <w:r w:rsidR="00B119E7" w:rsidRPr="00C00498">
          <w:rPr>
            <w:rFonts w:ascii="Georgia" w:hAnsi="Georgia"/>
            <w:rPrChange w:id="34" w:author="Ayush Mittal" w:date="2019-04-26T15:10:00Z">
              <w:rPr/>
            </w:rPrChange>
          </w:rPr>
          <w:drawing>
            <wp:inline distT="0" distB="0" distL="0" distR="0" wp14:anchorId="7A01640F" wp14:editId="10FC6FD2">
              <wp:extent cx="1823936" cy="55547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RN-IPP_pri_blue_cmyk-01-01-01-1.png"/>
                      <pic:cNvPicPr/>
                    </pic:nvPicPr>
                    <pic:blipFill>
                      <a:blip r:embed="rId11"/>
                      <a:stretch>
                        <a:fillRect/>
                      </a:stretch>
                    </pic:blipFill>
                    <pic:spPr>
                      <a:xfrm>
                        <a:off x="0" y="0"/>
                        <a:ext cx="1835869" cy="559106"/>
                      </a:xfrm>
                      <a:prstGeom prst="rect">
                        <a:avLst/>
                      </a:prstGeom>
                    </pic:spPr>
                  </pic:pic>
                </a:graphicData>
              </a:graphic>
            </wp:inline>
          </w:drawing>
        </w:r>
      </w:ins>
    </w:p>
    <w:p w14:paraId="3B739FCE" w14:textId="390F316B" w:rsidR="00A67CB0" w:rsidRPr="00C00498" w:rsidDel="00B119E7" w:rsidRDefault="00A67CB0" w:rsidP="00565DEF">
      <w:pPr>
        <w:spacing w:line="240" w:lineRule="auto"/>
        <w:jc w:val="left"/>
        <w:rPr>
          <w:del w:id="35" w:author="Ayush Mittal" w:date="2019-04-26T11:26:00Z"/>
          <w:rFonts w:ascii="Georgia" w:hAnsi="Georgia"/>
          <w:color w:val="2F75B5"/>
          <w:rPrChange w:id="36" w:author="Ayush Mittal" w:date="2019-04-26T15:10:00Z">
            <w:rPr>
              <w:del w:id="37" w:author="Ayush Mittal" w:date="2019-04-26T11:26:00Z"/>
              <w:rFonts w:ascii="Imprint MT Shadow" w:hAnsi="Imprint MT Shadow"/>
              <w:color w:val="2F75B5"/>
            </w:rPr>
          </w:rPrChange>
        </w:rPr>
      </w:pPr>
    </w:p>
    <w:p w14:paraId="4529380E" w14:textId="2A726E11" w:rsidR="00A67CB0" w:rsidRPr="00C00498" w:rsidRDefault="00A67CB0" w:rsidP="00565DEF">
      <w:pPr>
        <w:spacing w:line="240" w:lineRule="auto"/>
        <w:jc w:val="left"/>
        <w:rPr>
          <w:rFonts w:ascii="Georgia" w:hAnsi="Georgia"/>
          <w:color w:val="2F75B5"/>
          <w:rPrChange w:id="38" w:author="Ayush Mittal" w:date="2019-04-26T15:10:00Z">
            <w:rPr>
              <w:rFonts w:ascii="Imprint MT Shadow" w:hAnsi="Imprint MT Shadow"/>
              <w:color w:val="2F75B5"/>
            </w:rPr>
          </w:rPrChange>
        </w:rPr>
      </w:pPr>
    </w:p>
    <w:p w14:paraId="00B70FDB" w14:textId="77777777" w:rsidR="00E04FE9" w:rsidRPr="00C00498" w:rsidRDefault="00E04FE9" w:rsidP="00565DEF">
      <w:pPr>
        <w:spacing w:line="240" w:lineRule="auto"/>
        <w:jc w:val="left"/>
        <w:rPr>
          <w:ins w:id="39" w:author="Ayush Mittal" w:date="2019-04-26T11:36:00Z"/>
          <w:rStyle w:val="SubtleEmphasis"/>
          <w:rFonts w:ascii="Georgia" w:hAnsi="Georgia" w:cs="Arial"/>
          <w:color w:val="7F7F7F" w:themeColor="text1" w:themeTint="80"/>
        </w:rPr>
      </w:pPr>
    </w:p>
    <w:p w14:paraId="4D8F3BE2" w14:textId="6C151AEE" w:rsidR="00F850FC" w:rsidRPr="00C00498" w:rsidRDefault="00573796" w:rsidP="00565DEF">
      <w:pPr>
        <w:spacing w:line="240" w:lineRule="auto"/>
        <w:jc w:val="left"/>
        <w:rPr>
          <w:rStyle w:val="SubtleEmphasis"/>
          <w:rFonts w:ascii="Georgia" w:hAnsi="Georgia" w:cs="Arial"/>
          <w:color w:val="7F7F7F" w:themeColor="text1" w:themeTint="80"/>
        </w:rPr>
      </w:pPr>
      <w:r w:rsidRPr="00C00498">
        <w:rPr>
          <w:rStyle w:val="SubtleEmphasis"/>
          <w:rFonts w:ascii="Georgia" w:hAnsi="Georgia" w:cs="Arial"/>
          <w:color w:val="7F7F7F" w:themeColor="text1" w:themeTint="80"/>
        </w:rPr>
        <w:t xml:space="preserve">The information contained in this Report is confidential in nature and is intended for the exclusive use </w:t>
      </w:r>
      <w:r w:rsidRPr="00C00498">
        <w:rPr>
          <w:rStyle w:val="SubtleEmphasis"/>
          <w:rFonts w:ascii="Georgia" w:hAnsi="Georgia" w:cs="Arial"/>
          <w:color w:val="7F7F7F" w:themeColor="text1" w:themeTint="80"/>
        </w:rPr>
        <w:br/>
        <w:t xml:space="preserve">of the addressee. </w:t>
      </w:r>
      <w:ins w:id="40" w:author="Ayush Mittal" w:date="2019-04-26T11:26:00Z">
        <w:r w:rsidR="00B119E7" w:rsidRPr="00C00498">
          <w:rPr>
            <w:rStyle w:val="SubtleEmphasis"/>
            <w:rFonts w:ascii="Georgia" w:hAnsi="Georgia" w:cs="Arial"/>
            <w:color w:val="7F7F7F" w:themeColor="text1" w:themeTint="80"/>
          </w:rPr>
          <w:t xml:space="preserve"> </w:t>
        </w:r>
      </w:ins>
      <w:r w:rsidRPr="00C00498">
        <w:rPr>
          <w:rStyle w:val="SubtleEmphasis"/>
          <w:rFonts w:ascii="Georgia" w:hAnsi="Georgia" w:cs="Arial"/>
          <w:color w:val="7F7F7F" w:themeColor="text1" w:themeTint="80"/>
        </w:rPr>
        <w:t>Any reproduction, publication or dissemination of any portion of this Report without the express written consent of RNA Capital Advisors is forbidden.</w:t>
      </w:r>
    </w:p>
    <w:p w14:paraId="34D2D6EE" w14:textId="0F79073E" w:rsidR="00573796" w:rsidRPr="00C00498" w:rsidRDefault="00573796" w:rsidP="00565DEF">
      <w:pPr>
        <w:pStyle w:val="ListParagraph"/>
        <w:ind w:left="0"/>
        <w:rPr>
          <w:rFonts w:ascii="Georgia" w:hAnsi="Georgia" w:cs="Arial"/>
          <w:color w:val="2E74B5" w:themeColor="accent2" w:themeShade="BF"/>
          <w:rPrChange w:id="41" w:author="Ayush Mittal" w:date="2019-04-26T15:10:00Z">
            <w:rPr>
              <w:rFonts w:ascii="Arial" w:hAnsi="Arial" w:cs="Arial"/>
              <w:color w:val="2E74B5" w:themeColor="accent2" w:themeShade="BF"/>
            </w:rPr>
          </w:rPrChange>
        </w:rPr>
      </w:pPr>
      <w:r w:rsidRPr="00C00498">
        <w:rPr>
          <w:rFonts w:ascii="Georgia" w:hAnsi="Georgia" w:cs="Arial"/>
          <w:color w:val="2E74B5" w:themeColor="accent2" w:themeShade="BF"/>
        </w:rPr>
        <w:lastRenderedPageBreak/>
        <w:fldChar w:fldCharType="begin"/>
      </w:r>
      <w:r w:rsidRPr="00C00498">
        <w:rPr>
          <w:rFonts w:ascii="Georgia" w:hAnsi="Georgia" w:cs="Arial"/>
          <w:color w:val="2E74B5" w:themeColor="accent2" w:themeShade="BF"/>
        </w:rPr>
        <w:instrText xml:space="preserve"> DATE \@ "MMMM d, yyyy" </w:instrText>
      </w:r>
      <w:r w:rsidRPr="00C00498">
        <w:rPr>
          <w:rFonts w:ascii="Georgia" w:hAnsi="Georgia" w:cs="Arial"/>
          <w:color w:val="2E74B5" w:themeColor="accent2" w:themeShade="BF"/>
        </w:rPr>
        <w:fldChar w:fldCharType="separate"/>
      </w:r>
      <w:ins w:id="42" w:author="Ayush Mittal" w:date="2019-04-29T18:01:00Z">
        <w:r w:rsidR="00717471">
          <w:rPr>
            <w:rFonts w:ascii="Georgia" w:hAnsi="Georgia" w:cs="Arial"/>
            <w:noProof/>
            <w:color w:val="2E74B5" w:themeColor="accent2" w:themeShade="BF"/>
          </w:rPr>
          <w:t>April 29, 2019</w:t>
        </w:r>
      </w:ins>
      <w:del w:id="43" w:author="Ayush Mittal" w:date="2019-04-26T11:22:00Z">
        <w:r w:rsidR="00966AD0" w:rsidRPr="00C00498" w:rsidDel="00B119E7">
          <w:rPr>
            <w:rFonts w:ascii="Georgia" w:hAnsi="Georgia" w:cs="Arial"/>
            <w:noProof/>
            <w:color w:val="2E74B5" w:themeColor="accent2" w:themeShade="BF"/>
          </w:rPr>
          <w:delText>August 4, 2017</w:delText>
        </w:r>
      </w:del>
      <w:r w:rsidRPr="00C00498">
        <w:rPr>
          <w:rFonts w:ascii="Georgia" w:hAnsi="Georgia" w:cs="Arial"/>
          <w:color w:val="2E74B5" w:themeColor="accent2" w:themeShade="BF"/>
        </w:rPr>
        <w:fldChar w:fldCharType="end"/>
      </w:r>
    </w:p>
    <w:p w14:paraId="49CCC479" w14:textId="77777777" w:rsidR="005976E1" w:rsidRPr="00C00498" w:rsidRDefault="005976E1" w:rsidP="00573796">
      <w:pPr>
        <w:rPr>
          <w:rFonts w:ascii="Georgia" w:hAnsi="Georgia"/>
          <w:color w:val="7F7F7F" w:themeColor="text1" w:themeTint="80"/>
          <w:rPrChange w:id="44" w:author="Ayush Mittal" w:date="2019-04-26T15:10:00Z">
            <w:rPr>
              <w:color w:val="7F7F7F" w:themeColor="text1" w:themeTint="80"/>
            </w:rPr>
          </w:rPrChange>
        </w:rPr>
      </w:pPr>
    </w:p>
    <w:p w14:paraId="7BF195D4" w14:textId="77777777" w:rsidR="00E04FE9" w:rsidRPr="00C00498" w:rsidRDefault="00E04FE9">
      <w:pPr>
        <w:pStyle w:val="RNABodyCopy"/>
        <w:rPr>
          <w:ins w:id="45" w:author="Ayush Mittal" w:date="2019-04-26T11:37:00Z"/>
        </w:rPr>
        <w:pPrChange w:id="46" w:author="Ayush Mittal" w:date="2019-04-26T11:37:00Z">
          <w:pPr/>
        </w:pPrChange>
      </w:pPr>
      <w:ins w:id="47" w:author="Ayush Mittal" w:date="2019-04-26T11:37:00Z">
        <w:r w:rsidRPr="00C00498">
          <w:t xml:space="preserve">Mr. Ron </w:t>
        </w:r>
        <w:proofErr w:type="spellStart"/>
        <w:r w:rsidRPr="00C00498">
          <w:t>Charow</w:t>
        </w:r>
        <w:proofErr w:type="spellEnd"/>
      </w:ins>
    </w:p>
    <w:p w14:paraId="7E0DD834" w14:textId="77777777" w:rsidR="00E04FE9" w:rsidRPr="00C00498" w:rsidRDefault="00E04FE9">
      <w:pPr>
        <w:pStyle w:val="RNABodyCopy"/>
        <w:rPr>
          <w:ins w:id="48" w:author="Ayush Mittal" w:date="2019-04-26T11:37:00Z"/>
        </w:rPr>
        <w:pPrChange w:id="49" w:author="Ayush Mittal" w:date="2019-04-26T11:37:00Z">
          <w:pPr/>
        </w:pPrChange>
      </w:pPr>
      <w:ins w:id="50" w:author="Ayush Mittal" w:date="2019-04-26T11:37:00Z">
        <w:r w:rsidRPr="00C00498">
          <w:t>Chief Financial Officer</w:t>
        </w:r>
      </w:ins>
    </w:p>
    <w:p w14:paraId="742C3C32" w14:textId="77777777" w:rsidR="00E04FE9" w:rsidRPr="00C00498" w:rsidRDefault="00E04FE9">
      <w:pPr>
        <w:pStyle w:val="RNABodyCopy"/>
        <w:rPr>
          <w:ins w:id="51" w:author="Ayush Mittal" w:date="2019-04-26T11:37:00Z"/>
        </w:rPr>
        <w:pPrChange w:id="52" w:author="Ayush Mittal" w:date="2019-04-26T11:37:00Z">
          <w:pPr/>
        </w:pPrChange>
      </w:pPr>
      <w:ins w:id="53" w:author="Ayush Mittal" w:date="2019-04-26T11:37:00Z">
        <w:r w:rsidRPr="00C00498">
          <w:t>LRN Corporation</w:t>
        </w:r>
      </w:ins>
    </w:p>
    <w:p w14:paraId="600E4D5D" w14:textId="747F65B8" w:rsidR="00E04FE9" w:rsidRPr="00C00498" w:rsidRDefault="00E04FE9">
      <w:pPr>
        <w:pStyle w:val="RNABodyCopy"/>
        <w:rPr>
          <w:ins w:id="54" w:author="Ayush Mittal" w:date="2019-04-26T11:37:00Z"/>
        </w:rPr>
        <w:pPrChange w:id="55" w:author="Ayush Mittal" w:date="2019-04-26T11:37:00Z">
          <w:pPr/>
        </w:pPrChange>
      </w:pPr>
      <w:ins w:id="56" w:author="Ayush Mittal" w:date="2019-04-26T11:37:00Z">
        <w:r w:rsidRPr="00C00498">
          <w:t>745 5</w:t>
        </w:r>
        <w:r w:rsidRPr="00C00498">
          <w:rPr>
            <w:vertAlign w:val="superscript"/>
            <w:rPrChange w:id="57" w:author="Ayush Mittal" w:date="2019-04-26T15:10:00Z">
              <w:rPr/>
            </w:rPrChange>
          </w:rPr>
          <w:t>th</w:t>
        </w:r>
        <w:r w:rsidRPr="00C00498">
          <w:t xml:space="preserve"> Avenue</w:t>
        </w:r>
      </w:ins>
    </w:p>
    <w:p w14:paraId="39E87076" w14:textId="0E4162AB" w:rsidR="00211758" w:rsidRPr="00C00498" w:rsidDel="00E04FE9" w:rsidRDefault="00E04FE9" w:rsidP="00E04FE9">
      <w:pPr>
        <w:pStyle w:val="RNABodyCopy"/>
        <w:rPr>
          <w:del w:id="58" w:author="Ayush Mittal" w:date="2019-04-26T11:37:00Z"/>
        </w:rPr>
      </w:pPr>
      <w:ins w:id="59" w:author="Ayush Mittal" w:date="2019-04-26T11:37:00Z">
        <w:r w:rsidRPr="00C00498">
          <w:t>New York, NY 10022</w:t>
        </w:r>
      </w:ins>
      <w:del w:id="60" w:author="Ayush Mittal" w:date="2019-04-26T11:37:00Z">
        <w:r w:rsidR="00211758" w:rsidRPr="00C00498" w:rsidDel="00E04FE9">
          <w:delText>Mr. Robert Prentiss</w:delText>
        </w:r>
      </w:del>
    </w:p>
    <w:p w14:paraId="70C8BA1C" w14:textId="77777777" w:rsidR="00E04FE9" w:rsidRPr="00C00498" w:rsidRDefault="00E04FE9" w:rsidP="00186974">
      <w:pPr>
        <w:pStyle w:val="RNABodyCopy"/>
        <w:rPr>
          <w:ins w:id="61" w:author="Ayush Mittal" w:date="2019-04-26T11:37:00Z"/>
        </w:rPr>
      </w:pPr>
    </w:p>
    <w:p w14:paraId="1CFBC7D2" w14:textId="05851488" w:rsidR="00211758" w:rsidRPr="00C00498" w:rsidDel="00E04FE9" w:rsidRDefault="00211758" w:rsidP="00186974">
      <w:pPr>
        <w:pStyle w:val="RNABodyCopy"/>
        <w:rPr>
          <w:del w:id="62" w:author="Ayush Mittal" w:date="2019-04-26T11:37:00Z"/>
          <w:i/>
        </w:rPr>
      </w:pPr>
      <w:del w:id="63" w:author="Ayush Mittal" w:date="2019-04-26T11:37:00Z">
        <w:r w:rsidRPr="00C00498" w:rsidDel="00E04FE9">
          <w:rPr>
            <w:i/>
          </w:rPr>
          <w:delText>Director of Finance &amp; Accounting</w:delText>
        </w:r>
      </w:del>
    </w:p>
    <w:p w14:paraId="4FB08358" w14:textId="5D7154E9" w:rsidR="007C77D3" w:rsidRPr="00C00498" w:rsidDel="00E04FE9" w:rsidRDefault="007C77D3" w:rsidP="00186974">
      <w:pPr>
        <w:pStyle w:val="RNABodyCopy"/>
        <w:rPr>
          <w:del w:id="64" w:author="Ayush Mittal" w:date="2019-04-26T11:37:00Z"/>
          <w:i/>
          <w:highlight w:val="yellow"/>
        </w:rPr>
      </w:pPr>
    </w:p>
    <w:p w14:paraId="0546357C" w14:textId="487C441D" w:rsidR="00211758" w:rsidRPr="00C00498" w:rsidDel="00E04FE9" w:rsidRDefault="00211758" w:rsidP="00186974">
      <w:pPr>
        <w:pStyle w:val="RNABodyCopy"/>
        <w:rPr>
          <w:del w:id="65" w:author="Ayush Mittal" w:date="2019-04-26T11:37:00Z"/>
          <w:b/>
        </w:rPr>
      </w:pPr>
      <w:del w:id="66" w:author="Ayush Mittal" w:date="2019-04-26T11:37:00Z">
        <w:r w:rsidRPr="00C00498" w:rsidDel="00E04FE9">
          <w:rPr>
            <w:b/>
          </w:rPr>
          <w:delText>RaNA Therapeutics, Inc.</w:delText>
        </w:r>
      </w:del>
    </w:p>
    <w:p w14:paraId="717E7A16" w14:textId="629436A6" w:rsidR="00211758" w:rsidRPr="00C00498" w:rsidDel="00E04FE9" w:rsidRDefault="00211758" w:rsidP="00186974">
      <w:pPr>
        <w:pStyle w:val="RNABodyCopy"/>
        <w:rPr>
          <w:del w:id="67" w:author="Ayush Mittal" w:date="2019-04-26T11:37:00Z"/>
        </w:rPr>
      </w:pPr>
      <w:del w:id="68" w:author="Ayush Mittal" w:date="2019-04-26T11:37:00Z">
        <w:r w:rsidRPr="00C00498" w:rsidDel="00E04FE9">
          <w:delText>200 Sidney Street</w:delText>
        </w:r>
      </w:del>
    </w:p>
    <w:p w14:paraId="1C1E85FF" w14:textId="2E3A8E22" w:rsidR="00211758" w:rsidRPr="00C00498" w:rsidDel="00E04FE9" w:rsidRDefault="00211758" w:rsidP="00186974">
      <w:pPr>
        <w:pStyle w:val="RNABodyCopy"/>
        <w:rPr>
          <w:del w:id="69" w:author="Ayush Mittal" w:date="2019-04-26T11:37:00Z"/>
        </w:rPr>
      </w:pPr>
      <w:del w:id="70" w:author="Ayush Mittal" w:date="2019-04-26T11:37:00Z">
        <w:r w:rsidRPr="00C00498" w:rsidDel="00E04FE9">
          <w:delText>Suite 310</w:delText>
        </w:r>
      </w:del>
    </w:p>
    <w:p w14:paraId="6A2196D9" w14:textId="0EA8C747" w:rsidR="00573796" w:rsidRPr="00C00498" w:rsidDel="00E04FE9" w:rsidRDefault="00211758" w:rsidP="00186974">
      <w:pPr>
        <w:pStyle w:val="RNABodyCopy"/>
        <w:rPr>
          <w:del w:id="71" w:author="Ayush Mittal" w:date="2019-04-26T11:37:00Z"/>
        </w:rPr>
      </w:pPr>
      <w:del w:id="72" w:author="Ayush Mittal" w:date="2019-04-26T11:37:00Z">
        <w:r w:rsidRPr="00C00498" w:rsidDel="00E04FE9">
          <w:delText>Cambridge, MA 02139</w:delText>
        </w:r>
      </w:del>
    </w:p>
    <w:p w14:paraId="25A4F972" w14:textId="77777777" w:rsidR="00573796" w:rsidRPr="00C00498" w:rsidRDefault="00573796">
      <w:pPr>
        <w:pStyle w:val="RNABodyCopy"/>
        <w:rPr>
          <w:color w:val="7F7F7F" w:themeColor="text1" w:themeTint="80"/>
        </w:rPr>
        <w:pPrChange w:id="73" w:author="Ayush Mittal" w:date="2019-04-26T11:37:00Z">
          <w:pPr/>
        </w:pPrChange>
      </w:pPr>
    </w:p>
    <w:p w14:paraId="4502527F" w14:textId="61ED52F3" w:rsidR="00573796" w:rsidRPr="00C00498" w:rsidRDefault="00573796">
      <w:pPr>
        <w:pStyle w:val="RNABodyCopy"/>
        <w:rPr>
          <w:rPrChange w:id="74" w:author="Ayush Mittal" w:date="2019-04-26T15:10:00Z">
            <w:rPr>
              <w:rFonts w:ascii="Georgia" w:hAnsi="Georgia" w:cs="Arial"/>
              <w:b/>
              <w:color w:val="7F7F7F" w:themeColor="text1" w:themeTint="80"/>
              <w:sz w:val="24"/>
              <w:szCs w:val="24"/>
            </w:rPr>
          </w:rPrChange>
        </w:rPr>
        <w:pPrChange w:id="75" w:author="Ayush Mittal" w:date="2019-04-26T15:11:00Z">
          <w:pPr/>
        </w:pPrChange>
      </w:pPr>
      <w:r w:rsidRPr="00C00498">
        <w:rPr>
          <w:rPrChange w:id="76" w:author="Ayush Mittal" w:date="2019-04-26T15:10:00Z">
            <w:rPr>
              <w:rFonts w:cs="Arial"/>
              <w:b/>
              <w:color w:val="7F7F7F" w:themeColor="text1" w:themeTint="80"/>
              <w:sz w:val="24"/>
              <w:szCs w:val="24"/>
            </w:rPr>
          </w:rPrChange>
        </w:rPr>
        <w:t xml:space="preserve">Dear </w:t>
      </w:r>
      <w:proofErr w:type="gramStart"/>
      <w:r w:rsidR="00211758" w:rsidRPr="00C00498">
        <w:rPr>
          <w:rPrChange w:id="77" w:author="Ayush Mittal" w:date="2019-04-26T15:10:00Z">
            <w:rPr>
              <w:rFonts w:cs="Arial"/>
              <w:b/>
              <w:color w:val="7F7F7F" w:themeColor="text1" w:themeTint="80"/>
              <w:sz w:val="24"/>
              <w:szCs w:val="24"/>
            </w:rPr>
          </w:rPrChange>
        </w:rPr>
        <w:t>Mr.</w:t>
      </w:r>
      <w:proofErr w:type="gramEnd"/>
      <w:r w:rsidR="00211758" w:rsidRPr="00C00498">
        <w:rPr>
          <w:rPrChange w:id="78" w:author="Ayush Mittal" w:date="2019-04-26T15:10:00Z">
            <w:rPr>
              <w:rFonts w:cs="Arial"/>
              <w:b/>
              <w:color w:val="7F7F7F" w:themeColor="text1" w:themeTint="80"/>
              <w:sz w:val="24"/>
              <w:szCs w:val="24"/>
            </w:rPr>
          </w:rPrChange>
        </w:rPr>
        <w:t xml:space="preserve"> </w:t>
      </w:r>
      <w:del w:id="79" w:author="Ayush Mittal" w:date="2019-04-26T11:37:00Z">
        <w:r w:rsidR="00211758" w:rsidRPr="00C00498" w:rsidDel="00E04FE9">
          <w:rPr>
            <w:rPrChange w:id="80" w:author="Ayush Mittal" w:date="2019-04-26T15:10:00Z">
              <w:rPr>
                <w:rFonts w:cs="Arial"/>
                <w:b/>
                <w:color w:val="7F7F7F" w:themeColor="text1" w:themeTint="80"/>
                <w:sz w:val="24"/>
                <w:szCs w:val="24"/>
              </w:rPr>
            </w:rPrChange>
          </w:rPr>
          <w:delText>Prentiss</w:delText>
        </w:r>
      </w:del>
      <w:proofErr w:type="spellStart"/>
      <w:ins w:id="81" w:author="Ayush Mittal" w:date="2019-04-26T11:37:00Z">
        <w:r w:rsidR="00E04FE9" w:rsidRPr="00C00498">
          <w:rPr>
            <w:rPrChange w:id="82" w:author="Ayush Mittal" w:date="2019-04-26T15:10:00Z">
              <w:rPr>
                <w:rFonts w:cs="Arial"/>
                <w:b/>
                <w:color w:val="7F7F7F" w:themeColor="text1" w:themeTint="80"/>
                <w:sz w:val="24"/>
                <w:szCs w:val="24"/>
              </w:rPr>
            </w:rPrChange>
          </w:rPr>
          <w:t>Charow</w:t>
        </w:r>
      </w:ins>
      <w:proofErr w:type="spellEnd"/>
      <w:r w:rsidRPr="00C00498">
        <w:rPr>
          <w:rPrChange w:id="83" w:author="Ayush Mittal" w:date="2019-04-26T15:10:00Z">
            <w:rPr>
              <w:rFonts w:cs="Arial"/>
              <w:b/>
              <w:color w:val="7F7F7F" w:themeColor="text1" w:themeTint="80"/>
              <w:sz w:val="24"/>
              <w:szCs w:val="24"/>
            </w:rPr>
          </w:rPrChange>
        </w:rPr>
        <w:t>:</w:t>
      </w:r>
    </w:p>
    <w:p w14:paraId="0523A1F0" w14:textId="77777777" w:rsidR="00573796" w:rsidRPr="00C00498" w:rsidRDefault="00573796" w:rsidP="00573796">
      <w:pPr>
        <w:rPr>
          <w:rFonts w:ascii="Georgia" w:hAnsi="Georgia"/>
          <w:color w:val="7F7F7F" w:themeColor="text1" w:themeTint="80"/>
          <w:rPrChange w:id="84" w:author="Ayush Mittal" w:date="2019-04-26T15:10:00Z">
            <w:rPr>
              <w:color w:val="7F7F7F" w:themeColor="text1" w:themeTint="80"/>
            </w:rPr>
          </w:rPrChange>
        </w:rPr>
      </w:pPr>
    </w:p>
    <w:p w14:paraId="430838D2" w14:textId="3D14EA04" w:rsidR="00573796" w:rsidRPr="00C00498" w:rsidRDefault="00573796" w:rsidP="00573796">
      <w:pPr>
        <w:pStyle w:val="RNABodyCopy"/>
        <w:rPr>
          <w:ins w:id="85" w:author="Ayush Mittal" w:date="2019-04-26T12:29:00Z"/>
        </w:rPr>
      </w:pPr>
      <w:r w:rsidRPr="00C00498">
        <w:t>In response to the engagement letter, RNA Advisors, LLC dba RNA Capital Advisors (“RNA”</w:t>
      </w:r>
      <w:r w:rsidR="00CC54D1" w:rsidRPr="00C00498">
        <w:t xml:space="preserve"> or “we”</w:t>
      </w:r>
      <w:r w:rsidRPr="00C00498">
        <w:t xml:space="preserve">) has completed </w:t>
      </w:r>
      <w:r w:rsidR="00236B1E" w:rsidRPr="00C00498">
        <w:t xml:space="preserve">an analysis </w:t>
      </w:r>
      <w:r w:rsidR="005E4F7B" w:rsidRPr="00C00498">
        <w:t xml:space="preserve">to determine </w:t>
      </w:r>
      <w:r w:rsidR="00EE2DAD" w:rsidRPr="00C00498">
        <w:t xml:space="preserve">the </w:t>
      </w:r>
      <w:r w:rsidR="00236B1E" w:rsidRPr="00C00498">
        <w:t xml:space="preserve">fair value of certain intangible assets acquired </w:t>
      </w:r>
      <w:ins w:id="86" w:author="Ayush Mittal" w:date="2019-04-26T12:28:00Z">
        <w:r w:rsidR="004B17A5" w:rsidRPr="00C00498">
          <w:t xml:space="preserve">(the “Assets”) </w:t>
        </w:r>
      </w:ins>
      <w:r w:rsidR="00236B1E" w:rsidRPr="00C00498">
        <w:t xml:space="preserve">and liabilities assumed </w:t>
      </w:r>
      <w:ins w:id="87" w:author="Ayush Mittal" w:date="2019-04-26T12:28:00Z">
        <w:r w:rsidR="00186974" w:rsidRPr="00C00498">
          <w:t xml:space="preserve"> (the “Liabilities”</w:t>
        </w:r>
      </w:ins>
      <w:ins w:id="88" w:author="Ayush Mittal" w:date="2019-04-26T12:29:00Z">
        <w:r w:rsidR="00186974" w:rsidRPr="00C00498">
          <w:t>, and together with the Assets, the “Subject Interest”</w:t>
        </w:r>
      </w:ins>
      <w:ins w:id="89" w:author="Ayush Mittal" w:date="2019-04-26T12:28:00Z">
        <w:r w:rsidR="00186974" w:rsidRPr="00C00498">
          <w:t xml:space="preserve">) </w:t>
        </w:r>
      </w:ins>
      <w:r w:rsidR="00236B1E" w:rsidRPr="00C00498">
        <w:t xml:space="preserve">as part of </w:t>
      </w:r>
      <w:ins w:id="90" w:author="Ayush Mittal" w:date="2019-04-26T11:58:00Z">
        <w:r w:rsidR="00F21467" w:rsidRPr="00C00498">
          <w:t>Leeds Equity Partners, LLC’s</w:t>
        </w:r>
      </w:ins>
      <w:ins w:id="91" w:author="Ayush Mittal" w:date="2019-04-26T11:59:00Z">
        <w:r w:rsidR="00F21467" w:rsidRPr="00C00498">
          <w:t xml:space="preserve"> (“Leeds” or the “Acquirer”)</w:t>
        </w:r>
      </w:ins>
      <w:ins w:id="92" w:author="Ayush Mittal" w:date="2019-04-26T11:58:00Z">
        <w:r w:rsidR="00F21467" w:rsidRPr="00C00498">
          <w:t xml:space="preserve"> acquisition of the LRN Corporation (“LRN”</w:t>
        </w:r>
      </w:ins>
      <w:ins w:id="93" w:author="Ayush Mittal" w:date="2019-04-26T11:59:00Z">
        <w:r w:rsidR="00F21467" w:rsidRPr="00C00498">
          <w:t xml:space="preserve"> or the “Target”, or the “Company”)</w:t>
        </w:r>
      </w:ins>
      <w:ins w:id="94" w:author="Ayush Mittal" w:date="2019-04-26T11:58:00Z">
        <w:r w:rsidR="00F21467" w:rsidRPr="00C00498">
          <w:t xml:space="preserve"> as of December 1</w:t>
        </w:r>
      </w:ins>
      <w:ins w:id="95" w:author="Ayush Mittal" w:date="2019-04-26T11:59:00Z">
        <w:r w:rsidR="00F21467" w:rsidRPr="00C00498">
          <w:t>7</w:t>
        </w:r>
      </w:ins>
      <w:ins w:id="96" w:author="Ayush Mittal" w:date="2019-04-26T11:58:00Z">
        <w:r w:rsidR="00F21467" w:rsidRPr="00C00498">
          <w:t>, 2018.</w:t>
        </w:r>
        <w:r w:rsidR="00F21467" w:rsidRPr="00C00498" w:rsidDel="00F21467">
          <w:t xml:space="preserve"> </w:t>
        </w:r>
      </w:ins>
      <w:del w:id="97" w:author="Ayush Mittal" w:date="2019-04-26T11:58:00Z">
        <w:r w:rsidR="001625C0" w:rsidRPr="00C00498" w:rsidDel="00F21467">
          <w:delText>the acquisition</w:delText>
        </w:r>
        <w:r w:rsidR="00236B1E" w:rsidRPr="00C00498" w:rsidDel="00F21467">
          <w:delText xml:space="preserve"> </w:delText>
        </w:r>
        <w:r w:rsidR="001625C0" w:rsidRPr="00C00498" w:rsidDel="00F21467">
          <w:delText>of the messenger RNA business unit (“</w:delText>
        </w:r>
        <w:r w:rsidR="000523AE" w:rsidRPr="00C00498" w:rsidDel="00F21467">
          <w:delText>Shire MRT</w:delText>
        </w:r>
        <w:r w:rsidR="001625C0" w:rsidRPr="00C00498" w:rsidDel="00F21467">
          <w:delText>”</w:delText>
        </w:r>
        <w:r w:rsidR="00BB2D7D" w:rsidRPr="00C00498" w:rsidDel="00F21467">
          <w:delText xml:space="preserve"> or the </w:delText>
        </w:r>
        <w:r w:rsidR="00D33B3D" w:rsidRPr="00C00498" w:rsidDel="00F21467">
          <w:delText xml:space="preserve">“Transferred </w:delText>
        </w:r>
        <w:r w:rsidR="00881BC0" w:rsidRPr="00C00498" w:rsidDel="00F21467">
          <w:delText>Assets</w:delText>
        </w:r>
        <w:r w:rsidR="00D33B3D" w:rsidRPr="00C00498" w:rsidDel="00F21467">
          <w:delText xml:space="preserve">” or the </w:delText>
        </w:r>
        <w:r w:rsidR="00BB2D7D" w:rsidRPr="00C00498" w:rsidDel="00F21467">
          <w:delText>“</w:delText>
        </w:r>
        <w:r w:rsidR="00264D7C" w:rsidRPr="00C00498" w:rsidDel="00F21467">
          <w:delText>Subject Interest</w:delText>
        </w:r>
        <w:r w:rsidR="00BB2D7D" w:rsidRPr="00C00498" w:rsidDel="00F21467">
          <w:delText>”</w:delText>
        </w:r>
        <w:r w:rsidR="001625C0" w:rsidRPr="00C00498" w:rsidDel="00F21467">
          <w:delText xml:space="preserve">) from Shire Human Genetic Therapies, Inc. (“Shire” or the “Seller”) by </w:delText>
        </w:r>
        <w:r w:rsidR="00C101B7" w:rsidRPr="00C00498" w:rsidDel="00F21467">
          <w:delText>R</w:delText>
        </w:r>
        <w:r w:rsidR="001625C0" w:rsidRPr="00C00498" w:rsidDel="00F21467">
          <w:delText>aNA Therapeutics, Inc. (“RaNA</w:delText>
        </w:r>
        <w:r w:rsidR="00304C4A" w:rsidRPr="00C00498" w:rsidDel="00F21467">
          <w:delText xml:space="preserve"> Therapeutics</w:delText>
        </w:r>
        <w:r w:rsidR="001625C0" w:rsidRPr="00C00498" w:rsidDel="00F21467">
          <w:delText>”, the “Company”, or the “Buyer”)</w:delText>
        </w:r>
        <w:r w:rsidR="00C101B7" w:rsidRPr="00C00498" w:rsidDel="00F21467">
          <w:delText xml:space="preserve"> </w:delText>
        </w:r>
        <w:r w:rsidRPr="00C00498" w:rsidDel="00F21467">
          <w:delText xml:space="preserve">as of </w:delText>
        </w:r>
        <w:r w:rsidR="00C101B7" w:rsidRPr="00C00498" w:rsidDel="00F21467">
          <w:delText>December 22, 2016</w:delText>
        </w:r>
      </w:del>
      <w:r w:rsidRPr="00C00498">
        <w:t xml:space="preserve"> (the “Valuation Date”).  </w:t>
      </w:r>
    </w:p>
    <w:p w14:paraId="666277EA" w14:textId="6A9F2B64" w:rsidR="00186974" w:rsidRPr="00C00498" w:rsidRDefault="00186974" w:rsidP="00573796">
      <w:pPr>
        <w:pStyle w:val="RNABodyCopy"/>
        <w:rPr>
          <w:ins w:id="98" w:author="Ayush Mittal" w:date="2019-04-26T12:29:00Z"/>
        </w:rPr>
      </w:pPr>
    </w:p>
    <w:p w14:paraId="77507DEE" w14:textId="5C97F1CA" w:rsidR="00186974" w:rsidRPr="00C00498" w:rsidRDefault="00186974" w:rsidP="00573796">
      <w:pPr>
        <w:pStyle w:val="RNABodyCopy"/>
      </w:pPr>
      <w:ins w:id="99" w:author="Ayush Mittal" w:date="2019-04-26T12:29:00Z">
        <w:r w:rsidRPr="00C00498">
          <w:t xml:space="preserve">For clarity, the Subject Interest includes </w:t>
        </w:r>
      </w:ins>
      <w:ins w:id="100" w:author="Ayush Mittal" w:date="2019-04-26T12:36:00Z">
        <w:r w:rsidRPr="00C00498">
          <w:t xml:space="preserve">the deferred revenue liability (“Deferred Revenue”), lease agreement (the “Favorable Lease”), </w:t>
        </w:r>
      </w:ins>
      <w:ins w:id="101" w:author="Ayush Mittal" w:date="2019-04-26T12:29:00Z">
        <w:r w:rsidRPr="00C00498">
          <w:t xml:space="preserve">customer contracts and relationships (“Customer Contracts/Relationships”), </w:t>
        </w:r>
      </w:ins>
      <w:ins w:id="102" w:author="Ayush Mittal" w:date="2019-04-26T12:36:00Z">
        <w:r w:rsidRPr="00C00498">
          <w:t xml:space="preserve">the developed or acquired technology (“Technology”), </w:t>
        </w:r>
      </w:ins>
      <w:ins w:id="103" w:author="Ayush Mittal" w:date="2019-04-26T12:37:00Z">
        <w:r w:rsidRPr="00C00498">
          <w:t>the Company developed platform and Library (the “Library”), the Company owne</w:t>
        </w:r>
      </w:ins>
      <w:ins w:id="104" w:author="Ayush Mittal" w:date="2019-04-26T12:38:00Z">
        <w:r w:rsidRPr="00C00498">
          <w:t>d trademarks &amp; tradenames (the “Trademarks” or “Trade names”), the non-compete agreements with the managemen</w:t>
        </w:r>
      </w:ins>
      <w:ins w:id="105" w:author="Ayush Mittal" w:date="2019-04-26T12:39:00Z">
        <w:r w:rsidRPr="00C00498">
          <w:t>t</w:t>
        </w:r>
        <w:r w:rsidR="00450C5C" w:rsidRPr="00C00498">
          <w:t xml:space="preserve"> (the “Non-compete agreements”) and the </w:t>
        </w:r>
      </w:ins>
      <w:ins w:id="106" w:author="Ayush Mittal" w:date="2019-04-26T12:29:00Z">
        <w:r w:rsidRPr="00C00498">
          <w:t>assembled workforce (“Assembled Workforce”), and.</w:t>
        </w:r>
      </w:ins>
    </w:p>
    <w:p w14:paraId="2D78B8D1" w14:textId="77777777" w:rsidR="00573796" w:rsidRPr="00C00498" w:rsidRDefault="00573796" w:rsidP="00573796">
      <w:pPr>
        <w:pStyle w:val="RNABodyCopy"/>
      </w:pPr>
    </w:p>
    <w:p w14:paraId="0B56EC51" w14:textId="4962B4A6" w:rsidR="00573796" w:rsidRDefault="00573796" w:rsidP="00573796">
      <w:pPr>
        <w:pStyle w:val="RNABodyCopy"/>
        <w:rPr>
          <w:ins w:id="107" w:author="Ayush Mittal" w:date="2019-04-26T16:42:00Z"/>
        </w:rPr>
      </w:pPr>
      <w:r w:rsidRPr="00C00498">
        <w:t xml:space="preserve">Please note that this letter along with the following report (the “Report”), exhibits (individually </w:t>
      </w:r>
      <w:r w:rsidR="00AA3F4F" w:rsidRPr="00C00498">
        <w:t xml:space="preserve">an </w:t>
      </w:r>
      <w:r w:rsidRPr="00C00498">
        <w:t xml:space="preserve">“Exhibit” and collectively the “Exhibits”) and their conclusions (jointly, the “Valuation” or the “Opinion”) are intended </w:t>
      </w:r>
      <w:r w:rsidR="00E9707E" w:rsidRPr="00C00498">
        <w:t>for the use of</w:t>
      </w:r>
      <w:r w:rsidRPr="00C00498">
        <w:t xml:space="preserve"> the management and Board of Directors of the Company (“Management”)</w:t>
      </w:r>
      <w:r w:rsidR="00CA5D57" w:rsidRPr="00C00498">
        <w:t xml:space="preserve"> for the allocation of purchase price for financial reporting purposes</w:t>
      </w:r>
      <w:r w:rsidRPr="00C00498">
        <w:t xml:space="preserve">.  This analysis has been performed in recognition </w:t>
      </w:r>
      <w:r w:rsidR="00CA5D57" w:rsidRPr="00C00498">
        <w:t xml:space="preserve">of Financial Accounting Standards Board (“FASB”) Accounting Standards Codification </w:t>
      </w:r>
      <w:r w:rsidR="00370F98" w:rsidRPr="00C00498">
        <w:t xml:space="preserve">(“ASC”) </w:t>
      </w:r>
      <w:r w:rsidR="00CA5D57" w:rsidRPr="00C00498">
        <w:t>Topic 805 – Business Combinations (“ASC 805”) (formerly known as Statement of Financial Accounting Standards No. 141R, Business Combinations (“SFAS 141R”))</w:t>
      </w:r>
      <w:r w:rsidR="00370F98" w:rsidRPr="00C00498">
        <w:t xml:space="preserve"> and FASB ASC 820 - Fair Value Measurements and Disclosures (“ASC 820”) (formerly Statement of Financial Accounting Standards No. 157, Fair Value Measurements (“SFAS 151”))</w:t>
      </w:r>
      <w:r w:rsidR="00CA5D57" w:rsidRPr="00C00498">
        <w:t xml:space="preserve">.  </w:t>
      </w:r>
      <w:r w:rsidRPr="00C00498">
        <w:t xml:space="preserve">We make no representation as to the accuracy of this Valuation if it is used for any other purpose without the written consent of RNA.  This Opinion should not be considered, in whole or in part, as investment advice by anyone.  This valuation engagement was conducted in accordance with the Statement of Standards for Valuation Services No.1 of the American Institute of Certified Public Accountants (“AICPA”).  </w:t>
      </w:r>
    </w:p>
    <w:p w14:paraId="6AB93272" w14:textId="77777777" w:rsidR="00A56EA5" w:rsidRPr="00C00498" w:rsidRDefault="00A56EA5" w:rsidP="00573796">
      <w:pPr>
        <w:pStyle w:val="RNABodyCopy"/>
      </w:pPr>
    </w:p>
    <w:p w14:paraId="20B4905B" w14:textId="153FBDD8" w:rsidR="00573796" w:rsidRPr="00C00498" w:rsidDel="00A56EA5" w:rsidRDefault="00573796" w:rsidP="00573796">
      <w:pPr>
        <w:pStyle w:val="RNABodyCopy"/>
        <w:rPr>
          <w:del w:id="108" w:author="Ayush Mittal" w:date="2019-04-26T16:42:00Z"/>
        </w:rPr>
      </w:pPr>
    </w:p>
    <w:p w14:paraId="0C401B6B" w14:textId="33FF3ED7" w:rsidR="00CA5D57" w:rsidRPr="00C00498" w:rsidRDefault="00CA5D57" w:rsidP="00CA5D57">
      <w:pPr>
        <w:rPr>
          <w:rFonts w:ascii="Georgia" w:hAnsi="Georgia"/>
          <w:color w:val="595959" w:themeColor="text1" w:themeTint="A6"/>
        </w:rPr>
      </w:pPr>
      <w:r w:rsidRPr="00C00498">
        <w:rPr>
          <w:rFonts w:ascii="Georgia" w:hAnsi="Georgia"/>
          <w:color w:val="595959" w:themeColor="text1" w:themeTint="A6"/>
        </w:rPr>
        <w:t xml:space="preserve">This valuation engagement was conducted in accordance with the Statement on Standards for Valuation Services No.1 (“SSVS 1”) </w:t>
      </w:r>
      <w:r w:rsidR="00806D59" w:rsidRPr="00C00498">
        <w:rPr>
          <w:rFonts w:ascii="Georgia" w:hAnsi="Georgia"/>
          <w:color w:val="595959" w:themeColor="text1" w:themeTint="A6"/>
        </w:rPr>
        <w:t xml:space="preserve">- </w:t>
      </w:r>
      <w:r w:rsidRPr="00C00498">
        <w:rPr>
          <w:rFonts w:ascii="Georgia" w:hAnsi="Georgia"/>
          <w:color w:val="595959" w:themeColor="text1" w:themeTint="A6"/>
        </w:rPr>
        <w:t>“Valuation of a Business, Business Ownership Interest, Security, or Intangible Asset” of the American Institute of Certified Public Accountants (“AICPA”)”.</w:t>
      </w:r>
      <w:r w:rsidR="00EB45E0" w:rsidRPr="00C00498">
        <w:rPr>
          <w:rStyle w:val="FootnoteReference"/>
          <w:rFonts w:ascii="Georgia" w:hAnsi="Georgia"/>
          <w:color w:val="595959" w:themeColor="text1" w:themeTint="A6"/>
        </w:rPr>
        <w:footnoteReference w:id="1"/>
      </w:r>
    </w:p>
    <w:p w14:paraId="4C0F5EF6" w14:textId="77777777" w:rsidR="00573796" w:rsidRPr="00C00498" w:rsidRDefault="00573796" w:rsidP="00573796">
      <w:pPr>
        <w:pStyle w:val="RNABodyCopy"/>
      </w:pPr>
    </w:p>
    <w:p w14:paraId="22D6B60B" w14:textId="21ADD31A" w:rsidR="00573796" w:rsidRPr="00C00498" w:rsidRDefault="00573796" w:rsidP="007C77D3">
      <w:pPr>
        <w:pStyle w:val="RNABodyCopy"/>
      </w:pPr>
      <w:r w:rsidRPr="00C00498">
        <w:t>This cover letter provides an overview of the purpose and scope of the analysis and its conclusions.  Please refer to the attached Report below for a discussion and presentation of the analysis performed in co</w:t>
      </w:r>
      <w:r w:rsidR="007C77D3" w:rsidRPr="00C00498">
        <w:t xml:space="preserve">nnection with this engagement. </w:t>
      </w:r>
      <w:r w:rsidR="00A67CB0" w:rsidRPr="00C00498">
        <w:t xml:space="preserve"> </w:t>
      </w:r>
    </w:p>
    <w:p w14:paraId="22128B8E" w14:textId="77777777" w:rsidR="00573796" w:rsidRPr="00C00498" w:rsidRDefault="00573796" w:rsidP="00573796">
      <w:pPr>
        <w:pStyle w:val="NormalBoldUnderline"/>
        <w:rPr>
          <w:rFonts w:ascii="Georgia" w:hAnsi="Georgia"/>
          <w:b/>
          <w:color w:val="7F7F7F" w:themeColor="text1" w:themeTint="80"/>
          <w:u w:val="single"/>
          <w:rPrChange w:id="110" w:author="Ayush Mittal" w:date="2019-04-26T15:10:00Z">
            <w:rPr>
              <w:b/>
              <w:color w:val="7F7F7F" w:themeColor="text1" w:themeTint="80"/>
              <w:u w:val="single"/>
            </w:rPr>
          </w:rPrChange>
        </w:rPr>
      </w:pPr>
    </w:p>
    <w:p w14:paraId="3C808BF8" w14:textId="23F567B1" w:rsidR="00573796" w:rsidRPr="00C00498" w:rsidRDefault="00573796" w:rsidP="00D55352">
      <w:pPr>
        <w:pStyle w:val="RNAHeadlineB"/>
        <w:rPr>
          <w:rFonts w:ascii="Georgia" w:hAnsi="Georgia"/>
        </w:rPr>
      </w:pPr>
      <w:r w:rsidRPr="00C00498">
        <w:rPr>
          <w:rFonts w:ascii="Georgia" w:hAnsi="Georgia"/>
        </w:rPr>
        <w:t>SUMMARY OF FINDINGS:</w:t>
      </w:r>
    </w:p>
    <w:p w14:paraId="067F0F4F" w14:textId="5BFA1BAE" w:rsidR="00573796" w:rsidRPr="00C00498" w:rsidRDefault="00573796" w:rsidP="007C77D3">
      <w:pPr>
        <w:pStyle w:val="RNABodyCopy"/>
      </w:pPr>
      <w:r w:rsidRPr="00C00498">
        <w:t xml:space="preserve">Based upon the information and financial data provided, and representations made by Management, as well as the analyses performed, it is our opinion that the fair value </w:t>
      </w:r>
      <w:r w:rsidR="00EF0FB6" w:rsidRPr="00C00498">
        <w:t xml:space="preserve">of the </w:t>
      </w:r>
      <w:r w:rsidR="00E967AD" w:rsidRPr="00C00498">
        <w:t>Subject Interest</w:t>
      </w:r>
      <w:r w:rsidR="00EF0FB6" w:rsidRPr="00C00498">
        <w:t xml:space="preserve"> as of the Valuation Date </w:t>
      </w:r>
      <w:r w:rsidR="00EE2DAD" w:rsidRPr="00C00498">
        <w:t xml:space="preserve">is </w:t>
      </w:r>
      <w:r w:rsidR="00EF0FB6" w:rsidRPr="00C00498">
        <w:t>as follows:</w:t>
      </w:r>
    </w:p>
    <w:p w14:paraId="5EC98B4D" w14:textId="28E4DF77" w:rsidR="00BE4E09" w:rsidRDefault="00BE4E09">
      <w:pPr>
        <w:pStyle w:val="RNABodyCopy"/>
        <w:keepNext/>
        <w:keepLines/>
        <w:jc w:val="center"/>
        <w:rPr>
          <w:ins w:id="111" w:author="Ayush Mittal" w:date="2019-04-26T15:12:00Z"/>
          <w:i/>
        </w:rPr>
        <w:pPrChange w:id="112" w:author="Ayush Mittal" w:date="2019-04-26T15:12:00Z">
          <w:pPr>
            <w:pStyle w:val="RNABodyCopy"/>
            <w:jc w:val="center"/>
          </w:pPr>
        </w:pPrChange>
      </w:pPr>
      <w:r w:rsidRPr="00C00498">
        <w:rPr>
          <w:i/>
        </w:rPr>
        <w:t>Table 1: Valuation Summary</w:t>
      </w:r>
    </w:p>
    <w:p w14:paraId="6F5D8E1A" w14:textId="77777777" w:rsidR="00C00498" w:rsidRPr="00C00498" w:rsidRDefault="00C00498" w:rsidP="006A1E6B">
      <w:pPr>
        <w:pStyle w:val="RNABodyCopy"/>
        <w:jc w:val="center"/>
        <w:rPr>
          <w:i/>
        </w:rPr>
      </w:pPr>
    </w:p>
    <w:tbl>
      <w:tblPr>
        <w:tblpPr w:leftFromText="180" w:rightFromText="180" w:vertAnchor="text" w:horzAnchor="page" w:tblpX="1549" w:tblpY="206"/>
        <w:tblW w:w="9761" w:type="dxa"/>
        <w:tblLook w:val="04A0" w:firstRow="1" w:lastRow="0" w:firstColumn="1" w:lastColumn="0" w:noHBand="0" w:noVBand="1"/>
      </w:tblPr>
      <w:tblGrid>
        <w:gridCol w:w="2479"/>
        <w:gridCol w:w="866"/>
        <w:gridCol w:w="277"/>
        <w:gridCol w:w="446"/>
        <w:gridCol w:w="270"/>
        <w:gridCol w:w="1408"/>
        <w:gridCol w:w="236"/>
        <w:gridCol w:w="3779"/>
        <w:tblGridChange w:id="113">
          <w:tblGrid>
            <w:gridCol w:w="2479"/>
            <w:gridCol w:w="866"/>
            <w:gridCol w:w="277"/>
            <w:gridCol w:w="446"/>
            <w:gridCol w:w="270"/>
            <w:gridCol w:w="1408"/>
            <w:gridCol w:w="236"/>
            <w:gridCol w:w="3779"/>
          </w:tblGrid>
        </w:tblGridChange>
      </w:tblGrid>
      <w:tr w:rsidR="00BE4E09" w:rsidRPr="00C00498" w14:paraId="0D41D9C9" w14:textId="77777777" w:rsidTr="006A1E6B">
        <w:trPr>
          <w:trHeight w:val="450"/>
        </w:trPr>
        <w:tc>
          <w:tcPr>
            <w:tcW w:w="3345" w:type="dxa"/>
            <w:gridSpan w:val="2"/>
            <w:tcBorders>
              <w:top w:val="nil"/>
              <w:left w:val="nil"/>
              <w:bottom w:val="nil"/>
              <w:right w:val="nil"/>
            </w:tcBorders>
            <w:shd w:val="clear" w:color="000000" w:fill="6F929D" w:themeFill="accent5" w:themeFillShade="BF"/>
            <w:noWrap/>
            <w:vAlign w:val="center"/>
            <w:hideMark/>
          </w:tcPr>
          <w:p w14:paraId="74F1FCE2" w14:textId="77777777" w:rsidR="00BE4E09" w:rsidRPr="00C00498" w:rsidRDefault="00BE4E09" w:rsidP="006A1E6B">
            <w:pPr>
              <w:tabs>
                <w:tab w:val="left" w:pos="9720"/>
              </w:tabs>
              <w:spacing w:line="240" w:lineRule="auto"/>
              <w:jc w:val="left"/>
              <w:rPr>
                <w:rFonts w:ascii="Georgia" w:hAnsi="Georgia" w:cs="Arial"/>
                <w:b/>
                <w:color w:val="FFFFFF" w:themeColor="background1"/>
              </w:rPr>
            </w:pPr>
            <w:r w:rsidRPr="00C00498">
              <w:rPr>
                <w:rFonts w:ascii="Georgia" w:hAnsi="Georgia" w:cs="Arial"/>
                <w:b/>
                <w:color w:val="FFFFFF" w:themeColor="background1"/>
              </w:rPr>
              <w:t>VALUATION SUMMARY</w:t>
            </w:r>
          </w:p>
        </w:tc>
        <w:tc>
          <w:tcPr>
            <w:tcW w:w="277" w:type="dxa"/>
            <w:tcBorders>
              <w:top w:val="nil"/>
              <w:left w:val="nil"/>
              <w:bottom w:val="nil"/>
              <w:right w:val="nil"/>
            </w:tcBorders>
            <w:shd w:val="clear" w:color="000000" w:fill="6F929D" w:themeFill="accent5" w:themeFillShade="BF"/>
            <w:noWrap/>
            <w:vAlign w:val="center"/>
            <w:hideMark/>
          </w:tcPr>
          <w:p w14:paraId="027F6A3C" w14:textId="77777777" w:rsidR="00BE4E09" w:rsidRPr="00C00498" w:rsidRDefault="00BE4E09" w:rsidP="006A1E6B">
            <w:pPr>
              <w:spacing w:line="240" w:lineRule="auto"/>
              <w:jc w:val="left"/>
              <w:rPr>
                <w:rFonts w:ascii="Georgia" w:hAnsi="Georgia" w:cs="Arial"/>
                <w:b/>
                <w:color w:val="FFFFFF" w:themeColor="background1"/>
              </w:rPr>
            </w:pPr>
          </w:p>
        </w:tc>
        <w:tc>
          <w:tcPr>
            <w:tcW w:w="2124" w:type="dxa"/>
            <w:gridSpan w:val="3"/>
            <w:tcBorders>
              <w:top w:val="nil"/>
              <w:left w:val="nil"/>
              <w:bottom w:val="nil"/>
              <w:right w:val="nil"/>
            </w:tcBorders>
            <w:shd w:val="clear" w:color="000000" w:fill="6F929D" w:themeFill="accent5" w:themeFillShade="BF"/>
            <w:noWrap/>
            <w:vAlign w:val="center"/>
            <w:hideMark/>
          </w:tcPr>
          <w:p w14:paraId="6D1B2449" w14:textId="77777777" w:rsidR="00BE4E09" w:rsidRPr="00C00498" w:rsidRDefault="00BE4E09" w:rsidP="006A1E6B">
            <w:pPr>
              <w:spacing w:line="240" w:lineRule="auto"/>
              <w:jc w:val="center"/>
              <w:rPr>
                <w:rFonts w:ascii="Georgia" w:hAnsi="Georgia" w:cs="Arial"/>
                <w:b/>
                <w:color w:val="FFFFFF" w:themeColor="background1"/>
              </w:rPr>
            </w:pPr>
          </w:p>
        </w:tc>
        <w:tc>
          <w:tcPr>
            <w:tcW w:w="4015" w:type="dxa"/>
            <w:gridSpan w:val="2"/>
            <w:tcBorders>
              <w:top w:val="nil"/>
              <w:left w:val="nil"/>
              <w:bottom w:val="nil"/>
              <w:right w:val="nil"/>
            </w:tcBorders>
            <w:shd w:val="clear" w:color="000000" w:fill="6F929D" w:themeFill="accent5" w:themeFillShade="BF"/>
            <w:noWrap/>
            <w:vAlign w:val="center"/>
            <w:hideMark/>
          </w:tcPr>
          <w:p w14:paraId="454BEFF8" w14:textId="77777777" w:rsidR="00BE4E09" w:rsidRPr="00C00498" w:rsidRDefault="00BE4E09" w:rsidP="006A1E6B">
            <w:pPr>
              <w:spacing w:line="240" w:lineRule="auto"/>
              <w:jc w:val="center"/>
              <w:rPr>
                <w:rFonts w:ascii="Georgia" w:hAnsi="Georgia" w:cs="Arial"/>
                <w:b/>
                <w:color w:val="FFFFFF" w:themeColor="background1"/>
              </w:rPr>
            </w:pPr>
            <w:r w:rsidRPr="00C00498">
              <w:rPr>
                <w:rFonts w:ascii="Georgia" w:hAnsi="Georgia" w:cs="Arial"/>
                <w:b/>
                <w:color w:val="FFFFFF" w:themeColor="background1"/>
              </w:rPr>
              <w:t>(USD IN THOUSANDS)</w:t>
            </w:r>
          </w:p>
        </w:tc>
      </w:tr>
      <w:tr w:rsidR="00BE4E09" w:rsidRPr="00C00498" w14:paraId="01C762B7" w14:textId="77777777" w:rsidTr="006A1E6B">
        <w:trPr>
          <w:trHeight w:val="360"/>
        </w:trPr>
        <w:tc>
          <w:tcPr>
            <w:tcW w:w="2479" w:type="dxa"/>
            <w:tcBorders>
              <w:top w:val="nil"/>
              <w:left w:val="nil"/>
              <w:bottom w:val="nil"/>
              <w:right w:val="nil"/>
            </w:tcBorders>
            <w:shd w:val="clear" w:color="000000" w:fill="DAE3E6" w:themeFill="accent5" w:themeFillTint="66"/>
            <w:noWrap/>
            <w:vAlign w:val="center"/>
          </w:tcPr>
          <w:p w14:paraId="324C9B95" w14:textId="4A4F6EF6" w:rsidR="00BE4E09" w:rsidRPr="00C00498" w:rsidRDefault="00931893" w:rsidP="006A1E6B">
            <w:pPr>
              <w:spacing w:line="240" w:lineRule="auto"/>
              <w:jc w:val="left"/>
              <w:rPr>
                <w:rFonts w:ascii="Georgia" w:hAnsi="Georgia" w:cs="Arial"/>
                <w:b/>
                <w:color w:val="48626B" w:themeColor="accent5" w:themeShade="80"/>
              </w:rPr>
            </w:pPr>
            <w:ins w:id="114" w:author="Ayush Mittal" w:date="2019-04-26T12:52:00Z">
              <w:r w:rsidRPr="00C00498">
                <w:rPr>
                  <w:rFonts w:ascii="Georgia" w:hAnsi="Georgia" w:cs="Arial"/>
                  <w:b/>
                  <w:color w:val="48626B" w:themeColor="accent5" w:themeShade="80"/>
                </w:rPr>
                <w:t xml:space="preserve">Intangible </w:t>
              </w:r>
            </w:ins>
            <w:r w:rsidR="00BE4E09" w:rsidRPr="00C00498">
              <w:rPr>
                <w:rFonts w:ascii="Georgia" w:hAnsi="Georgia" w:cs="Arial"/>
                <w:b/>
                <w:color w:val="48626B" w:themeColor="accent5" w:themeShade="80"/>
              </w:rPr>
              <w:t>Asset</w:t>
            </w:r>
          </w:p>
        </w:tc>
        <w:tc>
          <w:tcPr>
            <w:tcW w:w="1859" w:type="dxa"/>
            <w:gridSpan w:val="4"/>
            <w:tcBorders>
              <w:top w:val="nil"/>
              <w:left w:val="nil"/>
              <w:bottom w:val="nil"/>
              <w:right w:val="nil"/>
            </w:tcBorders>
            <w:shd w:val="clear" w:color="000000" w:fill="DAE3E6" w:themeFill="accent5" w:themeFillTint="66"/>
            <w:vAlign w:val="center"/>
          </w:tcPr>
          <w:p w14:paraId="3FF9795F" w14:textId="77777777" w:rsidR="00BE4E09" w:rsidRPr="00C00498" w:rsidRDefault="00BE4E09" w:rsidP="006A1E6B">
            <w:pPr>
              <w:spacing w:line="240" w:lineRule="auto"/>
              <w:rPr>
                <w:rFonts w:ascii="Georgia" w:hAnsi="Georgia" w:cs="Arial"/>
                <w:b/>
                <w:color w:val="48626B" w:themeColor="accent5" w:themeShade="80"/>
              </w:rPr>
            </w:pPr>
          </w:p>
        </w:tc>
        <w:tc>
          <w:tcPr>
            <w:tcW w:w="1408" w:type="dxa"/>
            <w:tcBorders>
              <w:top w:val="nil"/>
              <w:left w:val="nil"/>
              <w:bottom w:val="nil"/>
              <w:right w:val="nil"/>
            </w:tcBorders>
            <w:shd w:val="clear" w:color="000000" w:fill="DAE3E6" w:themeFill="accent5" w:themeFillTint="66"/>
            <w:vAlign w:val="center"/>
          </w:tcPr>
          <w:p w14:paraId="60B20DF9" w14:textId="77777777" w:rsidR="00BE4E09" w:rsidRPr="00C00498" w:rsidRDefault="00BE4E09" w:rsidP="006A1E6B">
            <w:pPr>
              <w:spacing w:line="240" w:lineRule="auto"/>
              <w:rPr>
                <w:rFonts w:ascii="Georgia" w:hAnsi="Georgia" w:cs="Arial"/>
                <w:b/>
                <w:color w:val="48626B" w:themeColor="accent5" w:themeShade="80"/>
              </w:rPr>
            </w:pPr>
          </w:p>
        </w:tc>
        <w:tc>
          <w:tcPr>
            <w:tcW w:w="4015" w:type="dxa"/>
            <w:gridSpan w:val="2"/>
            <w:tcBorders>
              <w:top w:val="nil"/>
              <w:left w:val="nil"/>
              <w:bottom w:val="nil"/>
              <w:right w:val="nil"/>
            </w:tcBorders>
            <w:shd w:val="clear" w:color="000000" w:fill="DAE3E6" w:themeFill="accent5" w:themeFillTint="66"/>
            <w:vAlign w:val="center"/>
          </w:tcPr>
          <w:p w14:paraId="29CEE8D8" w14:textId="77777777" w:rsidR="00BE4E09" w:rsidRPr="00C00498" w:rsidRDefault="00BE4E09" w:rsidP="006A1E6B">
            <w:pPr>
              <w:spacing w:line="240" w:lineRule="auto"/>
              <w:jc w:val="center"/>
              <w:rPr>
                <w:rFonts w:ascii="Georgia" w:hAnsi="Georgia" w:cs="Arial"/>
                <w:b/>
                <w:color w:val="48626B" w:themeColor="accent5" w:themeShade="80"/>
              </w:rPr>
            </w:pPr>
            <w:r w:rsidRPr="00C00498">
              <w:rPr>
                <w:rFonts w:ascii="Georgia" w:hAnsi="Georgia" w:cs="Arial"/>
                <w:b/>
                <w:color w:val="48626B" w:themeColor="accent5" w:themeShade="80"/>
              </w:rPr>
              <w:t>Value Indication</w:t>
            </w:r>
          </w:p>
        </w:tc>
      </w:tr>
      <w:tr w:rsidR="00931893" w:rsidRPr="00C00498" w14:paraId="19197134"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5922BB74" w14:textId="29F5CBC5" w:rsidR="00931893" w:rsidRPr="00C00498" w:rsidRDefault="00931893">
            <w:pPr>
              <w:spacing w:line="240" w:lineRule="auto"/>
              <w:ind w:left="259"/>
              <w:jc w:val="left"/>
              <w:rPr>
                <w:rFonts w:ascii="Georgia" w:hAnsi="Georgia" w:cs="Arial"/>
                <w:b/>
                <w:color w:val="48626B" w:themeColor="accent5" w:themeShade="80"/>
              </w:rPr>
              <w:pPrChange w:id="115" w:author="Ayush Mittal" w:date="2019-04-26T12:55:00Z">
                <w:pPr>
                  <w:framePr w:hSpace="180" w:wrap="around" w:vAnchor="text" w:hAnchor="page" w:x="1549" w:y="206"/>
                  <w:spacing w:line="240" w:lineRule="auto"/>
                  <w:jc w:val="left"/>
                </w:pPr>
              </w:pPrChange>
            </w:pPr>
            <w:ins w:id="116" w:author="Ayush Mittal" w:date="2019-04-26T12:53:00Z">
              <w:r w:rsidRPr="00C00498">
                <w:rPr>
                  <w:rFonts w:ascii="Georgia" w:hAnsi="Georgia" w:cs="Arial"/>
                  <w:color w:val="48626B" w:themeColor="accent5" w:themeShade="80"/>
                </w:rPr>
                <w:t>Customer Relationships</w:t>
              </w:r>
            </w:ins>
            <w:del w:id="117" w:author="Ayush Mittal" w:date="2019-04-26T12:52:00Z">
              <w:r w:rsidRPr="00C00498" w:rsidDel="00931893">
                <w:rPr>
                  <w:rFonts w:ascii="Georgia" w:hAnsi="Georgia" w:cs="Arial"/>
                  <w:b/>
                  <w:color w:val="48626B" w:themeColor="accent5" w:themeShade="80"/>
                </w:rPr>
                <w:delText>Tangible Assets</w:delText>
              </w:r>
            </w:del>
          </w:p>
        </w:tc>
        <w:tc>
          <w:tcPr>
            <w:tcW w:w="270" w:type="dxa"/>
            <w:tcBorders>
              <w:top w:val="nil"/>
              <w:left w:val="nil"/>
              <w:bottom w:val="single" w:sz="4" w:space="0" w:color="A5BBC2" w:themeColor="accent5"/>
              <w:right w:val="nil"/>
            </w:tcBorders>
            <w:shd w:val="clear" w:color="auto" w:fill="auto"/>
            <w:noWrap/>
            <w:vAlign w:val="center"/>
          </w:tcPr>
          <w:p w14:paraId="247E3B18" w14:textId="77777777" w:rsidR="00931893" w:rsidRPr="00C00498" w:rsidRDefault="00931893" w:rsidP="00931893">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19ADCC0E" w14:textId="77777777" w:rsidR="00931893" w:rsidRPr="00C00498" w:rsidRDefault="00931893" w:rsidP="00931893">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3B7A01BD" w14:textId="77777777" w:rsidR="00931893" w:rsidRPr="00C00498" w:rsidRDefault="00931893" w:rsidP="00931893">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52A18288" w14:textId="249CF31D" w:rsidR="00931893" w:rsidRPr="00C00498" w:rsidRDefault="00931893" w:rsidP="00931893">
            <w:pPr>
              <w:spacing w:line="240" w:lineRule="auto"/>
              <w:jc w:val="center"/>
              <w:rPr>
                <w:rFonts w:ascii="Georgia" w:hAnsi="Georgia" w:cs="Arial"/>
                <w:color w:val="595959" w:themeColor="text1" w:themeTint="A6"/>
              </w:rPr>
            </w:pPr>
            <w:del w:id="118" w:author="Ayush Mittal" w:date="2019-04-26T12:52:00Z">
              <w:r w:rsidRPr="00C00498" w:rsidDel="00931893">
                <w:rPr>
                  <w:rFonts w:ascii="Georgia" w:hAnsi="Georgia" w:cs="Arial"/>
                  <w:color w:val="595959" w:themeColor="text1" w:themeTint="A6"/>
                </w:rPr>
                <w:delText>2,416.2</w:delText>
              </w:r>
            </w:del>
          </w:p>
        </w:tc>
      </w:tr>
      <w:tr w:rsidR="00BE4E09" w:rsidRPr="00C00498" w14:paraId="5BFC6B28"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00188A8C" w14:textId="56A10817" w:rsidR="00BE4E09" w:rsidRPr="00C00498" w:rsidRDefault="00931893">
            <w:pPr>
              <w:spacing w:line="240" w:lineRule="auto"/>
              <w:ind w:left="259"/>
              <w:jc w:val="left"/>
              <w:rPr>
                <w:rFonts w:ascii="Georgia" w:hAnsi="Georgia" w:cs="Arial"/>
                <w:color w:val="48626B" w:themeColor="accent5" w:themeShade="80"/>
                <w:rPrChange w:id="119" w:author="Ayush Mittal" w:date="2019-04-26T15:10:00Z">
                  <w:rPr>
                    <w:rFonts w:ascii="Georgia" w:hAnsi="Georgia" w:cs="Arial"/>
                    <w:b/>
                    <w:color w:val="48626B" w:themeColor="accent5" w:themeShade="80"/>
                  </w:rPr>
                </w:rPrChange>
              </w:rPr>
              <w:pPrChange w:id="120" w:author="Ayush Mittal" w:date="2019-04-26T12:55:00Z">
                <w:pPr>
                  <w:framePr w:hSpace="180" w:wrap="around" w:vAnchor="text" w:hAnchor="page" w:x="1549" w:y="206"/>
                  <w:spacing w:line="240" w:lineRule="auto"/>
                  <w:jc w:val="left"/>
                </w:pPr>
              </w:pPrChange>
            </w:pPr>
            <w:ins w:id="121" w:author="Ayush Mittal" w:date="2019-04-26T12:53:00Z">
              <w:r w:rsidRPr="00C00498">
                <w:rPr>
                  <w:rFonts w:ascii="Georgia" w:hAnsi="Georgia" w:cs="Arial"/>
                  <w:color w:val="48626B" w:themeColor="accent5" w:themeShade="80"/>
                  <w:rPrChange w:id="122" w:author="Ayush Mittal" w:date="2019-04-26T15:10:00Z">
                    <w:rPr>
                      <w:rFonts w:ascii="Georgia" w:hAnsi="Georgia" w:cs="Arial"/>
                      <w:b/>
                      <w:color w:val="48626B" w:themeColor="accent5" w:themeShade="80"/>
                    </w:rPr>
                  </w:rPrChange>
                </w:rPr>
                <w:t>Library</w:t>
              </w:r>
            </w:ins>
            <w:del w:id="123" w:author="Ayush Mittal" w:date="2019-04-26T12:52:00Z">
              <w:r w:rsidR="00BE4E09" w:rsidRPr="00C00498" w:rsidDel="00931893">
                <w:rPr>
                  <w:rFonts w:ascii="Georgia" w:hAnsi="Georgia" w:cs="Arial"/>
                  <w:color w:val="48626B" w:themeColor="accent5" w:themeShade="80"/>
                  <w:rPrChange w:id="124" w:author="Ayush Mittal" w:date="2019-04-26T15:10:00Z">
                    <w:rPr>
                      <w:rFonts w:ascii="Georgia" w:hAnsi="Georgia" w:cs="Arial"/>
                      <w:b/>
                      <w:color w:val="48626B" w:themeColor="accent5" w:themeShade="80"/>
                    </w:rPr>
                  </w:rPrChange>
                </w:rPr>
                <w:delText>Intangible Assets</w:delText>
              </w:r>
            </w:del>
          </w:p>
        </w:tc>
        <w:tc>
          <w:tcPr>
            <w:tcW w:w="270" w:type="dxa"/>
            <w:tcBorders>
              <w:top w:val="nil"/>
              <w:left w:val="nil"/>
              <w:bottom w:val="single" w:sz="4" w:space="0" w:color="A5BBC2" w:themeColor="accent5"/>
              <w:right w:val="nil"/>
            </w:tcBorders>
            <w:shd w:val="clear" w:color="auto" w:fill="auto"/>
            <w:noWrap/>
            <w:vAlign w:val="center"/>
          </w:tcPr>
          <w:p w14:paraId="4887C83E"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1C19D2E3"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25BBFFD8" w14:textId="77777777" w:rsidR="00BE4E09" w:rsidRPr="00C00498" w:rsidRDefault="00BE4E09" w:rsidP="006A1E6B">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3852CFD8" w14:textId="313E36FD" w:rsidR="00BE4E09" w:rsidRPr="00C00498" w:rsidRDefault="00BE4E09" w:rsidP="006A1E6B">
            <w:pPr>
              <w:spacing w:line="240" w:lineRule="auto"/>
              <w:jc w:val="center"/>
              <w:rPr>
                <w:rFonts w:ascii="Georgia" w:hAnsi="Georgia" w:cs="Arial"/>
                <w:color w:val="595959" w:themeColor="text1" w:themeTint="A6"/>
              </w:rPr>
            </w:pPr>
          </w:p>
        </w:tc>
      </w:tr>
      <w:tr w:rsidR="00BE4E09" w:rsidRPr="00C00498" w14:paraId="7FDD4298"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7DA7C7A0" w14:textId="190ACD62" w:rsidR="00BE4E09" w:rsidRPr="00C00498" w:rsidRDefault="00BE4E09">
            <w:pPr>
              <w:spacing w:line="240" w:lineRule="auto"/>
              <w:ind w:left="259"/>
              <w:jc w:val="left"/>
              <w:rPr>
                <w:rFonts w:ascii="Georgia" w:hAnsi="Georgia" w:cs="Arial"/>
                <w:color w:val="48626B" w:themeColor="accent5" w:themeShade="80"/>
              </w:rPr>
              <w:pPrChange w:id="125" w:author="Ayush Mittal" w:date="2019-04-26T12:55:00Z">
                <w:pPr>
                  <w:framePr w:hSpace="180" w:wrap="around" w:vAnchor="text" w:hAnchor="page" w:x="1549" w:y="206"/>
                  <w:spacing w:line="240" w:lineRule="auto"/>
                  <w:jc w:val="left"/>
                </w:pPr>
              </w:pPrChange>
            </w:pPr>
            <w:del w:id="126" w:author="Ayush Mittal" w:date="2019-04-26T12:54:00Z">
              <w:r w:rsidRPr="00C00498" w:rsidDel="00931893">
                <w:rPr>
                  <w:rFonts w:ascii="Georgia" w:hAnsi="Georgia" w:cs="Arial"/>
                  <w:color w:val="48626B" w:themeColor="accent5" w:themeShade="80"/>
                </w:rPr>
                <w:delText>IPR&amp;D Assets</w:delText>
              </w:r>
            </w:del>
            <w:ins w:id="127" w:author="Ayush Mittal" w:date="2019-04-26T12:54:00Z">
              <w:r w:rsidR="00931893" w:rsidRPr="00C00498">
                <w:rPr>
                  <w:rFonts w:ascii="Georgia" w:hAnsi="Georgia" w:cs="Arial"/>
                  <w:color w:val="48626B" w:themeColor="accent5" w:themeShade="80"/>
                </w:rPr>
                <w:t>Trade Name</w:t>
              </w:r>
            </w:ins>
          </w:p>
        </w:tc>
        <w:tc>
          <w:tcPr>
            <w:tcW w:w="270" w:type="dxa"/>
            <w:tcBorders>
              <w:top w:val="nil"/>
              <w:left w:val="nil"/>
              <w:bottom w:val="single" w:sz="4" w:space="0" w:color="A5BBC2" w:themeColor="accent5"/>
              <w:right w:val="nil"/>
            </w:tcBorders>
            <w:shd w:val="clear" w:color="auto" w:fill="auto"/>
            <w:noWrap/>
            <w:vAlign w:val="center"/>
          </w:tcPr>
          <w:p w14:paraId="28A24D1F"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75756BCF"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34B5E454" w14:textId="77777777" w:rsidR="00BE4E09" w:rsidRPr="00C00498" w:rsidRDefault="00BE4E09" w:rsidP="006A1E6B">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4105355F" w14:textId="677F31B4" w:rsidR="00BE4E09" w:rsidRPr="00C00498" w:rsidRDefault="00BE4E09" w:rsidP="006A1E6B">
            <w:pPr>
              <w:spacing w:line="240" w:lineRule="auto"/>
              <w:jc w:val="center"/>
              <w:rPr>
                <w:rFonts w:ascii="Georgia" w:hAnsi="Georgia" w:cs="Arial"/>
                <w:color w:val="595959" w:themeColor="text1" w:themeTint="A6"/>
              </w:rPr>
            </w:pPr>
          </w:p>
        </w:tc>
      </w:tr>
      <w:tr w:rsidR="00BE4E09" w:rsidRPr="00C00498" w14:paraId="72589C9E"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6650AD30" w14:textId="4A917586" w:rsidR="00BE4E09" w:rsidRPr="00C00498" w:rsidRDefault="00BE4E09">
            <w:pPr>
              <w:spacing w:line="240" w:lineRule="auto"/>
              <w:ind w:left="259"/>
              <w:jc w:val="left"/>
              <w:rPr>
                <w:rFonts w:ascii="Georgia" w:hAnsi="Georgia" w:cs="Arial"/>
                <w:color w:val="48626B" w:themeColor="accent5" w:themeShade="80"/>
              </w:rPr>
              <w:pPrChange w:id="128" w:author="Ayush Mittal" w:date="2019-04-26T12:55:00Z">
                <w:pPr>
                  <w:framePr w:hSpace="180" w:wrap="around" w:vAnchor="text" w:hAnchor="page" w:x="1549" w:y="206"/>
                  <w:spacing w:line="240" w:lineRule="auto"/>
                  <w:ind w:left="252"/>
                  <w:jc w:val="left"/>
                </w:pPr>
              </w:pPrChange>
            </w:pPr>
            <w:del w:id="129" w:author="Ayush Mittal" w:date="2019-04-26T12:54:00Z">
              <w:r w:rsidRPr="00C00498" w:rsidDel="00931893">
                <w:rPr>
                  <w:rFonts w:ascii="Georgia" w:hAnsi="Georgia" w:cs="Arial"/>
                  <w:color w:val="48626B" w:themeColor="accent5" w:themeShade="80"/>
                </w:rPr>
                <w:delText>CF Program</w:delText>
              </w:r>
            </w:del>
            <w:ins w:id="130" w:author="Ayush Mittal" w:date="2019-04-26T12:54:00Z">
              <w:r w:rsidR="00931893" w:rsidRPr="00C00498">
                <w:rPr>
                  <w:rFonts w:ascii="Georgia" w:hAnsi="Georgia" w:cs="Arial"/>
                  <w:color w:val="48626B" w:themeColor="accent5" w:themeShade="80"/>
                </w:rPr>
                <w:t>Non-Compete Agreement</w:t>
              </w:r>
            </w:ins>
          </w:p>
        </w:tc>
        <w:tc>
          <w:tcPr>
            <w:tcW w:w="270" w:type="dxa"/>
            <w:tcBorders>
              <w:top w:val="nil"/>
              <w:left w:val="nil"/>
              <w:bottom w:val="single" w:sz="4" w:space="0" w:color="A5BBC2" w:themeColor="accent5"/>
              <w:right w:val="nil"/>
            </w:tcBorders>
            <w:shd w:val="clear" w:color="auto" w:fill="auto"/>
            <w:noWrap/>
            <w:vAlign w:val="center"/>
          </w:tcPr>
          <w:p w14:paraId="401100E6"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675C580F"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5CAB35DA" w14:textId="77777777" w:rsidR="00BE4E09" w:rsidRPr="00C00498" w:rsidRDefault="00BE4E09" w:rsidP="006A1E6B">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2F3DD672" w14:textId="15A2BC55" w:rsidR="00BE4E09" w:rsidRPr="00C00498" w:rsidRDefault="00412C27" w:rsidP="006E3A85">
            <w:pPr>
              <w:spacing w:line="240" w:lineRule="auto"/>
              <w:jc w:val="center"/>
              <w:rPr>
                <w:rFonts w:ascii="Georgia" w:hAnsi="Georgia" w:cs="Arial"/>
                <w:color w:val="595959" w:themeColor="text1" w:themeTint="A6"/>
              </w:rPr>
            </w:pPr>
            <w:del w:id="131" w:author="Ayush Mittal" w:date="2019-04-26T13:04:00Z">
              <w:r w:rsidRPr="00C00498" w:rsidDel="00931893">
                <w:rPr>
                  <w:rFonts w:ascii="Georgia" w:hAnsi="Georgia" w:cs="Arial"/>
                  <w:color w:val="595959" w:themeColor="text1" w:themeTint="A6"/>
                </w:rPr>
                <w:delText>4</w:delText>
              </w:r>
              <w:r w:rsidR="006E3A85" w:rsidRPr="00C00498" w:rsidDel="00931893">
                <w:rPr>
                  <w:rFonts w:ascii="Georgia" w:hAnsi="Georgia" w:cs="Arial"/>
                  <w:color w:val="595959" w:themeColor="text1" w:themeTint="A6"/>
                </w:rPr>
                <w:delText>2</w:delText>
              </w:r>
              <w:r w:rsidR="00BE4E09" w:rsidRPr="00C00498" w:rsidDel="00931893">
                <w:rPr>
                  <w:rFonts w:ascii="Georgia" w:hAnsi="Georgia" w:cs="Arial"/>
                  <w:color w:val="595959" w:themeColor="text1" w:themeTint="A6"/>
                </w:rPr>
                <w:delText>,</w:delText>
              </w:r>
              <w:r w:rsidR="006E3A85" w:rsidRPr="00C00498" w:rsidDel="00931893">
                <w:rPr>
                  <w:rFonts w:ascii="Georgia" w:hAnsi="Georgia" w:cs="Arial"/>
                  <w:color w:val="595959" w:themeColor="text1" w:themeTint="A6"/>
                </w:rPr>
                <w:delText>291</w:delText>
              </w:r>
              <w:r w:rsidR="00BE4E09" w:rsidRPr="00C00498" w:rsidDel="00931893">
                <w:rPr>
                  <w:rFonts w:ascii="Georgia" w:hAnsi="Georgia" w:cs="Arial"/>
                  <w:color w:val="595959" w:themeColor="text1" w:themeTint="A6"/>
                </w:rPr>
                <w:delText>.</w:delText>
              </w:r>
              <w:r w:rsidR="006E3A85" w:rsidRPr="00C00498" w:rsidDel="00931893">
                <w:rPr>
                  <w:rFonts w:ascii="Georgia" w:hAnsi="Georgia" w:cs="Arial"/>
                  <w:color w:val="595959" w:themeColor="text1" w:themeTint="A6"/>
                </w:rPr>
                <w:delText>4</w:delText>
              </w:r>
            </w:del>
          </w:p>
        </w:tc>
      </w:tr>
      <w:tr w:rsidR="00BE4E09" w:rsidRPr="00C00498" w14:paraId="5293F516"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4C7D44FF" w14:textId="0A6995F2" w:rsidR="00BE4E09" w:rsidRPr="00C00498" w:rsidRDefault="00BE4E09">
            <w:pPr>
              <w:spacing w:line="240" w:lineRule="auto"/>
              <w:ind w:left="259"/>
              <w:jc w:val="left"/>
              <w:rPr>
                <w:rFonts w:ascii="Georgia" w:hAnsi="Georgia" w:cs="Arial"/>
                <w:color w:val="48626B" w:themeColor="accent5" w:themeShade="80"/>
              </w:rPr>
              <w:pPrChange w:id="132" w:author="Ayush Mittal" w:date="2019-04-26T12:55:00Z">
                <w:pPr>
                  <w:framePr w:hSpace="180" w:wrap="around" w:vAnchor="text" w:hAnchor="page" w:x="1549" w:y="206"/>
                  <w:spacing w:line="240" w:lineRule="auto"/>
                  <w:ind w:left="252"/>
                  <w:jc w:val="left"/>
                </w:pPr>
              </w:pPrChange>
            </w:pPr>
            <w:del w:id="133" w:author="Ayush Mittal" w:date="2019-04-26T12:54:00Z">
              <w:r w:rsidRPr="00C00498" w:rsidDel="00931893">
                <w:rPr>
                  <w:rFonts w:ascii="Georgia" w:hAnsi="Georgia" w:cs="Arial"/>
                  <w:color w:val="48626B" w:themeColor="accent5" w:themeShade="80"/>
                </w:rPr>
                <w:delText>OTC Program</w:delText>
              </w:r>
            </w:del>
            <w:ins w:id="134" w:author="Ayush Mittal" w:date="2019-04-26T12:54:00Z">
              <w:r w:rsidR="00931893" w:rsidRPr="00C00498">
                <w:rPr>
                  <w:rFonts w:ascii="Georgia" w:hAnsi="Georgia" w:cs="Arial"/>
                  <w:color w:val="48626B" w:themeColor="accent5" w:themeShade="80"/>
                </w:rPr>
                <w:t>Assembled Workforce</w:t>
              </w:r>
            </w:ins>
          </w:p>
        </w:tc>
        <w:tc>
          <w:tcPr>
            <w:tcW w:w="270" w:type="dxa"/>
            <w:tcBorders>
              <w:top w:val="nil"/>
              <w:left w:val="nil"/>
              <w:bottom w:val="single" w:sz="4" w:space="0" w:color="A5BBC2" w:themeColor="accent5"/>
              <w:right w:val="nil"/>
            </w:tcBorders>
            <w:shd w:val="clear" w:color="auto" w:fill="auto"/>
            <w:noWrap/>
            <w:vAlign w:val="center"/>
          </w:tcPr>
          <w:p w14:paraId="7CCCBE2E"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55A8D8DB"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499423FF" w14:textId="77777777" w:rsidR="00BE4E09" w:rsidRPr="00C00498" w:rsidRDefault="00BE4E09" w:rsidP="006A1E6B">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5335D0B1" w14:textId="1F1FB89C" w:rsidR="00BE4E09" w:rsidRPr="00C00498" w:rsidRDefault="00412C27" w:rsidP="006E3A85">
            <w:pPr>
              <w:spacing w:line="240" w:lineRule="auto"/>
              <w:jc w:val="center"/>
              <w:rPr>
                <w:rFonts w:ascii="Georgia" w:hAnsi="Georgia" w:cs="Arial"/>
                <w:color w:val="595959" w:themeColor="text1" w:themeTint="A6"/>
              </w:rPr>
            </w:pPr>
            <w:del w:id="135" w:author="Ayush Mittal" w:date="2019-04-26T13:04:00Z">
              <w:r w:rsidRPr="00C00498" w:rsidDel="00931893">
                <w:rPr>
                  <w:rFonts w:ascii="Georgia" w:hAnsi="Georgia" w:cs="Arial"/>
                  <w:color w:val="595959" w:themeColor="text1" w:themeTint="A6"/>
                </w:rPr>
                <w:delText>18</w:delText>
              </w:r>
              <w:r w:rsidR="00BE4E09" w:rsidRPr="00C00498" w:rsidDel="00931893">
                <w:rPr>
                  <w:rFonts w:ascii="Georgia" w:hAnsi="Georgia" w:cs="Arial"/>
                  <w:color w:val="595959" w:themeColor="text1" w:themeTint="A6"/>
                </w:rPr>
                <w:delText>,</w:delText>
              </w:r>
              <w:r w:rsidR="006E3A85" w:rsidRPr="00C00498" w:rsidDel="00931893">
                <w:rPr>
                  <w:rFonts w:ascii="Georgia" w:hAnsi="Georgia" w:cs="Arial"/>
                  <w:color w:val="595959" w:themeColor="text1" w:themeTint="A6"/>
                </w:rPr>
                <w:delText>559</w:delText>
              </w:r>
              <w:r w:rsidR="00BE4E09" w:rsidRPr="00C00498" w:rsidDel="00931893">
                <w:rPr>
                  <w:rFonts w:ascii="Georgia" w:hAnsi="Georgia" w:cs="Arial"/>
                  <w:color w:val="595959" w:themeColor="text1" w:themeTint="A6"/>
                </w:rPr>
                <w:delText>.</w:delText>
              </w:r>
              <w:r w:rsidR="006E3A85" w:rsidRPr="00C00498" w:rsidDel="00931893">
                <w:rPr>
                  <w:rFonts w:ascii="Georgia" w:hAnsi="Georgia" w:cs="Arial"/>
                  <w:color w:val="595959" w:themeColor="text1" w:themeTint="A6"/>
                </w:rPr>
                <w:delText>0</w:delText>
              </w:r>
            </w:del>
          </w:p>
        </w:tc>
      </w:tr>
      <w:tr w:rsidR="00BE4E09" w:rsidRPr="00C00498" w14:paraId="1D7325D4"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112E1E38" w14:textId="25E710DD" w:rsidR="00BE4E09" w:rsidRPr="00C00498" w:rsidRDefault="00BE4E09">
            <w:pPr>
              <w:spacing w:line="240" w:lineRule="auto"/>
              <w:ind w:left="259"/>
              <w:jc w:val="left"/>
              <w:rPr>
                <w:rFonts w:ascii="Georgia" w:hAnsi="Georgia" w:cs="Arial"/>
                <w:color w:val="48626B" w:themeColor="accent5" w:themeShade="80"/>
              </w:rPr>
              <w:pPrChange w:id="136" w:author="Ayush Mittal" w:date="2019-04-26T12:55:00Z">
                <w:pPr>
                  <w:framePr w:hSpace="180" w:wrap="around" w:vAnchor="text" w:hAnchor="page" w:x="1549" w:y="206"/>
                  <w:spacing w:line="240" w:lineRule="auto"/>
                  <w:ind w:left="252"/>
                  <w:jc w:val="left"/>
                </w:pPr>
              </w:pPrChange>
            </w:pPr>
            <w:del w:id="137" w:author="Ayush Mittal" w:date="2019-04-26T12:54:00Z">
              <w:r w:rsidRPr="00C00498" w:rsidDel="00931893">
                <w:rPr>
                  <w:rFonts w:ascii="Georgia" w:hAnsi="Georgia" w:cs="Arial"/>
                  <w:color w:val="48626B" w:themeColor="accent5" w:themeShade="80"/>
                </w:rPr>
                <w:delText>MRT Platform Programs</w:delText>
              </w:r>
            </w:del>
            <w:ins w:id="138" w:author="Ayush Mittal" w:date="2019-04-26T12:54:00Z">
              <w:r w:rsidR="00931893" w:rsidRPr="00C00498">
                <w:rPr>
                  <w:rFonts w:ascii="Georgia" w:hAnsi="Georgia" w:cs="Arial"/>
                  <w:color w:val="48626B" w:themeColor="accent5" w:themeShade="80"/>
                </w:rPr>
                <w:t>Goodwill</w:t>
              </w:r>
            </w:ins>
          </w:p>
        </w:tc>
        <w:tc>
          <w:tcPr>
            <w:tcW w:w="270" w:type="dxa"/>
            <w:tcBorders>
              <w:top w:val="nil"/>
              <w:left w:val="nil"/>
              <w:bottom w:val="single" w:sz="4" w:space="0" w:color="A5BBC2" w:themeColor="accent5"/>
              <w:right w:val="nil"/>
            </w:tcBorders>
            <w:shd w:val="clear" w:color="auto" w:fill="auto"/>
            <w:noWrap/>
            <w:vAlign w:val="center"/>
          </w:tcPr>
          <w:p w14:paraId="3149F9ED"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7E05B9AF"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3CB15E71" w14:textId="77777777" w:rsidR="00BE4E09" w:rsidRPr="00C00498" w:rsidRDefault="00BE4E09" w:rsidP="006A1E6B">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7B80F63B" w14:textId="78F2F0C9" w:rsidR="00BE4E09" w:rsidRPr="00C00498" w:rsidRDefault="00412C27" w:rsidP="00EE1691">
            <w:pPr>
              <w:spacing w:line="240" w:lineRule="auto"/>
              <w:jc w:val="center"/>
              <w:rPr>
                <w:rFonts w:ascii="Georgia" w:hAnsi="Georgia" w:cs="Arial"/>
                <w:color w:val="595959" w:themeColor="text1" w:themeTint="A6"/>
              </w:rPr>
            </w:pPr>
            <w:del w:id="139" w:author="Ayush Mittal" w:date="2019-04-26T13:04:00Z">
              <w:r w:rsidRPr="00C00498" w:rsidDel="00931893">
                <w:rPr>
                  <w:rFonts w:ascii="Georgia" w:hAnsi="Georgia" w:cs="Arial"/>
                  <w:color w:val="595959" w:themeColor="text1" w:themeTint="A6"/>
                </w:rPr>
                <w:delText>4</w:delText>
              </w:r>
              <w:r w:rsidR="00EE1691" w:rsidRPr="00C00498" w:rsidDel="00931893">
                <w:rPr>
                  <w:rFonts w:ascii="Georgia" w:hAnsi="Georgia" w:cs="Arial"/>
                  <w:color w:val="595959" w:themeColor="text1" w:themeTint="A6"/>
                </w:rPr>
                <w:delText>5</w:delText>
              </w:r>
              <w:r w:rsidR="00BE4E09" w:rsidRPr="00C00498" w:rsidDel="00931893">
                <w:rPr>
                  <w:rFonts w:ascii="Georgia" w:hAnsi="Georgia" w:cs="Arial"/>
                  <w:color w:val="595959" w:themeColor="text1" w:themeTint="A6"/>
                </w:rPr>
                <w:delText>,</w:delText>
              </w:r>
              <w:r w:rsidR="00EE1691" w:rsidRPr="00C00498" w:rsidDel="00931893">
                <w:rPr>
                  <w:rFonts w:ascii="Georgia" w:hAnsi="Georgia" w:cs="Arial"/>
                  <w:color w:val="595959" w:themeColor="text1" w:themeTint="A6"/>
                </w:rPr>
                <w:delText>991</w:delText>
              </w:r>
              <w:r w:rsidR="00BE4E09" w:rsidRPr="00C00498" w:rsidDel="00931893">
                <w:rPr>
                  <w:rFonts w:ascii="Georgia" w:hAnsi="Georgia" w:cs="Arial"/>
                  <w:color w:val="595959" w:themeColor="text1" w:themeTint="A6"/>
                </w:rPr>
                <w:delText>.</w:delText>
              </w:r>
              <w:r w:rsidR="00EE1691" w:rsidRPr="00C00498" w:rsidDel="00931893">
                <w:rPr>
                  <w:rFonts w:ascii="Georgia" w:hAnsi="Georgia" w:cs="Arial"/>
                  <w:color w:val="595959" w:themeColor="text1" w:themeTint="A6"/>
                </w:rPr>
                <w:delText>9</w:delText>
              </w:r>
            </w:del>
          </w:p>
        </w:tc>
      </w:tr>
      <w:tr w:rsidR="00BE4E09" w:rsidRPr="00C00498" w:rsidDel="0058754D" w14:paraId="773C5492" w14:textId="1ED6E289" w:rsidTr="006A1E6B">
        <w:trPr>
          <w:trHeight w:val="432"/>
          <w:del w:id="140" w:author="Ayush Mittal" w:date="2019-04-26T13:04:00Z"/>
        </w:trPr>
        <w:tc>
          <w:tcPr>
            <w:tcW w:w="4068" w:type="dxa"/>
            <w:gridSpan w:val="4"/>
            <w:tcBorders>
              <w:top w:val="nil"/>
              <w:left w:val="nil"/>
              <w:bottom w:val="single" w:sz="4" w:space="0" w:color="A5BBC2" w:themeColor="accent5"/>
              <w:right w:val="nil"/>
            </w:tcBorders>
            <w:shd w:val="clear" w:color="auto" w:fill="auto"/>
            <w:noWrap/>
            <w:vAlign w:val="center"/>
          </w:tcPr>
          <w:p w14:paraId="657EFB2C" w14:textId="150F05AE" w:rsidR="00BE4E09" w:rsidRPr="00C00498" w:rsidDel="0058754D" w:rsidRDefault="00BE4E09" w:rsidP="006A1E6B">
            <w:pPr>
              <w:spacing w:line="240" w:lineRule="auto"/>
              <w:jc w:val="left"/>
              <w:rPr>
                <w:del w:id="141" w:author="Ayush Mittal" w:date="2019-04-26T13:04:00Z"/>
                <w:rFonts w:ascii="Georgia" w:hAnsi="Georgia" w:cs="Arial"/>
                <w:color w:val="48626B" w:themeColor="accent5" w:themeShade="80"/>
              </w:rPr>
            </w:pPr>
            <w:del w:id="142" w:author="Ayush Mittal" w:date="2019-04-26T13:04:00Z">
              <w:r w:rsidRPr="00C00498" w:rsidDel="0058754D">
                <w:rPr>
                  <w:rFonts w:ascii="Georgia" w:hAnsi="Georgia" w:cs="Arial"/>
                  <w:color w:val="48626B" w:themeColor="accent5" w:themeShade="80"/>
                </w:rPr>
                <w:delText>Lease Agreement</w:delText>
              </w:r>
            </w:del>
          </w:p>
        </w:tc>
        <w:tc>
          <w:tcPr>
            <w:tcW w:w="270" w:type="dxa"/>
            <w:tcBorders>
              <w:top w:val="nil"/>
              <w:left w:val="nil"/>
              <w:bottom w:val="single" w:sz="4" w:space="0" w:color="A5BBC2" w:themeColor="accent5"/>
              <w:right w:val="nil"/>
            </w:tcBorders>
            <w:shd w:val="clear" w:color="auto" w:fill="auto"/>
            <w:noWrap/>
            <w:vAlign w:val="center"/>
          </w:tcPr>
          <w:p w14:paraId="5376B9EC" w14:textId="7C59A339" w:rsidR="00BE4E09" w:rsidRPr="00C00498" w:rsidDel="0058754D" w:rsidRDefault="00BE4E09" w:rsidP="006A1E6B">
            <w:pPr>
              <w:spacing w:line="240" w:lineRule="auto"/>
              <w:jc w:val="center"/>
              <w:rPr>
                <w:del w:id="143" w:author="Ayush Mittal" w:date="2019-04-26T13:04:00Z"/>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0CC78501" w14:textId="15D7B8B2" w:rsidR="00BE4E09" w:rsidRPr="00C00498" w:rsidDel="0058754D" w:rsidRDefault="00BE4E09" w:rsidP="006A1E6B">
            <w:pPr>
              <w:spacing w:line="240" w:lineRule="auto"/>
              <w:jc w:val="center"/>
              <w:rPr>
                <w:del w:id="144" w:author="Ayush Mittal" w:date="2019-04-26T13:04:00Z"/>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5D462AEA" w14:textId="0FD5493A" w:rsidR="00BE4E09" w:rsidRPr="00C00498" w:rsidDel="0058754D" w:rsidRDefault="00BE4E09" w:rsidP="006A1E6B">
            <w:pPr>
              <w:spacing w:line="240" w:lineRule="auto"/>
              <w:jc w:val="center"/>
              <w:rPr>
                <w:del w:id="145" w:author="Ayush Mittal" w:date="2019-04-26T13:04:00Z"/>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67E92BA5" w14:textId="7C428435" w:rsidR="00BE4E09" w:rsidRPr="00C00498" w:rsidDel="0058754D" w:rsidRDefault="00BE4E09" w:rsidP="006A1E6B">
            <w:pPr>
              <w:spacing w:line="240" w:lineRule="auto"/>
              <w:jc w:val="center"/>
              <w:rPr>
                <w:del w:id="146" w:author="Ayush Mittal" w:date="2019-04-26T13:04:00Z"/>
                <w:rFonts w:ascii="Georgia" w:hAnsi="Georgia" w:cs="Arial"/>
                <w:color w:val="595959" w:themeColor="text1" w:themeTint="A6"/>
              </w:rPr>
            </w:pPr>
            <w:del w:id="147" w:author="Ayush Mittal" w:date="2019-04-26T13:04:00Z">
              <w:r w:rsidRPr="00C00498" w:rsidDel="0058754D">
                <w:rPr>
                  <w:rFonts w:ascii="Georgia" w:hAnsi="Georgia" w:cs="Arial"/>
                  <w:color w:val="595959" w:themeColor="text1" w:themeTint="A6"/>
                </w:rPr>
                <w:delText>65.5</w:delText>
              </w:r>
            </w:del>
          </w:p>
        </w:tc>
      </w:tr>
      <w:tr w:rsidR="0058754D" w:rsidRPr="00C00498" w14:paraId="268FF70A" w14:textId="77777777" w:rsidTr="0058754D">
        <w:tblPrEx>
          <w:tblW w:w="9761" w:type="dxa"/>
          <w:tblPrExChange w:id="148" w:author="Ayush Mittal" w:date="2019-04-26T13:06:00Z">
            <w:tblPrEx>
              <w:tblW w:w="9761" w:type="dxa"/>
            </w:tblPrEx>
          </w:tblPrExChange>
        </w:tblPrEx>
        <w:trPr>
          <w:trHeight w:val="432"/>
          <w:trPrChange w:id="149" w:author="Ayush Mittal" w:date="2019-04-26T13:06:00Z">
            <w:trPr>
              <w:trHeight w:val="432"/>
            </w:trPr>
          </w:trPrChange>
        </w:trPr>
        <w:tc>
          <w:tcPr>
            <w:tcW w:w="4068" w:type="dxa"/>
            <w:gridSpan w:val="4"/>
            <w:tcBorders>
              <w:top w:val="nil"/>
              <w:left w:val="nil"/>
              <w:bottom w:val="single" w:sz="4" w:space="0" w:color="A5BBC2" w:themeColor="accent5"/>
              <w:right w:val="nil"/>
            </w:tcBorders>
            <w:shd w:val="clear" w:color="auto" w:fill="auto"/>
            <w:noWrap/>
            <w:vAlign w:val="center"/>
            <w:tcPrChange w:id="150" w:author="Ayush Mittal" w:date="2019-04-26T13:06:00Z">
              <w:tcPr>
                <w:tcW w:w="4068" w:type="dxa"/>
                <w:gridSpan w:val="4"/>
                <w:tcBorders>
                  <w:top w:val="nil"/>
                  <w:left w:val="nil"/>
                  <w:bottom w:val="single" w:sz="4" w:space="0" w:color="A5BBC2" w:themeColor="accent5"/>
                  <w:right w:val="nil"/>
                </w:tcBorders>
                <w:shd w:val="clear" w:color="auto" w:fill="auto"/>
                <w:noWrap/>
                <w:vAlign w:val="center"/>
              </w:tcPr>
            </w:tcPrChange>
          </w:tcPr>
          <w:p w14:paraId="60855A00" w14:textId="6CC1959B" w:rsidR="0058754D" w:rsidRPr="00C00498" w:rsidRDefault="0058754D" w:rsidP="006A1E6B">
            <w:pPr>
              <w:spacing w:line="240" w:lineRule="auto"/>
              <w:jc w:val="left"/>
              <w:rPr>
                <w:rFonts w:ascii="Georgia" w:hAnsi="Georgia" w:cs="Arial"/>
                <w:b/>
                <w:color w:val="48626B" w:themeColor="accent5" w:themeShade="80"/>
                <w:highlight w:val="yellow"/>
              </w:rPr>
            </w:pPr>
            <w:del w:id="151" w:author="Ayush Mittal" w:date="2019-04-26T13:05:00Z">
              <w:r w:rsidRPr="00C00498" w:rsidDel="0058754D">
                <w:rPr>
                  <w:rFonts w:ascii="Georgia" w:hAnsi="Georgia" w:cs="Arial"/>
                  <w:b/>
                  <w:color w:val="48626B" w:themeColor="accent5" w:themeShade="80"/>
                </w:rPr>
                <w:delText>Goodwill</w:delText>
              </w:r>
            </w:del>
            <w:ins w:id="152" w:author="Ayush Mittal" w:date="2019-04-26T13:05:00Z">
              <w:r w:rsidRPr="00C00498">
                <w:rPr>
                  <w:rFonts w:ascii="Georgia" w:hAnsi="Georgia" w:cs="Arial"/>
                  <w:b/>
                  <w:color w:val="48626B" w:themeColor="accent5" w:themeShade="80"/>
                </w:rPr>
                <w:t xml:space="preserve">Total </w:t>
              </w:r>
            </w:ins>
            <w:ins w:id="153" w:author="Ayush Mittal" w:date="2019-04-26T13:11:00Z">
              <w:r w:rsidRPr="00C00498">
                <w:rPr>
                  <w:rFonts w:ascii="Georgia" w:hAnsi="Georgia" w:cs="Arial"/>
                  <w:b/>
                  <w:color w:val="48626B" w:themeColor="accent5" w:themeShade="80"/>
                </w:rPr>
                <w:t>I</w:t>
              </w:r>
            </w:ins>
            <w:ins w:id="154" w:author="Ayush Mittal" w:date="2019-04-26T13:05:00Z">
              <w:r w:rsidRPr="00C00498">
                <w:rPr>
                  <w:rFonts w:ascii="Georgia" w:hAnsi="Georgia" w:cs="Arial"/>
                  <w:b/>
                  <w:color w:val="48626B" w:themeColor="accent5" w:themeShade="80"/>
                </w:rPr>
                <w:t>ntangible Assets</w:t>
              </w:r>
            </w:ins>
          </w:p>
        </w:tc>
        <w:tc>
          <w:tcPr>
            <w:tcW w:w="270" w:type="dxa"/>
            <w:tcBorders>
              <w:top w:val="nil"/>
              <w:left w:val="nil"/>
              <w:bottom w:val="single" w:sz="4" w:space="0" w:color="A5BBC2" w:themeColor="accent5"/>
              <w:right w:val="nil"/>
            </w:tcBorders>
            <w:shd w:val="clear" w:color="auto" w:fill="auto"/>
            <w:noWrap/>
            <w:vAlign w:val="center"/>
            <w:tcPrChange w:id="155" w:author="Ayush Mittal" w:date="2019-04-26T13:06:00Z">
              <w:tcPr>
                <w:tcW w:w="270" w:type="dxa"/>
                <w:tcBorders>
                  <w:top w:val="nil"/>
                  <w:left w:val="nil"/>
                  <w:bottom w:val="single" w:sz="4" w:space="0" w:color="A5BBC2" w:themeColor="accent5"/>
                  <w:right w:val="nil"/>
                </w:tcBorders>
                <w:shd w:val="clear" w:color="auto" w:fill="auto"/>
                <w:noWrap/>
                <w:vAlign w:val="center"/>
              </w:tcPr>
            </w:tcPrChange>
          </w:tcPr>
          <w:p w14:paraId="76DAA0AB" w14:textId="77777777" w:rsidR="0058754D" w:rsidRPr="00C00498" w:rsidRDefault="0058754D"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Change w:id="156" w:author="Ayush Mittal" w:date="2019-04-26T13:06:00Z">
              <w:tcPr>
                <w:tcW w:w="1408" w:type="dxa"/>
                <w:tcBorders>
                  <w:top w:val="nil"/>
                  <w:left w:val="nil"/>
                  <w:bottom w:val="single" w:sz="4" w:space="0" w:color="A5BBC2" w:themeColor="accent5"/>
                  <w:right w:val="nil"/>
                </w:tcBorders>
                <w:shd w:val="clear" w:color="auto" w:fill="auto"/>
                <w:noWrap/>
                <w:vAlign w:val="center"/>
              </w:tcPr>
            </w:tcPrChange>
          </w:tcPr>
          <w:p w14:paraId="3C52A4D3" w14:textId="77777777" w:rsidR="0058754D" w:rsidRPr="00C00498" w:rsidRDefault="0058754D"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Change w:id="157" w:author="Ayush Mittal" w:date="2019-04-26T13:06:00Z">
              <w:tcPr>
                <w:tcW w:w="236" w:type="dxa"/>
                <w:tcBorders>
                  <w:top w:val="nil"/>
                  <w:left w:val="nil"/>
                  <w:bottom w:val="single" w:sz="4" w:space="0" w:color="A5BBC2" w:themeColor="accent5"/>
                  <w:right w:val="nil"/>
                </w:tcBorders>
                <w:shd w:val="clear" w:color="auto" w:fill="auto"/>
                <w:noWrap/>
                <w:vAlign w:val="center"/>
              </w:tcPr>
            </w:tcPrChange>
          </w:tcPr>
          <w:p w14:paraId="498A1149" w14:textId="77777777" w:rsidR="0058754D" w:rsidRPr="00C00498" w:rsidRDefault="0058754D" w:rsidP="006A1E6B">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Change w:id="158" w:author="Ayush Mittal" w:date="2019-04-26T13:06:00Z">
              <w:tcPr>
                <w:tcW w:w="3779" w:type="dxa"/>
                <w:tcBorders>
                  <w:top w:val="nil"/>
                  <w:left w:val="nil"/>
                  <w:bottom w:val="single" w:sz="4" w:space="0" w:color="A5BBC2" w:themeColor="accent5"/>
                  <w:right w:val="nil"/>
                </w:tcBorders>
                <w:shd w:val="clear" w:color="auto" w:fill="auto"/>
                <w:noWrap/>
                <w:vAlign w:val="center"/>
              </w:tcPr>
            </w:tcPrChange>
          </w:tcPr>
          <w:p w14:paraId="580DDACE" w14:textId="437BA1B1" w:rsidR="0058754D" w:rsidRPr="00C00498" w:rsidRDefault="0058754D" w:rsidP="0058754D">
            <w:pPr>
              <w:spacing w:line="240" w:lineRule="auto"/>
              <w:jc w:val="center"/>
              <w:rPr>
                <w:rFonts w:ascii="Georgia" w:hAnsi="Georgia" w:cs="Arial"/>
                <w:b/>
                <w:color w:val="595959" w:themeColor="text1" w:themeTint="A6"/>
                <w:rPrChange w:id="159" w:author="Ayush Mittal" w:date="2019-04-26T15:10:00Z">
                  <w:rPr>
                    <w:rFonts w:ascii="Georgia" w:hAnsi="Georgia" w:cs="Arial"/>
                    <w:color w:val="595959" w:themeColor="text1" w:themeTint="A6"/>
                  </w:rPr>
                </w:rPrChange>
              </w:rPr>
            </w:pPr>
          </w:p>
        </w:tc>
      </w:tr>
      <w:tr w:rsidR="0058754D" w:rsidRPr="00C00498" w14:paraId="42E8E053" w14:textId="77777777" w:rsidTr="0058754D">
        <w:tblPrEx>
          <w:tblW w:w="9761" w:type="dxa"/>
          <w:tblPrExChange w:id="160" w:author="Ayush Mittal" w:date="2019-04-26T13:12:00Z">
            <w:tblPrEx>
              <w:tblW w:w="9761" w:type="dxa"/>
            </w:tblPrEx>
          </w:tblPrExChange>
        </w:tblPrEx>
        <w:trPr>
          <w:trHeight w:val="432"/>
          <w:ins w:id="161" w:author="Ayush Mittal" w:date="2019-04-26T13:11:00Z"/>
          <w:trPrChange w:id="162" w:author="Ayush Mittal" w:date="2019-04-26T13:12:00Z">
            <w:trPr>
              <w:trHeight w:val="432"/>
            </w:trPr>
          </w:trPrChange>
        </w:trPr>
        <w:tc>
          <w:tcPr>
            <w:tcW w:w="4068" w:type="dxa"/>
            <w:gridSpan w:val="4"/>
            <w:tcBorders>
              <w:top w:val="nil"/>
              <w:left w:val="nil"/>
              <w:bottom w:val="single" w:sz="4" w:space="0" w:color="A5BBC2" w:themeColor="accent5"/>
              <w:right w:val="nil"/>
            </w:tcBorders>
            <w:shd w:val="clear" w:color="auto" w:fill="DAE3E6"/>
            <w:noWrap/>
            <w:vAlign w:val="center"/>
            <w:tcPrChange w:id="163" w:author="Ayush Mittal" w:date="2019-04-26T13:12:00Z">
              <w:tcPr>
                <w:tcW w:w="4068" w:type="dxa"/>
                <w:gridSpan w:val="4"/>
                <w:tcBorders>
                  <w:top w:val="nil"/>
                  <w:left w:val="nil"/>
                  <w:bottom w:val="single" w:sz="4" w:space="0" w:color="A5BBC2" w:themeColor="accent5"/>
                  <w:right w:val="nil"/>
                </w:tcBorders>
                <w:shd w:val="clear" w:color="auto" w:fill="auto"/>
                <w:noWrap/>
                <w:vAlign w:val="center"/>
              </w:tcPr>
            </w:tcPrChange>
          </w:tcPr>
          <w:p w14:paraId="10D4FCF0" w14:textId="364944D0" w:rsidR="0058754D" w:rsidRPr="00C00498" w:rsidDel="0058754D" w:rsidRDefault="0058754D">
            <w:pPr>
              <w:spacing w:line="240" w:lineRule="auto"/>
              <w:jc w:val="left"/>
              <w:rPr>
                <w:ins w:id="164" w:author="Ayush Mittal" w:date="2019-04-26T13:11:00Z"/>
                <w:rFonts w:ascii="Georgia" w:hAnsi="Georgia" w:cs="Arial"/>
                <w:color w:val="48626B" w:themeColor="accent5" w:themeShade="80"/>
              </w:rPr>
              <w:pPrChange w:id="165" w:author="Ayush Mittal" w:date="2019-04-26T13:12:00Z">
                <w:pPr>
                  <w:framePr w:hSpace="180" w:wrap="around" w:vAnchor="text" w:hAnchor="page" w:x="1549" w:y="206"/>
                  <w:spacing w:line="240" w:lineRule="auto"/>
                  <w:ind w:left="252"/>
                  <w:jc w:val="left"/>
                </w:pPr>
              </w:pPrChange>
            </w:pPr>
            <w:ins w:id="166" w:author="Ayush Mittal" w:date="2019-04-26T13:12:00Z">
              <w:r w:rsidRPr="00C00498">
                <w:rPr>
                  <w:rFonts w:ascii="Georgia" w:hAnsi="Georgia" w:cs="Arial"/>
                  <w:b/>
                  <w:color w:val="48626B" w:themeColor="accent5" w:themeShade="80"/>
                </w:rPr>
                <w:t>T</w:t>
              </w:r>
            </w:ins>
            <w:ins w:id="167" w:author="Ayush Mittal" w:date="2019-04-26T13:11:00Z">
              <w:r w:rsidRPr="00C00498">
                <w:rPr>
                  <w:rFonts w:ascii="Georgia" w:hAnsi="Georgia" w:cs="Arial"/>
                  <w:b/>
                  <w:color w:val="48626B" w:themeColor="accent5" w:themeShade="80"/>
                </w:rPr>
                <w:t>angible Asset</w:t>
              </w:r>
            </w:ins>
          </w:p>
        </w:tc>
        <w:tc>
          <w:tcPr>
            <w:tcW w:w="270" w:type="dxa"/>
            <w:tcBorders>
              <w:top w:val="nil"/>
              <w:left w:val="nil"/>
              <w:bottom w:val="single" w:sz="4" w:space="0" w:color="A5BBC2" w:themeColor="accent5"/>
              <w:right w:val="nil"/>
            </w:tcBorders>
            <w:shd w:val="clear" w:color="auto" w:fill="DAE3E6"/>
            <w:noWrap/>
            <w:vAlign w:val="center"/>
            <w:tcPrChange w:id="168" w:author="Ayush Mittal" w:date="2019-04-26T13:12:00Z">
              <w:tcPr>
                <w:tcW w:w="270" w:type="dxa"/>
                <w:tcBorders>
                  <w:top w:val="nil"/>
                  <w:left w:val="nil"/>
                  <w:bottom w:val="single" w:sz="4" w:space="0" w:color="A5BBC2" w:themeColor="accent5"/>
                  <w:right w:val="nil"/>
                </w:tcBorders>
                <w:shd w:val="clear" w:color="auto" w:fill="auto"/>
                <w:noWrap/>
                <w:vAlign w:val="center"/>
              </w:tcPr>
            </w:tcPrChange>
          </w:tcPr>
          <w:p w14:paraId="55F843A0" w14:textId="77777777" w:rsidR="0058754D" w:rsidRPr="00C00498" w:rsidRDefault="0058754D" w:rsidP="0058754D">
            <w:pPr>
              <w:spacing w:line="240" w:lineRule="auto"/>
              <w:jc w:val="center"/>
              <w:rPr>
                <w:ins w:id="169" w:author="Ayush Mittal" w:date="2019-04-26T13:11:00Z"/>
                <w:rFonts w:ascii="Georgia" w:hAnsi="Georgia" w:cs="Arial"/>
              </w:rPr>
            </w:pPr>
          </w:p>
        </w:tc>
        <w:tc>
          <w:tcPr>
            <w:tcW w:w="1408" w:type="dxa"/>
            <w:tcBorders>
              <w:top w:val="nil"/>
              <w:left w:val="nil"/>
              <w:bottom w:val="single" w:sz="4" w:space="0" w:color="A5BBC2" w:themeColor="accent5"/>
              <w:right w:val="nil"/>
            </w:tcBorders>
            <w:shd w:val="clear" w:color="auto" w:fill="DAE3E6"/>
            <w:noWrap/>
            <w:vAlign w:val="center"/>
            <w:tcPrChange w:id="170" w:author="Ayush Mittal" w:date="2019-04-26T13:12:00Z">
              <w:tcPr>
                <w:tcW w:w="1408" w:type="dxa"/>
                <w:tcBorders>
                  <w:top w:val="nil"/>
                  <w:left w:val="nil"/>
                  <w:bottom w:val="single" w:sz="4" w:space="0" w:color="A5BBC2" w:themeColor="accent5"/>
                  <w:right w:val="nil"/>
                </w:tcBorders>
                <w:shd w:val="clear" w:color="auto" w:fill="auto"/>
                <w:noWrap/>
                <w:vAlign w:val="center"/>
              </w:tcPr>
            </w:tcPrChange>
          </w:tcPr>
          <w:p w14:paraId="3047330F" w14:textId="77777777" w:rsidR="0058754D" w:rsidRPr="00C00498" w:rsidRDefault="0058754D" w:rsidP="0058754D">
            <w:pPr>
              <w:spacing w:line="240" w:lineRule="auto"/>
              <w:jc w:val="center"/>
              <w:rPr>
                <w:ins w:id="171" w:author="Ayush Mittal" w:date="2019-04-26T13:11:00Z"/>
                <w:rFonts w:ascii="Georgia" w:hAnsi="Georgia" w:cs="Arial"/>
              </w:rPr>
            </w:pPr>
          </w:p>
        </w:tc>
        <w:tc>
          <w:tcPr>
            <w:tcW w:w="236" w:type="dxa"/>
            <w:tcBorders>
              <w:top w:val="nil"/>
              <w:left w:val="nil"/>
              <w:bottom w:val="single" w:sz="4" w:space="0" w:color="A5BBC2" w:themeColor="accent5"/>
              <w:right w:val="nil"/>
            </w:tcBorders>
            <w:shd w:val="clear" w:color="auto" w:fill="DAE3E6"/>
            <w:noWrap/>
            <w:vAlign w:val="center"/>
            <w:tcPrChange w:id="172" w:author="Ayush Mittal" w:date="2019-04-26T13:12:00Z">
              <w:tcPr>
                <w:tcW w:w="236" w:type="dxa"/>
                <w:tcBorders>
                  <w:top w:val="nil"/>
                  <w:left w:val="nil"/>
                  <w:bottom w:val="single" w:sz="4" w:space="0" w:color="A5BBC2" w:themeColor="accent5"/>
                  <w:right w:val="nil"/>
                </w:tcBorders>
                <w:shd w:val="clear" w:color="auto" w:fill="auto"/>
                <w:noWrap/>
                <w:vAlign w:val="center"/>
              </w:tcPr>
            </w:tcPrChange>
          </w:tcPr>
          <w:p w14:paraId="367E8970" w14:textId="77777777" w:rsidR="0058754D" w:rsidRPr="00C00498" w:rsidRDefault="0058754D" w:rsidP="0058754D">
            <w:pPr>
              <w:spacing w:line="240" w:lineRule="auto"/>
              <w:jc w:val="center"/>
              <w:rPr>
                <w:ins w:id="173" w:author="Ayush Mittal" w:date="2019-04-26T13:11:00Z"/>
                <w:rFonts w:ascii="Georgia" w:hAnsi="Georgia" w:cs="Arial"/>
              </w:rPr>
            </w:pPr>
          </w:p>
        </w:tc>
        <w:tc>
          <w:tcPr>
            <w:tcW w:w="3779" w:type="dxa"/>
            <w:tcBorders>
              <w:top w:val="nil"/>
              <w:left w:val="nil"/>
              <w:bottom w:val="single" w:sz="4" w:space="0" w:color="A5BBC2" w:themeColor="accent5"/>
              <w:right w:val="nil"/>
            </w:tcBorders>
            <w:shd w:val="clear" w:color="auto" w:fill="DAE3E6"/>
            <w:noWrap/>
            <w:vAlign w:val="center"/>
            <w:tcPrChange w:id="174" w:author="Ayush Mittal" w:date="2019-04-26T13:12:00Z">
              <w:tcPr>
                <w:tcW w:w="3779" w:type="dxa"/>
                <w:tcBorders>
                  <w:top w:val="nil"/>
                  <w:left w:val="nil"/>
                  <w:bottom w:val="single" w:sz="4" w:space="0" w:color="A5BBC2" w:themeColor="accent5"/>
                  <w:right w:val="nil"/>
                </w:tcBorders>
                <w:shd w:val="clear" w:color="auto" w:fill="auto"/>
                <w:noWrap/>
                <w:vAlign w:val="center"/>
              </w:tcPr>
            </w:tcPrChange>
          </w:tcPr>
          <w:p w14:paraId="2F6B5000" w14:textId="77777777" w:rsidR="0058754D" w:rsidRPr="00C00498" w:rsidDel="0058754D" w:rsidRDefault="0058754D" w:rsidP="0058754D">
            <w:pPr>
              <w:spacing w:line="240" w:lineRule="auto"/>
              <w:jc w:val="center"/>
              <w:rPr>
                <w:ins w:id="175" w:author="Ayush Mittal" w:date="2019-04-26T13:11:00Z"/>
                <w:rFonts w:ascii="Georgia" w:hAnsi="Georgia" w:cs="Arial"/>
                <w:color w:val="595959" w:themeColor="text1" w:themeTint="A6"/>
              </w:rPr>
            </w:pPr>
          </w:p>
        </w:tc>
      </w:tr>
      <w:tr w:rsidR="0058754D" w:rsidRPr="00C00498" w14:paraId="0166FD09"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7C050B2D" w14:textId="3D8254EE" w:rsidR="0058754D" w:rsidRPr="00C00498" w:rsidRDefault="0058754D" w:rsidP="0058754D">
            <w:pPr>
              <w:spacing w:line="240" w:lineRule="auto"/>
              <w:ind w:left="252"/>
              <w:jc w:val="left"/>
              <w:rPr>
                <w:rFonts w:ascii="Georgia" w:hAnsi="Georgia" w:cs="Arial"/>
                <w:color w:val="48626B" w:themeColor="accent5" w:themeShade="80"/>
              </w:rPr>
            </w:pPr>
            <w:del w:id="176" w:author="Ayush Mittal" w:date="2019-04-26T13:08:00Z">
              <w:r w:rsidRPr="00C00498" w:rsidDel="0058754D">
                <w:rPr>
                  <w:rFonts w:ascii="Georgia" w:hAnsi="Georgia" w:cs="Arial"/>
                  <w:color w:val="48626B" w:themeColor="accent5" w:themeShade="80"/>
                </w:rPr>
                <w:delText>Assembled Workforce</w:delText>
              </w:r>
            </w:del>
            <w:ins w:id="177" w:author="Ayush Mittal" w:date="2019-04-26T13:08:00Z">
              <w:r w:rsidRPr="00C00498">
                <w:rPr>
                  <w:rFonts w:ascii="Georgia" w:hAnsi="Georgia" w:cs="Arial"/>
                  <w:color w:val="48626B" w:themeColor="accent5" w:themeShade="80"/>
                </w:rPr>
                <w:t>Cash and Cash Equivalents</w:t>
              </w:r>
            </w:ins>
          </w:p>
        </w:tc>
        <w:tc>
          <w:tcPr>
            <w:tcW w:w="270" w:type="dxa"/>
            <w:tcBorders>
              <w:top w:val="nil"/>
              <w:left w:val="nil"/>
              <w:bottom w:val="single" w:sz="4" w:space="0" w:color="A5BBC2" w:themeColor="accent5"/>
              <w:right w:val="nil"/>
            </w:tcBorders>
            <w:shd w:val="clear" w:color="auto" w:fill="auto"/>
            <w:noWrap/>
            <w:vAlign w:val="center"/>
          </w:tcPr>
          <w:p w14:paraId="688AC7AA" w14:textId="77777777" w:rsidR="0058754D" w:rsidRPr="00C00498" w:rsidRDefault="0058754D" w:rsidP="0058754D">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2F1AAA96" w14:textId="77777777" w:rsidR="0058754D" w:rsidRPr="00C00498" w:rsidRDefault="0058754D" w:rsidP="0058754D">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2D0F1090" w14:textId="77777777" w:rsidR="0058754D" w:rsidRPr="00C00498" w:rsidRDefault="0058754D" w:rsidP="0058754D">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35FB3683" w14:textId="50B39032" w:rsidR="0058754D" w:rsidRPr="00C00498" w:rsidRDefault="0058754D" w:rsidP="0058754D">
            <w:pPr>
              <w:spacing w:line="240" w:lineRule="auto"/>
              <w:jc w:val="center"/>
              <w:rPr>
                <w:rFonts w:ascii="Georgia" w:hAnsi="Georgia" w:cs="Arial"/>
                <w:color w:val="595959" w:themeColor="text1" w:themeTint="A6"/>
              </w:rPr>
            </w:pPr>
            <w:del w:id="178" w:author="Ayush Mittal" w:date="2019-04-26T13:09:00Z">
              <w:r w:rsidRPr="00C00498" w:rsidDel="0058754D">
                <w:rPr>
                  <w:rFonts w:ascii="Georgia" w:hAnsi="Georgia" w:cs="Arial"/>
                  <w:color w:val="595959" w:themeColor="text1" w:themeTint="A6"/>
                </w:rPr>
                <w:delText>686.7</w:delText>
              </w:r>
            </w:del>
          </w:p>
        </w:tc>
      </w:tr>
      <w:tr w:rsidR="0058754D" w:rsidRPr="00C00498" w14:paraId="32975879" w14:textId="77777777" w:rsidTr="00E97DAB">
        <w:trPr>
          <w:trHeight w:val="432"/>
        </w:trPr>
        <w:tc>
          <w:tcPr>
            <w:tcW w:w="5746" w:type="dxa"/>
            <w:gridSpan w:val="6"/>
            <w:tcBorders>
              <w:top w:val="nil"/>
              <w:left w:val="nil"/>
              <w:bottom w:val="single" w:sz="4" w:space="0" w:color="A5BBC2" w:themeColor="accent5"/>
              <w:right w:val="nil"/>
            </w:tcBorders>
            <w:shd w:val="clear" w:color="auto" w:fill="auto"/>
            <w:noWrap/>
            <w:vAlign w:val="center"/>
          </w:tcPr>
          <w:p w14:paraId="24BDF95E" w14:textId="28B334F0" w:rsidR="0058754D" w:rsidRPr="00C00498" w:rsidRDefault="0058754D">
            <w:pPr>
              <w:spacing w:line="240" w:lineRule="auto"/>
              <w:ind w:left="259"/>
              <w:rPr>
                <w:rFonts w:ascii="Georgia" w:hAnsi="Georgia" w:cs="Arial"/>
              </w:rPr>
              <w:pPrChange w:id="179" w:author="Ayush Mittal" w:date="2019-04-26T13:09:00Z">
                <w:pPr>
                  <w:framePr w:hSpace="180" w:wrap="around" w:vAnchor="text" w:hAnchor="page" w:x="1549" w:y="206"/>
                  <w:spacing w:line="240" w:lineRule="auto"/>
                  <w:jc w:val="center"/>
                </w:pPr>
              </w:pPrChange>
            </w:pPr>
            <w:del w:id="180" w:author="Ayush Mittal" w:date="2019-04-26T13:08:00Z">
              <w:r w:rsidRPr="00C00498" w:rsidDel="0058754D">
                <w:rPr>
                  <w:rFonts w:ascii="Georgia" w:hAnsi="Georgia" w:cs="Arial"/>
                  <w:color w:val="48626B" w:themeColor="accent5" w:themeShade="80"/>
                </w:rPr>
                <w:delText>Goodwill</w:delText>
              </w:r>
            </w:del>
            <w:ins w:id="181" w:author="Ayush Mittal" w:date="2019-04-26T13:08:00Z">
              <w:r w:rsidRPr="00C00498">
                <w:rPr>
                  <w:rFonts w:ascii="Georgia" w:hAnsi="Georgia" w:cs="Arial"/>
                  <w:color w:val="48626B" w:themeColor="accent5" w:themeShade="80"/>
                </w:rPr>
                <w:t>Adjusted Debt-Free Cash</w:t>
              </w:r>
            </w:ins>
            <w:ins w:id="182" w:author="Ayush Mittal" w:date="2019-04-26T13:09:00Z">
              <w:r w:rsidRPr="00C00498">
                <w:rPr>
                  <w:rFonts w:ascii="Georgia" w:hAnsi="Georgia" w:cs="Arial"/>
                  <w:color w:val="48626B" w:themeColor="accent5" w:themeShade="80"/>
                </w:rPr>
                <w:t>-Free Working Capital</w:t>
              </w:r>
            </w:ins>
          </w:p>
        </w:tc>
        <w:tc>
          <w:tcPr>
            <w:tcW w:w="236" w:type="dxa"/>
            <w:tcBorders>
              <w:top w:val="nil"/>
              <w:left w:val="nil"/>
              <w:bottom w:val="single" w:sz="4" w:space="0" w:color="A5BBC2" w:themeColor="accent5"/>
              <w:right w:val="nil"/>
            </w:tcBorders>
            <w:shd w:val="clear" w:color="auto" w:fill="auto"/>
            <w:noWrap/>
            <w:vAlign w:val="center"/>
          </w:tcPr>
          <w:p w14:paraId="271446DE" w14:textId="77777777" w:rsidR="0058754D" w:rsidRPr="00C00498" w:rsidRDefault="0058754D" w:rsidP="0058754D">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4FEF8392" w14:textId="2B5C60F5" w:rsidR="0058754D" w:rsidRPr="00C00498" w:rsidRDefault="0058754D" w:rsidP="0058754D">
            <w:pPr>
              <w:spacing w:line="240" w:lineRule="auto"/>
              <w:jc w:val="center"/>
              <w:rPr>
                <w:rFonts w:ascii="Georgia" w:hAnsi="Georgia" w:cs="Arial"/>
                <w:color w:val="595959" w:themeColor="text1" w:themeTint="A6"/>
              </w:rPr>
            </w:pPr>
            <w:del w:id="183" w:author="Ayush Mittal" w:date="2019-04-26T13:09:00Z">
              <w:r w:rsidRPr="00C00498" w:rsidDel="0058754D">
                <w:rPr>
                  <w:rFonts w:ascii="Georgia" w:hAnsi="Georgia" w:cs="Arial"/>
                  <w:color w:val="595959" w:themeColor="text1" w:themeTint="A6"/>
                </w:rPr>
                <w:delText>4,649.2</w:delText>
              </w:r>
            </w:del>
          </w:p>
        </w:tc>
      </w:tr>
      <w:tr w:rsidR="0058754D" w:rsidRPr="00C00498" w14:paraId="35C82EEA" w14:textId="77777777" w:rsidTr="006A1E6B">
        <w:trPr>
          <w:trHeight w:val="432"/>
        </w:trPr>
        <w:tc>
          <w:tcPr>
            <w:tcW w:w="5982" w:type="dxa"/>
            <w:gridSpan w:val="7"/>
            <w:tcBorders>
              <w:top w:val="nil"/>
              <w:left w:val="nil"/>
              <w:bottom w:val="single" w:sz="4" w:space="0" w:color="A5BBC2" w:themeColor="accent5"/>
              <w:right w:val="nil"/>
            </w:tcBorders>
            <w:shd w:val="clear" w:color="auto" w:fill="auto"/>
            <w:noWrap/>
            <w:vAlign w:val="center"/>
          </w:tcPr>
          <w:p w14:paraId="7329EB07" w14:textId="58EF7095" w:rsidR="0058754D" w:rsidRPr="00C00498" w:rsidRDefault="0058754D">
            <w:pPr>
              <w:spacing w:line="240" w:lineRule="auto"/>
              <w:ind w:left="259"/>
              <w:rPr>
                <w:rFonts w:ascii="Georgia" w:hAnsi="Georgia" w:cs="Arial"/>
              </w:rPr>
              <w:pPrChange w:id="184" w:author="Ayush Mittal" w:date="2019-04-26T13:09:00Z">
                <w:pPr>
                  <w:framePr w:hSpace="180" w:wrap="around" w:vAnchor="text" w:hAnchor="page" w:x="1549" w:y="206"/>
                  <w:spacing w:line="240" w:lineRule="auto"/>
                </w:pPr>
              </w:pPrChange>
            </w:pPr>
            <w:ins w:id="185" w:author="Ayush Mittal" w:date="2019-04-26T13:09:00Z">
              <w:r w:rsidRPr="00C00498">
                <w:rPr>
                  <w:rFonts w:ascii="Georgia" w:hAnsi="Georgia" w:cs="Arial"/>
                  <w:color w:val="48626B" w:themeColor="accent5" w:themeShade="80"/>
                </w:rPr>
                <w:t>Net Fixed Assets</w:t>
              </w:r>
            </w:ins>
            <w:del w:id="186" w:author="Ayush Mittal" w:date="2019-04-26T13:09:00Z">
              <w:r w:rsidRPr="00C00498" w:rsidDel="0058754D">
                <w:rPr>
                  <w:rFonts w:ascii="Georgia" w:hAnsi="Georgia" w:cs="Arial"/>
                  <w:b/>
                  <w:color w:val="48626B" w:themeColor="accent5" w:themeShade="80"/>
                </w:rPr>
                <w:delText>Concluded Fair Value of the Subject Interest</w:delText>
              </w:r>
            </w:del>
          </w:p>
        </w:tc>
        <w:tc>
          <w:tcPr>
            <w:tcW w:w="3779" w:type="dxa"/>
            <w:tcBorders>
              <w:top w:val="nil"/>
              <w:left w:val="nil"/>
              <w:bottom w:val="single" w:sz="4" w:space="0" w:color="A5BBC2" w:themeColor="accent5"/>
              <w:right w:val="nil"/>
            </w:tcBorders>
            <w:shd w:val="clear" w:color="auto" w:fill="auto"/>
            <w:noWrap/>
            <w:vAlign w:val="center"/>
          </w:tcPr>
          <w:p w14:paraId="2A2A59EA" w14:textId="2A16693D" w:rsidR="0058754D" w:rsidRPr="00C00498" w:rsidRDefault="0058754D" w:rsidP="0058754D">
            <w:pPr>
              <w:spacing w:line="240" w:lineRule="auto"/>
              <w:jc w:val="center"/>
              <w:rPr>
                <w:rFonts w:ascii="Georgia" w:hAnsi="Georgia" w:cs="Arial"/>
                <w:color w:val="595959" w:themeColor="text1" w:themeTint="A6"/>
              </w:rPr>
            </w:pPr>
            <w:del w:id="187" w:author="Ayush Mittal" w:date="2019-04-26T13:09:00Z">
              <w:r w:rsidRPr="00C00498" w:rsidDel="0058754D">
                <w:rPr>
                  <w:rFonts w:ascii="Georgia" w:hAnsi="Georgia" w:cs="Arial"/>
                  <w:b/>
                  <w:color w:val="595959" w:themeColor="text1" w:themeTint="A6"/>
                </w:rPr>
                <w:delText>114,660.0</w:delText>
              </w:r>
            </w:del>
          </w:p>
        </w:tc>
      </w:tr>
      <w:tr w:rsidR="0058754D" w:rsidRPr="00C00498" w14:paraId="5C4C6990" w14:textId="77777777" w:rsidTr="0058754D">
        <w:tblPrEx>
          <w:tblW w:w="9761" w:type="dxa"/>
          <w:tblPrExChange w:id="188" w:author="Ayush Mittal" w:date="2019-04-26T13:10:00Z">
            <w:tblPrEx>
              <w:tblW w:w="9761" w:type="dxa"/>
            </w:tblPrEx>
          </w:tblPrExChange>
        </w:tblPrEx>
        <w:trPr>
          <w:trHeight w:val="360"/>
          <w:trPrChange w:id="189" w:author="Ayush Mittal" w:date="2019-04-26T13:10:00Z">
            <w:trPr>
              <w:trHeight w:val="360"/>
            </w:trPr>
          </w:trPrChange>
        </w:trPr>
        <w:tc>
          <w:tcPr>
            <w:tcW w:w="4338" w:type="dxa"/>
            <w:gridSpan w:val="5"/>
            <w:tcBorders>
              <w:top w:val="nil"/>
              <w:left w:val="nil"/>
              <w:bottom w:val="single" w:sz="4" w:space="0" w:color="A5BBC2" w:themeColor="accent5"/>
              <w:right w:val="nil"/>
            </w:tcBorders>
            <w:shd w:val="clear" w:color="auto" w:fill="auto"/>
            <w:noWrap/>
            <w:vAlign w:val="center"/>
            <w:hideMark/>
            <w:tcPrChange w:id="190" w:author="Ayush Mittal" w:date="2019-04-26T13:10:00Z">
              <w:tcPr>
                <w:tcW w:w="4338" w:type="dxa"/>
                <w:gridSpan w:val="5"/>
                <w:tcBorders>
                  <w:top w:val="nil"/>
                  <w:left w:val="nil"/>
                  <w:bottom w:val="nil"/>
                  <w:right w:val="nil"/>
                </w:tcBorders>
                <w:shd w:val="clear" w:color="000000" w:fill="DAE3E6" w:themeFill="accent5" w:themeFillTint="66"/>
                <w:noWrap/>
                <w:vAlign w:val="center"/>
                <w:hideMark/>
              </w:tcPr>
            </w:tcPrChange>
          </w:tcPr>
          <w:p w14:paraId="7F536760" w14:textId="5A799985" w:rsidR="0058754D" w:rsidRPr="00C00498" w:rsidRDefault="0058754D" w:rsidP="0058754D">
            <w:pPr>
              <w:spacing w:line="240" w:lineRule="auto"/>
              <w:rPr>
                <w:rFonts w:ascii="Georgia" w:hAnsi="Georgia" w:cs="Arial"/>
                <w:b/>
                <w:color w:val="48626B" w:themeColor="accent5" w:themeShade="80"/>
              </w:rPr>
            </w:pPr>
            <w:ins w:id="191" w:author="Ayush Mittal" w:date="2019-04-26T13:10:00Z">
              <w:r w:rsidRPr="00C00498">
                <w:rPr>
                  <w:rFonts w:ascii="Georgia" w:hAnsi="Georgia" w:cs="Arial"/>
                  <w:b/>
                  <w:color w:val="48626B" w:themeColor="accent5" w:themeShade="80"/>
                </w:rPr>
                <w:t xml:space="preserve">Total </w:t>
              </w:r>
            </w:ins>
            <w:ins w:id="192" w:author="Ayush Mittal" w:date="2019-04-26T13:11:00Z">
              <w:r w:rsidRPr="00C00498">
                <w:rPr>
                  <w:rFonts w:ascii="Georgia" w:hAnsi="Georgia" w:cs="Arial"/>
                  <w:b/>
                  <w:color w:val="48626B" w:themeColor="accent5" w:themeShade="80"/>
                </w:rPr>
                <w:t>Tangible</w:t>
              </w:r>
            </w:ins>
            <w:ins w:id="193" w:author="Ayush Mittal" w:date="2019-04-26T13:10:00Z">
              <w:r w:rsidRPr="00C00498">
                <w:rPr>
                  <w:rFonts w:ascii="Georgia" w:hAnsi="Georgia" w:cs="Arial"/>
                  <w:b/>
                  <w:color w:val="48626B" w:themeColor="accent5" w:themeShade="80"/>
                </w:rPr>
                <w:t xml:space="preserve"> Assets</w:t>
              </w:r>
            </w:ins>
            <w:del w:id="194" w:author="Ayush Mittal" w:date="2019-04-26T13:10:00Z">
              <w:r w:rsidRPr="00C00498" w:rsidDel="0058754D">
                <w:rPr>
                  <w:rFonts w:ascii="Georgia" w:hAnsi="Georgia" w:cs="Arial"/>
                  <w:b/>
                  <w:color w:val="48626B" w:themeColor="accent5" w:themeShade="80"/>
                </w:rPr>
                <w:delText>Purchase Consideration</w:delText>
              </w:r>
            </w:del>
          </w:p>
        </w:tc>
        <w:tc>
          <w:tcPr>
            <w:tcW w:w="1408" w:type="dxa"/>
            <w:tcBorders>
              <w:top w:val="nil"/>
              <w:left w:val="nil"/>
              <w:bottom w:val="single" w:sz="4" w:space="0" w:color="A5BBC2" w:themeColor="accent5"/>
              <w:right w:val="nil"/>
            </w:tcBorders>
            <w:shd w:val="clear" w:color="auto" w:fill="auto"/>
            <w:vAlign w:val="center"/>
            <w:hideMark/>
            <w:tcPrChange w:id="195" w:author="Ayush Mittal" w:date="2019-04-26T13:10:00Z">
              <w:tcPr>
                <w:tcW w:w="1408" w:type="dxa"/>
                <w:tcBorders>
                  <w:top w:val="nil"/>
                  <w:left w:val="nil"/>
                  <w:bottom w:val="nil"/>
                  <w:right w:val="nil"/>
                </w:tcBorders>
                <w:shd w:val="clear" w:color="000000" w:fill="DAE3E6" w:themeFill="accent5" w:themeFillTint="66"/>
                <w:vAlign w:val="center"/>
                <w:hideMark/>
              </w:tcPr>
            </w:tcPrChange>
          </w:tcPr>
          <w:p w14:paraId="3DB1BB7F" w14:textId="77777777" w:rsidR="0058754D" w:rsidRPr="00C00498" w:rsidRDefault="0058754D" w:rsidP="0058754D">
            <w:pPr>
              <w:spacing w:line="240" w:lineRule="auto"/>
              <w:rPr>
                <w:rFonts w:ascii="Georgia" w:hAnsi="Georgia" w:cs="Arial"/>
                <w:b/>
                <w:color w:val="48626B" w:themeColor="accent5" w:themeShade="80"/>
              </w:rPr>
            </w:pPr>
          </w:p>
        </w:tc>
        <w:tc>
          <w:tcPr>
            <w:tcW w:w="4015" w:type="dxa"/>
            <w:gridSpan w:val="2"/>
            <w:tcBorders>
              <w:top w:val="nil"/>
              <w:left w:val="nil"/>
              <w:bottom w:val="single" w:sz="4" w:space="0" w:color="A5BBC2" w:themeColor="accent5"/>
              <w:right w:val="nil"/>
            </w:tcBorders>
            <w:shd w:val="clear" w:color="auto" w:fill="auto"/>
            <w:vAlign w:val="center"/>
            <w:hideMark/>
            <w:tcPrChange w:id="196" w:author="Ayush Mittal" w:date="2019-04-26T13:10:00Z">
              <w:tcPr>
                <w:tcW w:w="4015" w:type="dxa"/>
                <w:gridSpan w:val="2"/>
                <w:tcBorders>
                  <w:top w:val="nil"/>
                  <w:left w:val="nil"/>
                  <w:bottom w:val="nil"/>
                  <w:right w:val="nil"/>
                </w:tcBorders>
                <w:shd w:val="clear" w:color="000000" w:fill="DAE3E6" w:themeFill="accent5" w:themeFillTint="66"/>
                <w:vAlign w:val="center"/>
                <w:hideMark/>
              </w:tcPr>
            </w:tcPrChange>
          </w:tcPr>
          <w:p w14:paraId="6672C715" w14:textId="3226539C" w:rsidR="0058754D" w:rsidRPr="00C00498" w:rsidRDefault="0058754D" w:rsidP="0058754D">
            <w:pPr>
              <w:spacing w:line="240" w:lineRule="auto"/>
              <w:jc w:val="center"/>
              <w:rPr>
                <w:rFonts w:ascii="Georgia" w:hAnsi="Georgia" w:cs="Arial"/>
                <w:b/>
                <w:color w:val="48626B" w:themeColor="accent5" w:themeShade="80"/>
              </w:rPr>
            </w:pPr>
            <w:del w:id="197" w:author="Ayush Mittal" w:date="2019-04-26T13:10:00Z">
              <w:r w:rsidRPr="00C00498" w:rsidDel="0058754D">
                <w:rPr>
                  <w:rFonts w:ascii="Georgia" w:hAnsi="Georgia" w:cs="Arial"/>
                  <w:b/>
                  <w:color w:val="48626B" w:themeColor="accent5" w:themeShade="80"/>
                </w:rPr>
                <w:delText>Value Indication</w:delText>
              </w:r>
            </w:del>
          </w:p>
        </w:tc>
      </w:tr>
      <w:tr w:rsidR="0058754D" w:rsidRPr="00C00498" w:rsidDel="0058754D" w14:paraId="365084CD" w14:textId="083929B0" w:rsidTr="0058754D">
        <w:trPr>
          <w:trHeight w:val="432"/>
          <w:del w:id="198" w:author="Ayush Mittal" w:date="2019-04-26T13:11:00Z"/>
        </w:trPr>
        <w:tc>
          <w:tcPr>
            <w:tcW w:w="5746" w:type="dxa"/>
            <w:gridSpan w:val="6"/>
            <w:tcBorders>
              <w:top w:val="single" w:sz="4" w:space="0" w:color="A5BBC2" w:themeColor="accent5"/>
              <w:left w:val="nil"/>
              <w:bottom w:val="single" w:sz="4" w:space="0" w:color="A5BBC2" w:themeColor="accent5"/>
              <w:right w:val="nil"/>
            </w:tcBorders>
            <w:shd w:val="clear" w:color="auto" w:fill="auto"/>
            <w:noWrap/>
            <w:vAlign w:val="center"/>
          </w:tcPr>
          <w:p w14:paraId="7A7A9998" w14:textId="13D8444D" w:rsidR="0058754D" w:rsidRPr="00C00498" w:rsidDel="0058754D" w:rsidRDefault="0058754D" w:rsidP="0058754D">
            <w:pPr>
              <w:spacing w:line="240" w:lineRule="auto"/>
              <w:rPr>
                <w:del w:id="199" w:author="Ayush Mittal" w:date="2019-04-26T13:11:00Z"/>
                <w:rFonts w:ascii="Georgia" w:hAnsi="Georgia" w:cs="Arial"/>
              </w:rPr>
            </w:pPr>
            <w:del w:id="200" w:author="Ayush Mittal" w:date="2019-04-26T13:11:00Z">
              <w:r w:rsidRPr="00C00498" w:rsidDel="0058754D">
                <w:rPr>
                  <w:rFonts w:ascii="Georgia" w:hAnsi="Georgia" w:cs="Arial"/>
                  <w:b/>
                  <w:color w:val="48626B" w:themeColor="accent5" w:themeShade="80"/>
                </w:rPr>
                <w:delText>Total Value of Shares Issued to Shire</w:delText>
              </w:r>
            </w:del>
          </w:p>
        </w:tc>
        <w:tc>
          <w:tcPr>
            <w:tcW w:w="236" w:type="dxa"/>
            <w:tcBorders>
              <w:top w:val="single" w:sz="4" w:space="0" w:color="A5BBC2" w:themeColor="accent5"/>
              <w:left w:val="nil"/>
              <w:bottom w:val="single" w:sz="4" w:space="0" w:color="A5BBC2" w:themeColor="accent5"/>
              <w:right w:val="nil"/>
            </w:tcBorders>
            <w:shd w:val="clear" w:color="auto" w:fill="auto"/>
            <w:noWrap/>
            <w:vAlign w:val="center"/>
          </w:tcPr>
          <w:p w14:paraId="4C6345B8" w14:textId="6AC102C1" w:rsidR="0058754D" w:rsidRPr="00C00498" w:rsidDel="0058754D" w:rsidRDefault="0058754D" w:rsidP="0058754D">
            <w:pPr>
              <w:spacing w:line="240" w:lineRule="auto"/>
              <w:jc w:val="center"/>
              <w:rPr>
                <w:del w:id="201" w:author="Ayush Mittal" w:date="2019-04-26T13:11:00Z"/>
                <w:rFonts w:ascii="Georgia" w:hAnsi="Georgia" w:cs="Arial"/>
              </w:rPr>
            </w:pPr>
          </w:p>
        </w:tc>
        <w:tc>
          <w:tcPr>
            <w:tcW w:w="3779" w:type="dxa"/>
            <w:tcBorders>
              <w:top w:val="single" w:sz="4" w:space="0" w:color="A5BBC2" w:themeColor="accent5"/>
              <w:left w:val="nil"/>
              <w:bottom w:val="single" w:sz="4" w:space="0" w:color="A5BBC2" w:themeColor="accent5"/>
              <w:right w:val="nil"/>
            </w:tcBorders>
            <w:shd w:val="clear" w:color="auto" w:fill="auto"/>
            <w:noWrap/>
            <w:vAlign w:val="center"/>
          </w:tcPr>
          <w:p w14:paraId="17767418" w14:textId="7EEA93E8" w:rsidR="0058754D" w:rsidRPr="00C00498" w:rsidDel="0058754D" w:rsidRDefault="0058754D" w:rsidP="0058754D">
            <w:pPr>
              <w:spacing w:line="240" w:lineRule="auto"/>
              <w:jc w:val="center"/>
              <w:rPr>
                <w:del w:id="202" w:author="Ayush Mittal" w:date="2019-04-26T13:11:00Z"/>
                <w:rFonts w:ascii="Georgia" w:hAnsi="Georgia" w:cs="Arial"/>
                <w:color w:val="595959" w:themeColor="text1" w:themeTint="A6"/>
              </w:rPr>
            </w:pPr>
            <w:del w:id="203" w:author="Ayush Mittal" w:date="2019-04-26T13:11:00Z">
              <w:r w:rsidRPr="00C00498" w:rsidDel="0058754D">
                <w:rPr>
                  <w:rFonts w:ascii="Georgia" w:hAnsi="Georgia" w:cs="Arial"/>
                  <w:color w:val="595959" w:themeColor="text1" w:themeTint="A6"/>
                </w:rPr>
                <w:delText>49,539.8</w:delText>
              </w:r>
            </w:del>
          </w:p>
        </w:tc>
      </w:tr>
      <w:tr w:rsidR="0058754D" w:rsidRPr="00C00498" w:rsidDel="0058754D" w14:paraId="318D7FE7" w14:textId="47CB1FC0" w:rsidTr="006A1E6B">
        <w:trPr>
          <w:trHeight w:val="432"/>
          <w:del w:id="204" w:author="Ayush Mittal" w:date="2019-04-26T13:10:00Z"/>
        </w:trPr>
        <w:tc>
          <w:tcPr>
            <w:tcW w:w="4068" w:type="dxa"/>
            <w:gridSpan w:val="4"/>
            <w:tcBorders>
              <w:top w:val="nil"/>
              <w:left w:val="nil"/>
              <w:bottom w:val="single" w:sz="4" w:space="0" w:color="A5BBC2" w:themeColor="accent5"/>
              <w:right w:val="nil"/>
            </w:tcBorders>
            <w:shd w:val="clear" w:color="auto" w:fill="auto"/>
            <w:noWrap/>
            <w:vAlign w:val="center"/>
          </w:tcPr>
          <w:p w14:paraId="4A037C45" w14:textId="47BAD39F" w:rsidR="0058754D" w:rsidRPr="00C00498" w:rsidDel="0058754D" w:rsidRDefault="0058754D" w:rsidP="0058754D">
            <w:pPr>
              <w:spacing w:line="240" w:lineRule="auto"/>
              <w:jc w:val="left"/>
              <w:rPr>
                <w:del w:id="205" w:author="Ayush Mittal" w:date="2019-04-26T13:10:00Z"/>
                <w:rFonts w:ascii="Georgia" w:hAnsi="Georgia" w:cs="Arial"/>
                <w:color w:val="48626B" w:themeColor="accent5" w:themeShade="80"/>
              </w:rPr>
            </w:pPr>
            <w:del w:id="206" w:author="Ayush Mittal" w:date="2019-04-26T13:10:00Z">
              <w:r w:rsidRPr="00C00498" w:rsidDel="0058754D">
                <w:rPr>
                  <w:rFonts w:ascii="Georgia" w:hAnsi="Georgia" w:cs="Arial"/>
                  <w:b/>
                  <w:color w:val="48626B" w:themeColor="accent5" w:themeShade="80"/>
                </w:rPr>
                <w:delText>Payment to MTS</w:delText>
              </w:r>
            </w:del>
          </w:p>
        </w:tc>
        <w:tc>
          <w:tcPr>
            <w:tcW w:w="270" w:type="dxa"/>
            <w:tcBorders>
              <w:top w:val="nil"/>
              <w:left w:val="nil"/>
              <w:bottom w:val="single" w:sz="4" w:space="0" w:color="A5BBC2" w:themeColor="accent5"/>
              <w:right w:val="nil"/>
            </w:tcBorders>
            <w:shd w:val="clear" w:color="auto" w:fill="auto"/>
            <w:noWrap/>
            <w:vAlign w:val="center"/>
          </w:tcPr>
          <w:p w14:paraId="02C34E11" w14:textId="65554FA7" w:rsidR="0058754D" w:rsidRPr="00C00498" w:rsidDel="0058754D" w:rsidRDefault="0058754D" w:rsidP="0058754D">
            <w:pPr>
              <w:spacing w:line="240" w:lineRule="auto"/>
              <w:jc w:val="center"/>
              <w:rPr>
                <w:del w:id="207" w:author="Ayush Mittal" w:date="2019-04-26T13:10:00Z"/>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1996A457" w14:textId="14DDB228" w:rsidR="0058754D" w:rsidRPr="00C00498" w:rsidDel="0058754D" w:rsidRDefault="0058754D" w:rsidP="0058754D">
            <w:pPr>
              <w:spacing w:line="240" w:lineRule="auto"/>
              <w:jc w:val="center"/>
              <w:rPr>
                <w:del w:id="208" w:author="Ayush Mittal" w:date="2019-04-26T13:10:00Z"/>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432B5FFF" w14:textId="18085F02" w:rsidR="0058754D" w:rsidRPr="00C00498" w:rsidDel="0058754D" w:rsidRDefault="0058754D" w:rsidP="0058754D">
            <w:pPr>
              <w:spacing w:line="240" w:lineRule="auto"/>
              <w:jc w:val="center"/>
              <w:rPr>
                <w:del w:id="209" w:author="Ayush Mittal" w:date="2019-04-26T13:10:00Z"/>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720E8191" w14:textId="4AD0D012" w:rsidR="0058754D" w:rsidRPr="00C00498" w:rsidDel="0058754D" w:rsidRDefault="0058754D" w:rsidP="0058754D">
            <w:pPr>
              <w:spacing w:line="240" w:lineRule="auto"/>
              <w:jc w:val="center"/>
              <w:rPr>
                <w:del w:id="210" w:author="Ayush Mittal" w:date="2019-04-26T13:10:00Z"/>
                <w:rFonts w:ascii="Georgia" w:hAnsi="Georgia" w:cs="Arial"/>
                <w:color w:val="595959" w:themeColor="text1" w:themeTint="A6"/>
              </w:rPr>
            </w:pPr>
            <w:del w:id="211" w:author="Ayush Mittal" w:date="2019-04-26T13:10:00Z">
              <w:r w:rsidRPr="00C00498" w:rsidDel="0058754D">
                <w:rPr>
                  <w:rFonts w:ascii="Georgia" w:hAnsi="Georgia" w:cs="Arial"/>
                  <w:color w:val="595959" w:themeColor="text1" w:themeTint="A6"/>
                </w:rPr>
                <w:delText>2,500.0</w:delText>
              </w:r>
            </w:del>
          </w:p>
        </w:tc>
      </w:tr>
      <w:tr w:rsidR="0058754D" w:rsidRPr="00C00498" w:rsidDel="0058754D" w14:paraId="3068BEB3" w14:textId="2C9C7A71" w:rsidTr="006A1E6B">
        <w:trPr>
          <w:trHeight w:val="432"/>
          <w:del w:id="212" w:author="Ayush Mittal" w:date="2019-04-26T13:10:00Z"/>
        </w:trPr>
        <w:tc>
          <w:tcPr>
            <w:tcW w:w="4068" w:type="dxa"/>
            <w:gridSpan w:val="4"/>
            <w:tcBorders>
              <w:top w:val="nil"/>
              <w:left w:val="nil"/>
              <w:bottom w:val="single" w:sz="4" w:space="0" w:color="A5BBC2" w:themeColor="accent5"/>
              <w:right w:val="nil"/>
            </w:tcBorders>
            <w:shd w:val="clear" w:color="auto" w:fill="auto"/>
            <w:noWrap/>
            <w:vAlign w:val="center"/>
          </w:tcPr>
          <w:p w14:paraId="1C708DDF" w14:textId="4F98D0DD" w:rsidR="0058754D" w:rsidRPr="00C00498" w:rsidDel="0058754D" w:rsidRDefault="0058754D" w:rsidP="0058754D">
            <w:pPr>
              <w:spacing w:line="240" w:lineRule="auto"/>
              <w:jc w:val="left"/>
              <w:rPr>
                <w:del w:id="213" w:author="Ayush Mittal" w:date="2019-04-26T13:10:00Z"/>
                <w:rFonts w:ascii="Georgia" w:hAnsi="Georgia" w:cs="Arial"/>
                <w:color w:val="48626B" w:themeColor="accent5" w:themeShade="80"/>
              </w:rPr>
            </w:pPr>
            <w:del w:id="214" w:author="Ayush Mittal" w:date="2019-04-26T13:10:00Z">
              <w:r w:rsidRPr="00C00498" w:rsidDel="0058754D">
                <w:rPr>
                  <w:rFonts w:ascii="Georgia" w:hAnsi="Georgia" w:cs="Arial"/>
                  <w:b/>
                  <w:color w:val="48626B" w:themeColor="accent5" w:themeShade="80"/>
                </w:rPr>
                <w:delText>Contingent Consideration</w:delText>
              </w:r>
            </w:del>
          </w:p>
        </w:tc>
        <w:tc>
          <w:tcPr>
            <w:tcW w:w="270" w:type="dxa"/>
            <w:tcBorders>
              <w:top w:val="nil"/>
              <w:left w:val="nil"/>
              <w:bottom w:val="single" w:sz="4" w:space="0" w:color="A5BBC2" w:themeColor="accent5"/>
              <w:right w:val="nil"/>
            </w:tcBorders>
            <w:shd w:val="clear" w:color="auto" w:fill="auto"/>
            <w:noWrap/>
            <w:vAlign w:val="center"/>
          </w:tcPr>
          <w:p w14:paraId="24FF6C65" w14:textId="34919AEF" w:rsidR="0058754D" w:rsidRPr="00C00498" w:rsidDel="0058754D" w:rsidRDefault="0058754D" w:rsidP="0058754D">
            <w:pPr>
              <w:spacing w:line="240" w:lineRule="auto"/>
              <w:jc w:val="center"/>
              <w:rPr>
                <w:del w:id="215" w:author="Ayush Mittal" w:date="2019-04-26T13:10:00Z"/>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75EE23FF" w14:textId="50F184D6" w:rsidR="0058754D" w:rsidRPr="00C00498" w:rsidDel="0058754D" w:rsidRDefault="0058754D" w:rsidP="0058754D">
            <w:pPr>
              <w:spacing w:line="240" w:lineRule="auto"/>
              <w:jc w:val="center"/>
              <w:rPr>
                <w:del w:id="216" w:author="Ayush Mittal" w:date="2019-04-26T13:10:00Z"/>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4BE7EE83" w14:textId="5C81E08E" w:rsidR="0058754D" w:rsidRPr="00C00498" w:rsidDel="0058754D" w:rsidRDefault="0058754D" w:rsidP="0058754D">
            <w:pPr>
              <w:spacing w:line="240" w:lineRule="auto"/>
              <w:jc w:val="center"/>
              <w:rPr>
                <w:del w:id="217" w:author="Ayush Mittal" w:date="2019-04-26T13:10:00Z"/>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1BB6019E" w14:textId="7D90871E" w:rsidR="0058754D" w:rsidRPr="00C00498" w:rsidDel="0058754D" w:rsidRDefault="0058754D" w:rsidP="0058754D">
            <w:pPr>
              <w:spacing w:line="240" w:lineRule="auto"/>
              <w:jc w:val="center"/>
              <w:rPr>
                <w:del w:id="218" w:author="Ayush Mittal" w:date="2019-04-26T13:10:00Z"/>
                <w:rFonts w:ascii="Georgia" w:hAnsi="Georgia" w:cs="Arial"/>
                <w:color w:val="595959" w:themeColor="text1" w:themeTint="A6"/>
              </w:rPr>
            </w:pPr>
          </w:p>
        </w:tc>
      </w:tr>
      <w:tr w:rsidR="0058754D" w:rsidRPr="00C00498" w:rsidDel="0058754D" w14:paraId="5DDE3EB5" w14:textId="6124542E" w:rsidTr="006A1E6B">
        <w:trPr>
          <w:trHeight w:val="432"/>
          <w:del w:id="219" w:author="Ayush Mittal" w:date="2019-04-26T13:10:00Z"/>
        </w:trPr>
        <w:tc>
          <w:tcPr>
            <w:tcW w:w="4068" w:type="dxa"/>
            <w:gridSpan w:val="4"/>
            <w:tcBorders>
              <w:top w:val="nil"/>
              <w:left w:val="nil"/>
              <w:bottom w:val="single" w:sz="4" w:space="0" w:color="A5BBC2" w:themeColor="accent5"/>
              <w:right w:val="nil"/>
            </w:tcBorders>
            <w:shd w:val="clear" w:color="auto" w:fill="auto"/>
            <w:noWrap/>
            <w:vAlign w:val="center"/>
          </w:tcPr>
          <w:p w14:paraId="3D68AAA0" w14:textId="72A179E1" w:rsidR="0058754D" w:rsidRPr="00C00498" w:rsidDel="0058754D" w:rsidRDefault="0058754D" w:rsidP="0058754D">
            <w:pPr>
              <w:spacing w:line="240" w:lineRule="auto"/>
              <w:ind w:left="252"/>
              <w:jc w:val="left"/>
              <w:rPr>
                <w:del w:id="220" w:author="Ayush Mittal" w:date="2019-04-26T13:10:00Z"/>
                <w:rFonts w:ascii="Georgia" w:hAnsi="Georgia" w:cs="Arial"/>
                <w:b/>
                <w:color w:val="48626B" w:themeColor="accent5" w:themeShade="80"/>
              </w:rPr>
            </w:pPr>
            <w:del w:id="221" w:author="Ayush Mittal" w:date="2019-04-26T13:10:00Z">
              <w:r w:rsidRPr="00C00498" w:rsidDel="0058754D">
                <w:rPr>
                  <w:rFonts w:ascii="Georgia" w:hAnsi="Georgia" w:cs="Arial"/>
                  <w:color w:val="48626B" w:themeColor="accent5" w:themeShade="80"/>
                </w:rPr>
                <w:delText>Royalty and Milestone Payments</w:delText>
              </w:r>
            </w:del>
          </w:p>
        </w:tc>
        <w:tc>
          <w:tcPr>
            <w:tcW w:w="270" w:type="dxa"/>
            <w:tcBorders>
              <w:top w:val="nil"/>
              <w:left w:val="nil"/>
              <w:bottom w:val="single" w:sz="4" w:space="0" w:color="A5BBC2" w:themeColor="accent5"/>
              <w:right w:val="nil"/>
            </w:tcBorders>
            <w:shd w:val="clear" w:color="auto" w:fill="auto"/>
            <w:noWrap/>
            <w:vAlign w:val="center"/>
          </w:tcPr>
          <w:p w14:paraId="73668E8B" w14:textId="37CD9783" w:rsidR="0058754D" w:rsidRPr="00C00498" w:rsidDel="0058754D" w:rsidRDefault="0058754D" w:rsidP="0058754D">
            <w:pPr>
              <w:spacing w:line="240" w:lineRule="auto"/>
              <w:jc w:val="center"/>
              <w:rPr>
                <w:del w:id="222" w:author="Ayush Mittal" w:date="2019-04-26T13:10:00Z"/>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40776335" w14:textId="653A5048" w:rsidR="0058754D" w:rsidRPr="00C00498" w:rsidDel="0058754D" w:rsidRDefault="0058754D" w:rsidP="0058754D">
            <w:pPr>
              <w:spacing w:line="240" w:lineRule="auto"/>
              <w:jc w:val="center"/>
              <w:rPr>
                <w:del w:id="223" w:author="Ayush Mittal" w:date="2019-04-26T13:10:00Z"/>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3F25B3B5" w14:textId="0926D63E" w:rsidR="0058754D" w:rsidRPr="00C00498" w:rsidDel="0058754D" w:rsidRDefault="0058754D" w:rsidP="0058754D">
            <w:pPr>
              <w:spacing w:line="240" w:lineRule="auto"/>
              <w:jc w:val="center"/>
              <w:rPr>
                <w:del w:id="224" w:author="Ayush Mittal" w:date="2019-04-26T13:10:00Z"/>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246BFD39" w14:textId="725FD2BB" w:rsidR="0058754D" w:rsidRPr="00C00498" w:rsidDel="0058754D" w:rsidRDefault="0058754D" w:rsidP="0058754D">
            <w:pPr>
              <w:spacing w:line="240" w:lineRule="auto"/>
              <w:jc w:val="center"/>
              <w:rPr>
                <w:del w:id="225" w:author="Ayush Mittal" w:date="2019-04-26T13:10:00Z"/>
                <w:rFonts w:ascii="Georgia" w:hAnsi="Georgia" w:cs="Arial"/>
                <w:color w:val="595959" w:themeColor="text1" w:themeTint="A6"/>
              </w:rPr>
            </w:pPr>
            <w:del w:id="226" w:author="Ayush Mittal" w:date="2019-04-26T13:10:00Z">
              <w:r w:rsidRPr="00C00498" w:rsidDel="0058754D">
                <w:rPr>
                  <w:rFonts w:ascii="Georgia" w:hAnsi="Georgia" w:cs="Arial"/>
                  <w:color w:val="595959" w:themeColor="text1" w:themeTint="A6"/>
                </w:rPr>
                <w:delText>62,665.8</w:delText>
              </w:r>
            </w:del>
          </w:p>
        </w:tc>
      </w:tr>
      <w:tr w:rsidR="0058754D" w:rsidRPr="00C00498" w:rsidDel="0058754D" w14:paraId="79C6901D" w14:textId="37EA78EC" w:rsidTr="006A1E6B">
        <w:trPr>
          <w:trHeight w:val="432"/>
          <w:del w:id="227" w:author="Ayush Mittal" w:date="2019-04-26T13:10:00Z"/>
        </w:trPr>
        <w:tc>
          <w:tcPr>
            <w:tcW w:w="4068" w:type="dxa"/>
            <w:gridSpan w:val="4"/>
            <w:tcBorders>
              <w:top w:val="nil"/>
              <w:left w:val="nil"/>
              <w:bottom w:val="single" w:sz="4" w:space="0" w:color="A5BBC2" w:themeColor="accent5"/>
              <w:right w:val="nil"/>
            </w:tcBorders>
            <w:shd w:val="clear" w:color="auto" w:fill="auto"/>
            <w:noWrap/>
            <w:vAlign w:val="center"/>
          </w:tcPr>
          <w:p w14:paraId="32189F24" w14:textId="267B8553" w:rsidR="0058754D" w:rsidRPr="00C00498" w:rsidDel="0058754D" w:rsidRDefault="0058754D" w:rsidP="0058754D">
            <w:pPr>
              <w:spacing w:line="240" w:lineRule="auto"/>
              <w:ind w:left="252"/>
              <w:jc w:val="left"/>
              <w:rPr>
                <w:del w:id="228" w:author="Ayush Mittal" w:date="2019-04-26T13:10:00Z"/>
                <w:rFonts w:ascii="Georgia" w:hAnsi="Georgia" w:cs="Arial"/>
                <w:color w:val="48626B" w:themeColor="accent5" w:themeShade="80"/>
              </w:rPr>
            </w:pPr>
            <w:del w:id="229" w:author="Ayush Mittal" w:date="2019-04-26T13:10:00Z">
              <w:r w:rsidRPr="00C00498" w:rsidDel="0058754D">
                <w:rPr>
                  <w:rFonts w:ascii="Georgia" w:hAnsi="Georgia" w:cs="Arial"/>
                  <w:color w:val="48626B" w:themeColor="accent5" w:themeShade="80"/>
                </w:rPr>
                <w:delText>Anti-Dilution Rights</w:delText>
              </w:r>
            </w:del>
          </w:p>
        </w:tc>
        <w:tc>
          <w:tcPr>
            <w:tcW w:w="270" w:type="dxa"/>
            <w:tcBorders>
              <w:top w:val="nil"/>
              <w:left w:val="nil"/>
              <w:bottom w:val="single" w:sz="4" w:space="0" w:color="A5BBC2" w:themeColor="accent5"/>
              <w:right w:val="nil"/>
            </w:tcBorders>
            <w:shd w:val="clear" w:color="auto" w:fill="auto"/>
            <w:noWrap/>
            <w:vAlign w:val="center"/>
          </w:tcPr>
          <w:p w14:paraId="759DE571" w14:textId="6BB6791F" w:rsidR="0058754D" w:rsidRPr="00C00498" w:rsidDel="0058754D" w:rsidRDefault="0058754D" w:rsidP="0058754D">
            <w:pPr>
              <w:spacing w:line="240" w:lineRule="auto"/>
              <w:jc w:val="center"/>
              <w:rPr>
                <w:del w:id="230" w:author="Ayush Mittal" w:date="2019-04-26T13:10:00Z"/>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45781730" w14:textId="52518E66" w:rsidR="0058754D" w:rsidRPr="00C00498" w:rsidDel="0058754D" w:rsidRDefault="0058754D" w:rsidP="0058754D">
            <w:pPr>
              <w:spacing w:line="240" w:lineRule="auto"/>
              <w:jc w:val="center"/>
              <w:rPr>
                <w:del w:id="231" w:author="Ayush Mittal" w:date="2019-04-26T13:10:00Z"/>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2B1E5F16" w14:textId="1DD0CDE0" w:rsidR="0058754D" w:rsidRPr="00C00498" w:rsidDel="0058754D" w:rsidRDefault="0058754D" w:rsidP="0058754D">
            <w:pPr>
              <w:spacing w:line="240" w:lineRule="auto"/>
              <w:jc w:val="center"/>
              <w:rPr>
                <w:del w:id="232" w:author="Ayush Mittal" w:date="2019-04-26T13:10:00Z"/>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47328FE1" w14:textId="60159B0F" w:rsidR="0058754D" w:rsidRPr="00C00498" w:rsidDel="0058754D" w:rsidRDefault="0058754D" w:rsidP="0058754D">
            <w:pPr>
              <w:spacing w:line="240" w:lineRule="auto"/>
              <w:jc w:val="center"/>
              <w:rPr>
                <w:del w:id="233" w:author="Ayush Mittal" w:date="2019-04-26T13:10:00Z"/>
                <w:rFonts w:ascii="Georgia" w:hAnsi="Georgia" w:cs="Arial"/>
                <w:color w:val="595959" w:themeColor="text1" w:themeTint="A6"/>
              </w:rPr>
            </w:pPr>
            <w:del w:id="234" w:author="Ayush Mittal" w:date="2019-04-26T13:10:00Z">
              <w:r w:rsidRPr="00C00498" w:rsidDel="0058754D">
                <w:rPr>
                  <w:rFonts w:ascii="Georgia" w:hAnsi="Georgia" w:cs="Arial"/>
                  <w:color w:val="595959" w:themeColor="text1" w:themeTint="A6"/>
                </w:rPr>
                <w:delText>(42.9)</w:delText>
              </w:r>
            </w:del>
          </w:p>
        </w:tc>
      </w:tr>
      <w:tr w:rsidR="0058754D" w:rsidRPr="00C00498" w:rsidDel="0058754D" w14:paraId="374DDDFD" w14:textId="6D58765D" w:rsidTr="006A1E6B">
        <w:trPr>
          <w:trHeight w:val="432"/>
          <w:del w:id="235" w:author="Ayush Mittal" w:date="2019-04-26T13:10:00Z"/>
        </w:trPr>
        <w:tc>
          <w:tcPr>
            <w:tcW w:w="4068" w:type="dxa"/>
            <w:gridSpan w:val="4"/>
            <w:tcBorders>
              <w:top w:val="nil"/>
              <w:left w:val="nil"/>
              <w:bottom w:val="single" w:sz="4" w:space="0" w:color="A5BBC2" w:themeColor="accent5"/>
              <w:right w:val="nil"/>
            </w:tcBorders>
            <w:shd w:val="clear" w:color="auto" w:fill="auto"/>
            <w:noWrap/>
            <w:vAlign w:val="center"/>
          </w:tcPr>
          <w:p w14:paraId="51939F85" w14:textId="2E24E4B4" w:rsidR="0058754D" w:rsidRPr="00C00498" w:rsidDel="0058754D" w:rsidRDefault="0058754D" w:rsidP="0058754D">
            <w:pPr>
              <w:spacing w:line="240" w:lineRule="auto"/>
              <w:jc w:val="left"/>
              <w:rPr>
                <w:del w:id="236" w:author="Ayush Mittal" w:date="2019-04-26T13:10:00Z"/>
                <w:rFonts w:ascii="Georgia" w:hAnsi="Georgia" w:cs="Arial"/>
                <w:color w:val="48626B" w:themeColor="accent5" w:themeShade="80"/>
              </w:rPr>
            </w:pPr>
            <w:del w:id="237" w:author="Ayush Mittal" w:date="2019-04-26T13:10:00Z">
              <w:r w:rsidRPr="00C00498" w:rsidDel="0058754D">
                <w:rPr>
                  <w:rFonts w:ascii="Georgia" w:hAnsi="Georgia" w:cs="Arial"/>
                  <w:b/>
                  <w:color w:val="48626B" w:themeColor="accent5" w:themeShade="80"/>
                </w:rPr>
                <w:delText>Total Contingent Consideration</w:delText>
              </w:r>
            </w:del>
          </w:p>
        </w:tc>
        <w:tc>
          <w:tcPr>
            <w:tcW w:w="270" w:type="dxa"/>
            <w:tcBorders>
              <w:top w:val="nil"/>
              <w:left w:val="nil"/>
              <w:bottom w:val="single" w:sz="4" w:space="0" w:color="A5BBC2" w:themeColor="accent5"/>
              <w:right w:val="nil"/>
            </w:tcBorders>
            <w:shd w:val="clear" w:color="auto" w:fill="auto"/>
            <w:noWrap/>
            <w:vAlign w:val="center"/>
          </w:tcPr>
          <w:p w14:paraId="275B9C3E" w14:textId="5866A20F" w:rsidR="0058754D" w:rsidRPr="00C00498" w:rsidDel="0058754D" w:rsidRDefault="0058754D" w:rsidP="0058754D">
            <w:pPr>
              <w:spacing w:line="240" w:lineRule="auto"/>
              <w:jc w:val="center"/>
              <w:rPr>
                <w:del w:id="238" w:author="Ayush Mittal" w:date="2019-04-26T13:10:00Z"/>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0085B1B9" w14:textId="7463FD07" w:rsidR="0058754D" w:rsidRPr="00C00498" w:rsidDel="0058754D" w:rsidRDefault="0058754D" w:rsidP="0058754D">
            <w:pPr>
              <w:spacing w:line="240" w:lineRule="auto"/>
              <w:jc w:val="center"/>
              <w:rPr>
                <w:del w:id="239" w:author="Ayush Mittal" w:date="2019-04-26T13:10:00Z"/>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23FFA65A" w14:textId="3AEEDEBE" w:rsidR="0058754D" w:rsidRPr="00C00498" w:rsidDel="0058754D" w:rsidRDefault="0058754D" w:rsidP="0058754D">
            <w:pPr>
              <w:spacing w:line="240" w:lineRule="auto"/>
              <w:jc w:val="center"/>
              <w:rPr>
                <w:del w:id="240" w:author="Ayush Mittal" w:date="2019-04-26T13:10:00Z"/>
                <w:rFonts w:ascii="Georgia" w:hAnsi="Georgia" w:cs="Arial"/>
              </w:rPr>
            </w:pPr>
          </w:p>
        </w:tc>
        <w:tc>
          <w:tcPr>
            <w:tcW w:w="3779" w:type="dxa"/>
            <w:tcBorders>
              <w:top w:val="nil"/>
              <w:left w:val="nil"/>
              <w:bottom w:val="single" w:sz="4" w:space="0" w:color="A5BBC2" w:themeColor="accent5"/>
              <w:right w:val="nil"/>
            </w:tcBorders>
            <w:shd w:val="clear" w:color="auto" w:fill="auto"/>
            <w:noWrap/>
            <w:vAlign w:val="center"/>
          </w:tcPr>
          <w:p w14:paraId="219DA19E" w14:textId="61C568F5" w:rsidR="0058754D" w:rsidRPr="00C00498" w:rsidDel="0058754D" w:rsidRDefault="0058754D" w:rsidP="0058754D">
            <w:pPr>
              <w:spacing w:line="240" w:lineRule="auto"/>
              <w:jc w:val="center"/>
              <w:rPr>
                <w:del w:id="241" w:author="Ayush Mittal" w:date="2019-04-26T13:10:00Z"/>
                <w:rFonts w:ascii="Georgia" w:hAnsi="Georgia" w:cs="Arial"/>
                <w:b/>
                <w:color w:val="595959" w:themeColor="text1" w:themeTint="A6"/>
              </w:rPr>
            </w:pPr>
            <w:del w:id="242" w:author="Ayush Mittal" w:date="2019-04-26T13:10:00Z">
              <w:r w:rsidRPr="00C00498" w:rsidDel="0058754D">
                <w:rPr>
                  <w:rFonts w:ascii="Georgia" w:hAnsi="Georgia" w:cs="Arial"/>
                  <w:b/>
                  <w:color w:val="595959" w:themeColor="text1" w:themeTint="A6"/>
                </w:rPr>
                <w:delText>62,662.9</w:delText>
              </w:r>
            </w:del>
          </w:p>
        </w:tc>
      </w:tr>
      <w:tr w:rsidR="0058754D" w:rsidRPr="00C00498" w14:paraId="0A0FBD8F" w14:textId="77777777" w:rsidTr="0058754D">
        <w:tblPrEx>
          <w:tblW w:w="9761" w:type="dxa"/>
          <w:tblPrExChange w:id="243" w:author="Ayush Mittal" w:date="2019-04-26T13:12:00Z">
            <w:tblPrEx>
              <w:tblW w:w="9761" w:type="dxa"/>
            </w:tblPrEx>
          </w:tblPrExChange>
        </w:tblPrEx>
        <w:trPr>
          <w:trHeight w:val="432"/>
          <w:trPrChange w:id="244" w:author="Ayush Mittal" w:date="2019-04-26T13:12:00Z">
            <w:trPr>
              <w:trHeight w:val="432"/>
            </w:trPr>
          </w:trPrChange>
        </w:trPr>
        <w:tc>
          <w:tcPr>
            <w:tcW w:w="4068" w:type="dxa"/>
            <w:gridSpan w:val="4"/>
            <w:tcBorders>
              <w:top w:val="nil"/>
              <w:left w:val="nil"/>
              <w:bottom w:val="single" w:sz="4" w:space="0" w:color="A5BBC2" w:themeColor="accent5"/>
              <w:right w:val="nil"/>
            </w:tcBorders>
            <w:shd w:val="clear" w:color="auto" w:fill="DAE3E6"/>
            <w:noWrap/>
            <w:vAlign w:val="center"/>
            <w:tcPrChange w:id="245" w:author="Ayush Mittal" w:date="2019-04-26T13:12:00Z">
              <w:tcPr>
                <w:tcW w:w="4068" w:type="dxa"/>
                <w:gridSpan w:val="4"/>
                <w:tcBorders>
                  <w:top w:val="nil"/>
                  <w:left w:val="nil"/>
                  <w:bottom w:val="single" w:sz="4" w:space="0" w:color="A5BBC2" w:themeColor="accent5"/>
                  <w:right w:val="nil"/>
                </w:tcBorders>
                <w:shd w:val="clear" w:color="auto" w:fill="auto"/>
                <w:noWrap/>
                <w:vAlign w:val="center"/>
              </w:tcPr>
            </w:tcPrChange>
          </w:tcPr>
          <w:p w14:paraId="472FE2B6" w14:textId="77777777" w:rsidR="0058754D" w:rsidRPr="00C00498" w:rsidRDefault="0058754D" w:rsidP="0058754D">
            <w:pPr>
              <w:spacing w:line="240" w:lineRule="auto"/>
              <w:jc w:val="left"/>
              <w:rPr>
                <w:rFonts w:ascii="Georgia" w:hAnsi="Georgia" w:cs="Arial"/>
                <w:color w:val="48626B" w:themeColor="accent5" w:themeShade="80"/>
              </w:rPr>
            </w:pPr>
            <w:r w:rsidRPr="00C00498">
              <w:rPr>
                <w:rFonts w:ascii="Georgia" w:hAnsi="Georgia" w:cs="Arial"/>
                <w:b/>
                <w:color w:val="48626B" w:themeColor="accent5" w:themeShade="80"/>
              </w:rPr>
              <w:t>Total Purchase Consideration</w:t>
            </w:r>
          </w:p>
        </w:tc>
        <w:tc>
          <w:tcPr>
            <w:tcW w:w="270" w:type="dxa"/>
            <w:tcBorders>
              <w:top w:val="nil"/>
              <w:left w:val="nil"/>
              <w:bottom w:val="single" w:sz="4" w:space="0" w:color="A5BBC2" w:themeColor="accent5"/>
              <w:right w:val="nil"/>
            </w:tcBorders>
            <w:shd w:val="clear" w:color="auto" w:fill="DAE3E6"/>
            <w:noWrap/>
            <w:vAlign w:val="center"/>
            <w:tcPrChange w:id="246" w:author="Ayush Mittal" w:date="2019-04-26T13:12:00Z">
              <w:tcPr>
                <w:tcW w:w="270" w:type="dxa"/>
                <w:tcBorders>
                  <w:top w:val="nil"/>
                  <w:left w:val="nil"/>
                  <w:bottom w:val="single" w:sz="4" w:space="0" w:color="A5BBC2" w:themeColor="accent5"/>
                  <w:right w:val="nil"/>
                </w:tcBorders>
                <w:shd w:val="clear" w:color="auto" w:fill="auto"/>
                <w:noWrap/>
                <w:vAlign w:val="center"/>
              </w:tcPr>
            </w:tcPrChange>
          </w:tcPr>
          <w:p w14:paraId="131946EC" w14:textId="77777777" w:rsidR="0058754D" w:rsidRPr="00C00498" w:rsidRDefault="0058754D" w:rsidP="0058754D">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DAE3E6"/>
            <w:noWrap/>
            <w:vAlign w:val="center"/>
            <w:tcPrChange w:id="247" w:author="Ayush Mittal" w:date="2019-04-26T13:12:00Z">
              <w:tcPr>
                <w:tcW w:w="1408" w:type="dxa"/>
                <w:tcBorders>
                  <w:top w:val="nil"/>
                  <w:left w:val="nil"/>
                  <w:bottom w:val="single" w:sz="4" w:space="0" w:color="A5BBC2" w:themeColor="accent5"/>
                  <w:right w:val="nil"/>
                </w:tcBorders>
                <w:shd w:val="clear" w:color="auto" w:fill="auto"/>
                <w:noWrap/>
                <w:vAlign w:val="center"/>
              </w:tcPr>
            </w:tcPrChange>
          </w:tcPr>
          <w:p w14:paraId="4BC2874D" w14:textId="77777777" w:rsidR="0058754D" w:rsidRPr="00C00498" w:rsidRDefault="0058754D" w:rsidP="0058754D">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DAE3E6"/>
            <w:noWrap/>
            <w:vAlign w:val="center"/>
            <w:tcPrChange w:id="248" w:author="Ayush Mittal" w:date="2019-04-26T13:12:00Z">
              <w:tcPr>
                <w:tcW w:w="236" w:type="dxa"/>
                <w:tcBorders>
                  <w:top w:val="nil"/>
                  <w:left w:val="nil"/>
                  <w:bottom w:val="single" w:sz="4" w:space="0" w:color="A5BBC2" w:themeColor="accent5"/>
                  <w:right w:val="nil"/>
                </w:tcBorders>
                <w:shd w:val="clear" w:color="auto" w:fill="auto"/>
                <w:noWrap/>
                <w:vAlign w:val="center"/>
              </w:tcPr>
            </w:tcPrChange>
          </w:tcPr>
          <w:p w14:paraId="00CD7E53" w14:textId="77777777" w:rsidR="0058754D" w:rsidRPr="00C00498" w:rsidRDefault="0058754D" w:rsidP="0058754D">
            <w:pPr>
              <w:spacing w:line="240" w:lineRule="auto"/>
              <w:jc w:val="center"/>
              <w:rPr>
                <w:rFonts w:ascii="Georgia" w:hAnsi="Georgia" w:cs="Arial"/>
              </w:rPr>
            </w:pPr>
          </w:p>
        </w:tc>
        <w:tc>
          <w:tcPr>
            <w:tcW w:w="3779" w:type="dxa"/>
            <w:tcBorders>
              <w:top w:val="nil"/>
              <w:left w:val="nil"/>
              <w:bottom w:val="single" w:sz="4" w:space="0" w:color="A5BBC2" w:themeColor="accent5"/>
              <w:right w:val="nil"/>
            </w:tcBorders>
            <w:shd w:val="clear" w:color="auto" w:fill="DAE3E6"/>
            <w:noWrap/>
            <w:vAlign w:val="center"/>
            <w:tcPrChange w:id="249" w:author="Ayush Mittal" w:date="2019-04-26T13:12:00Z">
              <w:tcPr>
                <w:tcW w:w="3779" w:type="dxa"/>
                <w:tcBorders>
                  <w:top w:val="nil"/>
                  <w:left w:val="nil"/>
                  <w:bottom w:val="single" w:sz="4" w:space="0" w:color="A5BBC2" w:themeColor="accent5"/>
                  <w:right w:val="nil"/>
                </w:tcBorders>
                <w:shd w:val="clear" w:color="auto" w:fill="auto"/>
                <w:noWrap/>
                <w:vAlign w:val="center"/>
              </w:tcPr>
            </w:tcPrChange>
          </w:tcPr>
          <w:p w14:paraId="6673F876" w14:textId="3ED7BC80" w:rsidR="0058754D" w:rsidRPr="00C00498" w:rsidRDefault="0058754D" w:rsidP="0058754D">
            <w:pPr>
              <w:spacing w:line="240" w:lineRule="auto"/>
              <w:jc w:val="center"/>
              <w:rPr>
                <w:rFonts w:ascii="Georgia" w:hAnsi="Georgia" w:cs="Arial"/>
                <w:color w:val="595959" w:themeColor="text1" w:themeTint="A6"/>
              </w:rPr>
            </w:pPr>
            <w:del w:id="250" w:author="Ayush Mittal" w:date="2019-04-26T13:11:00Z">
              <w:r w:rsidRPr="00C00498" w:rsidDel="0058754D">
                <w:rPr>
                  <w:rFonts w:ascii="Georgia" w:hAnsi="Georgia" w:cs="Arial"/>
                  <w:b/>
                  <w:color w:val="595959" w:themeColor="text1" w:themeTint="A6"/>
                </w:rPr>
                <w:delText>114,660.0</w:delText>
              </w:r>
            </w:del>
          </w:p>
        </w:tc>
      </w:tr>
    </w:tbl>
    <w:p w14:paraId="4D38B85D" w14:textId="77777777" w:rsidR="00BE4E09" w:rsidRPr="00C00498" w:rsidRDefault="00BE4E09" w:rsidP="007C77D3">
      <w:pPr>
        <w:pStyle w:val="RNABodyCopy"/>
      </w:pPr>
    </w:p>
    <w:p w14:paraId="0A3B58BA" w14:textId="77777777" w:rsidR="00573796" w:rsidRPr="00C00498" w:rsidRDefault="00573796" w:rsidP="007C77D3">
      <w:pPr>
        <w:pStyle w:val="RNABodyCopy"/>
      </w:pPr>
      <w:r w:rsidRPr="00C00498">
        <w:t xml:space="preserve">The conclusions and opinions expressed in this letter and the accompanying Report are contingent upon the qualifying factors set forth in the Statement of Limiting Conditions and throughout the completed Report.  </w:t>
      </w:r>
    </w:p>
    <w:p w14:paraId="21C79158" w14:textId="77777777" w:rsidR="00573796" w:rsidRPr="00C00498" w:rsidRDefault="00573796" w:rsidP="007C77D3">
      <w:pPr>
        <w:pStyle w:val="RNABodyCopy"/>
      </w:pPr>
    </w:p>
    <w:p w14:paraId="001F922C" w14:textId="7F4B118F" w:rsidR="00573796" w:rsidRPr="00C00498" w:rsidRDefault="00573796" w:rsidP="007C77D3">
      <w:pPr>
        <w:pStyle w:val="RNABodyCopy"/>
      </w:pPr>
      <w:r w:rsidRPr="00C00498">
        <w:t>If you have any questions concerning this Report, please contact me at 925.940.02</w:t>
      </w:r>
      <w:r w:rsidR="005976E1" w:rsidRPr="00C00498">
        <w:t>20</w:t>
      </w:r>
      <w:r w:rsidRPr="00C00498">
        <w:t xml:space="preserve">.  </w:t>
      </w:r>
    </w:p>
    <w:p w14:paraId="5637541C" w14:textId="77777777" w:rsidR="00573796" w:rsidRPr="00C00498" w:rsidRDefault="00573796" w:rsidP="007C77D3">
      <w:pPr>
        <w:pStyle w:val="RNABodyCopy"/>
      </w:pPr>
    </w:p>
    <w:p w14:paraId="23A2A3DF" w14:textId="77777777" w:rsidR="00573796" w:rsidRPr="00C00498" w:rsidRDefault="00573796" w:rsidP="007C77D3">
      <w:pPr>
        <w:pStyle w:val="RNABodyCopy"/>
      </w:pPr>
      <w:r w:rsidRPr="00C00498">
        <w:t>Sincerely,</w:t>
      </w:r>
    </w:p>
    <w:p w14:paraId="36A77C4D" w14:textId="77777777" w:rsidR="00624B6F" w:rsidRPr="00C00498" w:rsidRDefault="00624B6F" w:rsidP="007C77D3">
      <w:pPr>
        <w:pStyle w:val="RNABodyCopy"/>
      </w:pPr>
    </w:p>
    <w:p w14:paraId="7F125A6C" w14:textId="7D35515A" w:rsidR="00573796" w:rsidRPr="00C00498" w:rsidRDefault="00573796" w:rsidP="007C77D3">
      <w:pPr>
        <w:pStyle w:val="RNABodyCopy"/>
        <w:rPr>
          <w:b/>
        </w:rPr>
      </w:pPr>
      <w:r w:rsidRPr="00C00498">
        <w:rPr>
          <w:b/>
        </w:rPr>
        <w:t>RNA C</w:t>
      </w:r>
      <w:r w:rsidR="007C77D3" w:rsidRPr="00C00498">
        <w:rPr>
          <w:b/>
        </w:rPr>
        <w:t>apital</w:t>
      </w:r>
      <w:r w:rsidRPr="00C00498">
        <w:rPr>
          <w:b/>
        </w:rPr>
        <w:t xml:space="preserve"> A</w:t>
      </w:r>
      <w:r w:rsidR="007C77D3" w:rsidRPr="00C00498">
        <w:rPr>
          <w:b/>
        </w:rPr>
        <w:t>dvisors</w:t>
      </w:r>
      <w:r w:rsidRPr="00C00498">
        <w:rPr>
          <w:b/>
        </w:rPr>
        <w:t xml:space="preserve"> </w:t>
      </w:r>
    </w:p>
    <w:p w14:paraId="4974593C" w14:textId="7A512EC7" w:rsidR="00624B6F" w:rsidRPr="00C00498" w:rsidRDefault="00966AD0" w:rsidP="007C77D3">
      <w:pPr>
        <w:pStyle w:val="RNABodyCopy"/>
      </w:pPr>
      <w:del w:id="251" w:author="Ayush Mittal" w:date="2019-04-26T13:12:00Z">
        <w:r w:rsidRPr="00C00498" w:rsidDel="0058754D">
          <w:rPr>
            <w:i/>
            <w:noProof/>
            <w:sz w:val="30"/>
            <w:szCs w:val="30"/>
          </w:rPr>
          <w:drawing>
            <wp:anchor distT="0" distB="0" distL="114300" distR="114300" simplePos="0" relativeHeight="251677696" behindDoc="1" locked="0" layoutInCell="1" allowOverlap="1" wp14:anchorId="5442FA85" wp14:editId="177C9084">
              <wp:simplePos x="0" y="0"/>
              <wp:positionH relativeFrom="column">
                <wp:posOffset>0</wp:posOffset>
              </wp:positionH>
              <wp:positionV relativeFrom="paragraph">
                <wp:posOffset>66675</wp:posOffset>
              </wp:positionV>
              <wp:extent cx="1123950" cy="495300"/>
              <wp:effectExtent l="0" t="0" r="0" b="0"/>
              <wp:wrapTight wrapText="bothSides">
                <wp:wrapPolygon edited="0">
                  <wp:start x="0" y="0"/>
                  <wp:lineTo x="0" y="20769"/>
                  <wp:lineTo x="21234" y="20769"/>
                  <wp:lineTo x="21234" y="0"/>
                  <wp:lineTo x="0" y="0"/>
                </wp:wrapPolygon>
              </wp:wrapTight>
              <wp:docPr id="1" name="Picture 1" descr="C:\Users\hmansatta\Desktop\S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nsatta\Desktop\SR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4953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0F90278B" w14:textId="777C9E97" w:rsidR="00624B6F" w:rsidRPr="00C00498" w:rsidRDefault="0058754D" w:rsidP="007C77D3">
      <w:pPr>
        <w:pStyle w:val="RNABodyCopy"/>
        <w:rPr>
          <w:b/>
          <w:color w:val="FF0000"/>
          <w:rPrChange w:id="252" w:author="Ayush Mittal" w:date="2019-04-26T15:10:00Z">
            <w:rPr/>
          </w:rPrChange>
        </w:rPr>
      </w:pPr>
      <w:ins w:id="253" w:author="Ayush Mittal" w:date="2019-04-26T13:12:00Z">
        <w:r w:rsidRPr="00C00498">
          <w:rPr>
            <w:b/>
            <w:color w:val="FF0000"/>
            <w:rPrChange w:id="254" w:author="Ayush Mittal" w:date="2019-04-26T15:10:00Z">
              <w:rPr/>
            </w:rPrChange>
          </w:rPr>
          <w:t>DRAFT</w:t>
        </w:r>
      </w:ins>
    </w:p>
    <w:p w14:paraId="3D9BA464" w14:textId="77777777" w:rsidR="00966AD0" w:rsidRPr="00C00498" w:rsidRDefault="00966AD0" w:rsidP="007C77D3">
      <w:pPr>
        <w:pStyle w:val="RNABodyCopy"/>
      </w:pPr>
    </w:p>
    <w:p w14:paraId="7CAD978A" w14:textId="77777777" w:rsidR="00573796" w:rsidRPr="00C00498" w:rsidRDefault="00573796" w:rsidP="007C77D3">
      <w:pPr>
        <w:pStyle w:val="RNABodyCopy"/>
      </w:pPr>
      <w:r w:rsidRPr="00C00498">
        <w:t>Sam Renwick, CFA</w:t>
      </w:r>
    </w:p>
    <w:p w14:paraId="2A9B8B96" w14:textId="77777777" w:rsidR="007C77D3" w:rsidRPr="00C00498" w:rsidRDefault="007C77D3" w:rsidP="007C77D3">
      <w:pPr>
        <w:pStyle w:val="RNABodyCopy"/>
        <w:rPr>
          <w:i/>
        </w:rPr>
      </w:pPr>
      <w:r w:rsidRPr="00C00498">
        <w:rPr>
          <w:i/>
        </w:rPr>
        <w:t>Primary Valuation Analyst</w:t>
      </w:r>
    </w:p>
    <w:p w14:paraId="2C46B61C" w14:textId="77777777" w:rsidR="007C77D3" w:rsidRPr="00C00498" w:rsidRDefault="007C77D3" w:rsidP="007C77D3">
      <w:pPr>
        <w:pStyle w:val="RNABodyCopy"/>
      </w:pPr>
    </w:p>
    <w:p w14:paraId="2FC527FD" w14:textId="1699D470" w:rsidR="00573796" w:rsidRPr="00C00498" w:rsidRDefault="00573796" w:rsidP="006C1529">
      <w:pPr>
        <w:pStyle w:val="RNAHeadlineA"/>
      </w:pPr>
      <w:r w:rsidRPr="00C00498">
        <w:rPr>
          <w:color w:val="7F7F7F" w:themeColor="text1" w:themeTint="80"/>
        </w:rPr>
        <w:br w:type="page"/>
      </w:r>
      <w:bookmarkStart w:id="255" w:name="_Toc419208425"/>
      <w:bookmarkStart w:id="256" w:name="_Toc419208611"/>
      <w:bookmarkStart w:id="257" w:name="_Toc419208755"/>
      <w:bookmarkStart w:id="258" w:name="_Toc419209079"/>
      <w:bookmarkStart w:id="259" w:name="_Toc437265334"/>
      <w:bookmarkStart w:id="260" w:name="_Toc440377678"/>
      <w:r w:rsidRPr="00C00498">
        <w:t>T</w:t>
      </w:r>
      <w:bookmarkEnd w:id="255"/>
      <w:bookmarkEnd w:id="256"/>
      <w:bookmarkEnd w:id="257"/>
      <w:bookmarkEnd w:id="258"/>
      <w:bookmarkEnd w:id="259"/>
      <w:bookmarkEnd w:id="260"/>
      <w:r w:rsidR="006C1529" w:rsidRPr="00C00498">
        <w:t>able of Contents</w:t>
      </w:r>
    </w:p>
    <w:p w14:paraId="2E6B95F2" w14:textId="4CB057EE" w:rsidR="00FA3A8F" w:rsidRPr="00C00498" w:rsidRDefault="00575DEC">
      <w:pPr>
        <w:pStyle w:val="TOC1"/>
        <w:rPr>
          <w:noProof/>
        </w:rPr>
      </w:pPr>
      <w:r w:rsidRPr="00C00498">
        <w:rPr>
          <w:noProof/>
          <w:rPrChange w:id="261" w:author="Ayush Mittal" w:date="2019-04-26T15:10:00Z">
            <w:rPr>
              <w:rFonts w:ascii="Arial" w:hAnsi="Arial"/>
              <w:noProof/>
            </w:rPr>
          </w:rPrChange>
        </w:rPr>
        <w:fldChar w:fldCharType="begin"/>
      </w:r>
      <w:r w:rsidRPr="00C00498">
        <w:rPr>
          <w:rPrChange w:id="262" w:author="Ayush Mittal" w:date="2019-04-26T15:10:00Z">
            <w:rPr>
              <w:rFonts w:ascii="Arial" w:hAnsi="Arial"/>
            </w:rPr>
          </w:rPrChange>
        </w:rPr>
        <w:instrText xml:space="preserve"> TOC \o "1-2" \h \z \u </w:instrText>
      </w:r>
      <w:r w:rsidRPr="00C00498">
        <w:rPr>
          <w:noProof/>
          <w:rPrChange w:id="263" w:author="Ayush Mittal" w:date="2019-04-26T15:10:00Z">
            <w:rPr>
              <w:rFonts w:cs="Times New Roman"/>
              <w:b w:val="0"/>
              <w:bCs w:val="0"/>
              <w:caps w:val="0"/>
              <w:color w:val="DE9C2F" w:themeColor="accent4"/>
              <w:sz w:val="42"/>
              <w:szCs w:val="42"/>
            </w:rPr>
          </w:rPrChange>
        </w:rPr>
        <w:fldChar w:fldCharType="separate"/>
      </w:r>
    </w:p>
    <w:p w14:paraId="706437DB" w14:textId="561F1A5A" w:rsidR="00FA3A8F" w:rsidRPr="00C00498" w:rsidRDefault="00717471">
      <w:pPr>
        <w:pStyle w:val="TOC1"/>
        <w:rPr>
          <w:rFonts w:eastAsiaTheme="minorEastAsia" w:cstheme="minorBidi"/>
          <w:b w:val="0"/>
          <w:bCs w:val="0"/>
          <w:caps w:val="0"/>
          <w:noProof/>
          <w:color w:val="auto"/>
          <w:sz w:val="22"/>
          <w:szCs w:val="22"/>
          <w:rPrChange w:id="264"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46" w:history="1">
        <w:r w:rsidR="00FA3A8F" w:rsidRPr="00C00498">
          <w:rPr>
            <w:rStyle w:val="Hyperlink"/>
            <w:noProof/>
          </w:rPr>
          <w:t>Engagement Overview</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_Toc481756146 \h </w:instrText>
        </w:r>
        <w:r w:rsidR="00FA3A8F" w:rsidRPr="00C00498">
          <w:rPr>
            <w:noProof/>
            <w:webHidden/>
          </w:rPr>
        </w:r>
        <w:r w:rsidR="00FA3A8F" w:rsidRPr="00C00498">
          <w:rPr>
            <w:noProof/>
            <w:webHidden/>
          </w:rPr>
          <w:fldChar w:fldCharType="separate"/>
        </w:r>
        <w:r w:rsidR="00035DB4" w:rsidRPr="00C00498">
          <w:rPr>
            <w:noProof/>
            <w:webHidden/>
          </w:rPr>
          <w:t>6</w:t>
        </w:r>
        <w:r w:rsidR="00FA3A8F" w:rsidRPr="00C00498">
          <w:rPr>
            <w:noProof/>
            <w:webHidden/>
          </w:rPr>
          <w:fldChar w:fldCharType="end"/>
        </w:r>
      </w:hyperlink>
    </w:p>
    <w:p w14:paraId="4FBFCFAF" w14:textId="5B881C77" w:rsidR="00FA3A8F" w:rsidRPr="00C00498" w:rsidRDefault="00717471">
      <w:pPr>
        <w:pStyle w:val="TOC2"/>
        <w:rPr>
          <w:rFonts w:eastAsiaTheme="minorEastAsia" w:cstheme="minorBidi"/>
          <w:color w:val="auto"/>
          <w:sz w:val="22"/>
          <w:szCs w:val="22"/>
          <w:rPrChange w:id="265" w:author="Ayush Mittal" w:date="2019-04-26T15:10:00Z">
            <w:rPr>
              <w:rFonts w:asciiTheme="minorHAnsi" w:eastAsiaTheme="minorEastAsia" w:hAnsiTheme="minorHAnsi" w:cstheme="minorBidi"/>
              <w:color w:val="auto"/>
              <w:sz w:val="22"/>
              <w:szCs w:val="22"/>
            </w:rPr>
          </w:rPrChange>
        </w:rPr>
      </w:pPr>
      <w:hyperlink w:anchor="_Toc481756147" w:history="1">
        <w:r w:rsidR="00FA3A8F" w:rsidRPr="00C00498">
          <w:rPr>
            <w:rStyle w:val="Hyperlink"/>
          </w:rPr>
          <w:t>Purpose</w:t>
        </w:r>
        <w:r w:rsidR="00FA3A8F" w:rsidRPr="00C00498">
          <w:rPr>
            <w:webHidden/>
          </w:rPr>
          <w:tab/>
        </w:r>
        <w:r w:rsidR="00FA3A8F" w:rsidRPr="00C00498">
          <w:rPr>
            <w:webHidden/>
          </w:rPr>
          <w:fldChar w:fldCharType="begin"/>
        </w:r>
        <w:r w:rsidR="00FA3A8F" w:rsidRPr="00C00498">
          <w:rPr>
            <w:webHidden/>
          </w:rPr>
          <w:instrText xml:space="preserve"> PAGEREF _Toc481756147 \h </w:instrText>
        </w:r>
        <w:r w:rsidR="00FA3A8F" w:rsidRPr="00C00498">
          <w:rPr>
            <w:webHidden/>
          </w:rPr>
        </w:r>
        <w:r w:rsidR="00FA3A8F" w:rsidRPr="00C00498">
          <w:rPr>
            <w:webHidden/>
          </w:rPr>
          <w:fldChar w:fldCharType="separate"/>
        </w:r>
        <w:r w:rsidR="00035DB4" w:rsidRPr="00C00498">
          <w:rPr>
            <w:webHidden/>
          </w:rPr>
          <w:t>6</w:t>
        </w:r>
        <w:r w:rsidR="00FA3A8F" w:rsidRPr="00C00498">
          <w:rPr>
            <w:webHidden/>
          </w:rPr>
          <w:fldChar w:fldCharType="end"/>
        </w:r>
      </w:hyperlink>
    </w:p>
    <w:p w14:paraId="0C8F419F" w14:textId="73B36A61" w:rsidR="00FA3A8F" w:rsidRPr="00C00498" w:rsidRDefault="00717471">
      <w:pPr>
        <w:pStyle w:val="TOC2"/>
        <w:rPr>
          <w:rFonts w:eastAsiaTheme="minorEastAsia" w:cstheme="minorBidi"/>
          <w:color w:val="auto"/>
          <w:sz w:val="22"/>
          <w:szCs w:val="22"/>
          <w:rPrChange w:id="266" w:author="Ayush Mittal" w:date="2019-04-26T15:10:00Z">
            <w:rPr>
              <w:rFonts w:asciiTheme="minorHAnsi" w:eastAsiaTheme="minorEastAsia" w:hAnsiTheme="minorHAnsi" w:cstheme="minorBidi"/>
              <w:color w:val="auto"/>
              <w:sz w:val="22"/>
              <w:szCs w:val="22"/>
            </w:rPr>
          </w:rPrChange>
        </w:rPr>
      </w:pPr>
      <w:hyperlink w:anchor="_Toc481756148" w:history="1">
        <w:r w:rsidR="00FA3A8F" w:rsidRPr="00C00498">
          <w:rPr>
            <w:rStyle w:val="Hyperlink"/>
          </w:rPr>
          <w:t>Scope</w:t>
        </w:r>
        <w:r w:rsidR="00FA3A8F" w:rsidRPr="00C00498">
          <w:rPr>
            <w:webHidden/>
          </w:rPr>
          <w:tab/>
        </w:r>
        <w:r w:rsidR="00FA3A8F" w:rsidRPr="00C00498">
          <w:rPr>
            <w:webHidden/>
          </w:rPr>
          <w:fldChar w:fldCharType="begin"/>
        </w:r>
        <w:r w:rsidR="00FA3A8F" w:rsidRPr="00C00498">
          <w:rPr>
            <w:webHidden/>
          </w:rPr>
          <w:instrText xml:space="preserve"> PAGEREF _Toc481756148 \h </w:instrText>
        </w:r>
        <w:r w:rsidR="00FA3A8F" w:rsidRPr="00C00498">
          <w:rPr>
            <w:webHidden/>
          </w:rPr>
        </w:r>
        <w:r w:rsidR="00FA3A8F" w:rsidRPr="00C00498">
          <w:rPr>
            <w:webHidden/>
          </w:rPr>
          <w:fldChar w:fldCharType="separate"/>
        </w:r>
        <w:r w:rsidR="00035DB4" w:rsidRPr="00C00498">
          <w:rPr>
            <w:webHidden/>
          </w:rPr>
          <w:t>6</w:t>
        </w:r>
        <w:r w:rsidR="00FA3A8F" w:rsidRPr="00C00498">
          <w:rPr>
            <w:webHidden/>
          </w:rPr>
          <w:fldChar w:fldCharType="end"/>
        </w:r>
      </w:hyperlink>
    </w:p>
    <w:p w14:paraId="6ED52A74" w14:textId="30BBDF61" w:rsidR="00FA3A8F" w:rsidRPr="00C00498" w:rsidRDefault="00717471">
      <w:pPr>
        <w:pStyle w:val="TOC2"/>
        <w:rPr>
          <w:rFonts w:eastAsiaTheme="minorEastAsia" w:cstheme="minorBidi"/>
          <w:color w:val="auto"/>
          <w:sz w:val="22"/>
          <w:szCs w:val="22"/>
          <w:rPrChange w:id="267" w:author="Ayush Mittal" w:date="2019-04-26T15:10:00Z">
            <w:rPr>
              <w:rFonts w:asciiTheme="minorHAnsi" w:eastAsiaTheme="minorEastAsia" w:hAnsiTheme="minorHAnsi" w:cstheme="minorBidi"/>
              <w:color w:val="auto"/>
              <w:sz w:val="22"/>
              <w:szCs w:val="22"/>
            </w:rPr>
          </w:rPrChange>
        </w:rPr>
      </w:pPr>
      <w:hyperlink w:anchor="_Toc481756149" w:history="1">
        <w:r w:rsidR="00FA3A8F" w:rsidRPr="00C00498">
          <w:rPr>
            <w:rStyle w:val="Hyperlink"/>
          </w:rPr>
          <w:t>Key Definitions</w:t>
        </w:r>
        <w:r w:rsidR="00FA3A8F" w:rsidRPr="00C00498">
          <w:rPr>
            <w:webHidden/>
          </w:rPr>
          <w:tab/>
        </w:r>
        <w:r w:rsidR="00FA3A8F" w:rsidRPr="00C00498">
          <w:rPr>
            <w:webHidden/>
          </w:rPr>
          <w:fldChar w:fldCharType="begin"/>
        </w:r>
        <w:r w:rsidR="00FA3A8F" w:rsidRPr="00C00498">
          <w:rPr>
            <w:webHidden/>
          </w:rPr>
          <w:instrText xml:space="preserve"> PAGEREF _Toc481756149 \h </w:instrText>
        </w:r>
        <w:r w:rsidR="00FA3A8F" w:rsidRPr="00C00498">
          <w:rPr>
            <w:webHidden/>
          </w:rPr>
        </w:r>
        <w:r w:rsidR="00FA3A8F" w:rsidRPr="00C00498">
          <w:rPr>
            <w:webHidden/>
          </w:rPr>
          <w:fldChar w:fldCharType="separate"/>
        </w:r>
        <w:r w:rsidR="00035DB4" w:rsidRPr="00C00498">
          <w:rPr>
            <w:webHidden/>
          </w:rPr>
          <w:t>8</w:t>
        </w:r>
        <w:r w:rsidR="00FA3A8F" w:rsidRPr="00C00498">
          <w:rPr>
            <w:webHidden/>
          </w:rPr>
          <w:fldChar w:fldCharType="end"/>
        </w:r>
      </w:hyperlink>
    </w:p>
    <w:p w14:paraId="02CA9F1A" w14:textId="75D18313" w:rsidR="00FA3A8F" w:rsidRPr="00C00498" w:rsidRDefault="00717471">
      <w:pPr>
        <w:pStyle w:val="TOC1"/>
        <w:rPr>
          <w:rFonts w:eastAsiaTheme="minorEastAsia" w:cstheme="minorBidi"/>
          <w:b w:val="0"/>
          <w:bCs w:val="0"/>
          <w:caps w:val="0"/>
          <w:noProof/>
          <w:color w:val="auto"/>
          <w:sz w:val="22"/>
          <w:szCs w:val="22"/>
          <w:rPrChange w:id="268"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50" w:history="1">
        <w:r w:rsidR="00FA3A8F" w:rsidRPr="00C00498">
          <w:rPr>
            <w:rStyle w:val="Hyperlink"/>
            <w:noProof/>
          </w:rPr>
          <w:t>Standard of Value</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_Toc481756150 \h </w:instrText>
        </w:r>
        <w:r w:rsidR="00FA3A8F" w:rsidRPr="00C00498">
          <w:rPr>
            <w:noProof/>
            <w:webHidden/>
          </w:rPr>
        </w:r>
        <w:r w:rsidR="00FA3A8F" w:rsidRPr="00C00498">
          <w:rPr>
            <w:noProof/>
            <w:webHidden/>
          </w:rPr>
          <w:fldChar w:fldCharType="separate"/>
        </w:r>
        <w:r w:rsidR="00035DB4" w:rsidRPr="00C00498">
          <w:rPr>
            <w:noProof/>
            <w:webHidden/>
          </w:rPr>
          <w:t>10</w:t>
        </w:r>
        <w:r w:rsidR="00FA3A8F" w:rsidRPr="00C00498">
          <w:rPr>
            <w:noProof/>
            <w:webHidden/>
          </w:rPr>
          <w:fldChar w:fldCharType="end"/>
        </w:r>
      </w:hyperlink>
    </w:p>
    <w:p w14:paraId="32465EC5" w14:textId="62FC03E3" w:rsidR="00FA3A8F" w:rsidRPr="00C00498" w:rsidRDefault="00717471">
      <w:pPr>
        <w:pStyle w:val="TOC2"/>
        <w:rPr>
          <w:rFonts w:eastAsiaTheme="minorEastAsia" w:cstheme="minorBidi"/>
          <w:color w:val="auto"/>
          <w:sz w:val="22"/>
          <w:szCs w:val="22"/>
          <w:rPrChange w:id="269" w:author="Ayush Mittal" w:date="2019-04-26T15:10:00Z">
            <w:rPr>
              <w:rFonts w:asciiTheme="minorHAnsi" w:eastAsiaTheme="minorEastAsia" w:hAnsiTheme="minorHAnsi" w:cstheme="minorBidi"/>
              <w:color w:val="auto"/>
              <w:sz w:val="22"/>
              <w:szCs w:val="22"/>
            </w:rPr>
          </w:rPrChange>
        </w:rPr>
      </w:pPr>
      <w:hyperlink w:anchor="_Toc481756151" w:history="1">
        <w:r w:rsidR="00FA3A8F" w:rsidRPr="00C00498">
          <w:rPr>
            <w:rStyle w:val="Hyperlink"/>
          </w:rPr>
          <w:t>ASC 805 – Business Combinations</w:t>
        </w:r>
        <w:r w:rsidR="00FA3A8F" w:rsidRPr="00C00498">
          <w:rPr>
            <w:webHidden/>
          </w:rPr>
          <w:tab/>
        </w:r>
        <w:r w:rsidR="00FA3A8F" w:rsidRPr="00C00498">
          <w:rPr>
            <w:webHidden/>
          </w:rPr>
          <w:fldChar w:fldCharType="begin"/>
        </w:r>
        <w:r w:rsidR="00FA3A8F" w:rsidRPr="00C00498">
          <w:rPr>
            <w:webHidden/>
          </w:rPr>
          <w:instrText xml:space="preserve"> PAGEREF _Toc481756151 \h </w:instrText>
        </w:r>
        <w:r w:rsidR="00FA3A8F" w:rsidRPr="00C00498">
          <w:rPr>
            <w:webHidden/>
          </w:rPr>
        </w:r>
        <w:r w:rsidR="00FA3A8F" w:rsidRPr="00C00498">
          <w:rPr>
            <w:webHidden/>
          </w:rPr>
          <w:fldChar w:fldCharType="separate"/>
        </w:r>
        <w:r w:rsidR="00035DB4" w:rsidRPr="00C00498">
          <w:rPr>
            <w:webHidden/>
          </w:rPr>
          <w:t>10</w:t>
        </w:r>
        <w:r w:rsidR="00FA3A8F" w:rsidRPr="00C00498">
          <w:rPr>
            <w:webHidden/>
          </w:rPr>
          <w:fldChar w:fldCharType="end"/>
        </w:r>
      </w:hyperlink>
    </w:p>
    <w:p w14:paraId="50AE797E" w14:textId="371E2870" w:rsidR="00FA3A8F" w:rsidRPr="00C00498" w:rsidRDefault="00717471">
      <w:pPr>
        <w:pStyle w:val="TOC2"/>
        <w:rPr>
          <w:rFonts w:eastAsiaTheme="minorEastAsia" w:cstheme="minorBidi"/>
          <w:color w:val="auto"/>
          <w:sz w:val="22"/>
          <w:szCs w:val="22"/>
          <w:rPrChange w:id="270" w:author="Ayush Mittal" w:date="2019-04-26T15:10:00Z">
            <w:rPr>
              <w:rFonts w:asciiTheme="minorHAnsi" w:eastAsiaTheme="minorEastAsia" w:hAnsiTheme="minorHAnsi" w:cstheme="minorBidi"/>
              <w:color w:val="auto"/>
              <w:sz w:val="22"/>
              <w:szCs w:val="22"/>
            </w:rPr>
          </w:rPrChange>
        </w:rPr>
      </w:pPr>
      <w:hyperlink w:anchor="_Toc481756152" w:history="1">
        <w:r w:rsidR="00FA3A8F" w:rsidRPr="00C00498">
          <w:rPr>
            <w:rStyle w:val="Hyperlink"/>
          </w:rPr>
          <w:t>Definition of Fair Value</w:t>
        </w:r>
        <w:r w:rsidR="00FA3A8F" w:rsidRPr="00C00498">
          <w:rPr>
            <w:webHidden/>
          </w:rPr>
          <w:tab/>
        </w:r>
        <w:r w:rsidR="00FA3A8F" w:rsidRPr="00C00498">
          <w:rPr>
            <w:webHidden/>
          </w:rPr>
          <w:fldChar w:fldCharType="begin"/>
        </w:r>
        <w:r w:rsidR="00FA3A8F" w:rsidRPr="00C00498">
          <w:rPr>
            <w:webHidden/>
          </w:rPr>
          <w:instrText xml:space="preserve"> PAGEREF _Toc481756152 \h </w:instrText>
        </w:r>
        <w:r w:rsidR="00FA3A8F" w:rsidRPr="00C00498">
          <w:rPr>
            <w:webHidden/>
          </w:rPr>
        </w:r>
        <w:r w:rsidR="00FA3A8F" w:rsidRPr="00C00498">
          <w:rPr>
            <w:webHidden/>
          </w:rPr>
          <w:fldChar w:fldCharType="separate"/>
        </w:r>
        <w:r w:rsidR="00035DB4" w:rsidRPr="00C00498">
          <w:rPr>
            <w:webHidden/>
          </w:rPr>
          <w:t>10</w:t>
        </w:r>
        <w:r w:rsidR="00FA3A8F" w:rsidRPr="00C00498">
          <w:rPr>
            <w:webHidden/>
          </w:rPr>
          <w:fldChar w:fldCharType="end"/>
        </w:r>
      </w:hyperlink>
    </w:p>
    <w:p w14:paraId="5077C405" w14:textId="70CB2F87" w:rsidR="00FA3A8F" w:rsidRPr="00C00498" w:rsidRDefault="00717471">
      <w:pPr>
        <w:pStyle w:val="TOC1"/>
        <w:rPr>
          <w:rFonts w:eastAsiaTheme="minorEastAsia" w:cstheme="minorBidi"/>
          <w:b w:val="0"/>
          <w:bCs w:val="0"/>
          <w:caps w:val="0"/>
          <w:noProof/>
          <w:color w:val="auto"/>
          <w:sz w:val="22"/>
          <w:szCs w:val="22"/>
          <w:rPrChange w:id="271"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53" w:history="1">
        <w:r w:rsidR="00FA3A8F" w:rsidRPr="00C00498">
          <w:rPr>
            <w:rStyle w:val="Hyperlink"/>
            <w:noProof/>
          </w:rPr>
          <w:t>Company Overview</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_Toc481756153 \h </w:instrText>
        </w:r>
        <w:r w:rsidR="00FA3A8F" w:rsidRPr="00C00498">
          <w:rPr>
            <w:noProof/>
            <w:webHidden/>
          </w:rPr>
        </w:r>
        <w:r w:rsidR="00FA3A8F" w:rsidRPr="00C00498">
          <w:rPr>
            <w:noProof/>
            <w:webHidden/>
          </w:rPr>
          <w:fldChar w:fldCharType="separate"/>
        </w:r>
        <w:r w:rsidR="00035DB4" w:rsidRPr="00C00498">
          <w:rPr>
            <w:noProof/>
            <w:webHidden/>
          </w:rPr>
          <w:t>11</w:t>
        </w:r>
        <w:r w:rsidR="00FA3A8F" w:rsidRPr="00C00498">
          <w:rPr>
            <w:noProof/>
            <w:webHidden/>
          </w:rPr>
          <w:fldChar w:fldCharType="end"/>
        </w:r>
      </w:hyperlink>
    </w:p>
    <w:p w14:paraId="1DA7C737" w14:textId="6D06166D" w:rsidR="00FA3A8F" w:rsidRPr="00C00498" w:rsidRDefault="00717471">
      <w:pPr>
        <w:pStyle w:val="TOC2"/>
        <w:rPr>
          <w:rFonts w:eastAsiaTheme="minorEastAsia" w:cstheme="minorBidi"/>
          <w:color w:val="auto"/>
          <w:sz w:val="22"/>
          <w:szCs w:val="22"/>
          <w:rPrChange w:id="272" w:author="Ayush Mittal" w:date="2019-04-26T15:10:00Z">
            <w:rPr>
              <w:rFonts w:asciiTheme="minorHAnsi" w:eastAsiaTheme="minorEastAsia" w:hAnsiTheme="minorHAnsi" w:cstheme="minorBidi"/>
              <w:color w:val="auto"/>
              <w:sz w:val="22"/>
              <w:szCs w:val="22"/>
            </w:rPr>
          </w:rPrChange>
        </w:rPr>
      </w:pPr>
      <w:hyperlink w:anchor="_Toc481756154" w:history="1">
        <w:r w:rsidR="00FA3A8F" w:rsidRPr="00C00498">
          <w:rPr>
            <w:rStyle w:val="Hyperlink"/>
          </w:rPr>
          <w:t>Background</w:t>
        </w:r>
        <w:r w:rsidR="00FA3A8F" w:rsidRPr="00C00498">
          <w:rPr>
            <w:webHidden/>
          </w:rPr>
          <w:tab/>
        </w:r>
        <w:r w:rsidR="00FA3A8F" w:rsidRPr="00C00498">
          <w:rPr>
            <w:webHidden/>
          </w:rPr>
          <w:fldChar w:fldCharType="begin"/>
        </w:r>
        <w:r w:rsidR="00FA3A8F" w:rsidRPr="00C00498">
          <w:rPr>
            <w:webHidden/>
          </w:rPr>
          <w:instrText xml:space="preserve"> PAGEREF _Toc481756154 \h </w:instrText>
        </w:r>
        <w:r w:rsidR="00FA3A8F" w:rsidRPr="00C00498">
          <w:rPr>
            <w:webHidden/>
          </w:rPr>
        </w:r>
        <w:r w:rsidR="00FA3A8F" w:rsidRPr="00C00498">
          <w:rPr>
            <w:webHidden/>
          </w:rPr>
          <w:fldChar w:fldCharType="separate"/>
        </w:r>
        <w:r w:rsidR="00035DB4" w:rsidRPr="00C00498">
          <w:rPr>
            <w:webHidden/>
          </w:rPr>
          <w:t>11</w:t>
        </w:r>
        <w:r w:rsidR="00FA3A8F" w:rsidRPr="00C00498">
          <w:rPr>
            <w:webHidden/>
          </w:rPr>
          <w:fldChar w:fldCharType="end"/>
        </w:r>
      </w:hyperlink>
    </w:p>
    <w:p w14:paraId="489242D3" w14:textId="6EB27A7C" w:rsidR="00FA3A8F" w:rsidRPr="00C00498" w:rsidRDefault="00717471">
      <w:pPr>
        <w:pStyle w:val="TOC2"/>
        <w:rPr>
          <w:rFonts w:eastAsiaTheme="minorEastAsia" w:cstheme="minorBidi"/>
          <w:color w:val="auto"/>
          <w:sz w:val="22"/>
          <w:szCs w:val="22"/>
          <w:rPrChange w:id="273" w:author="Ayush Mittal" w:date="2019-04-26T15:10:00Z">
            <w:rPr>
              <w:rFonts w:asciiTheme="minorHAnsi" w:eastAsiaTheme="minorEastAsia" w:hAnsiTheme="minorHAnsi" w:cstheme="minorBidi"/>
              <w:color w:val="auto"/>
              <w:sz w:val="22"/>
              <w:szCs w:val="22"/>
            </w:rPr>
          </w:rPrChange>
        </w:rPr>
      </w:pPr>
      <w:hyperlink w:anchor="_Toc481756155" w:history="1">
        <w:r w:rsidR="00FA3A8F" w:rsidRPr="00C00498">
          <w:rPr>
            <w:rStyle w:val="Hyperlink"/>
          </w:rPr>
          <w:t>Deal Overview</w:t>
        </w:r>
        <w:r w:rsidR="00FA3A8F" w:rsidRPr="00C00498">
          <w:rPr>
            <w:webHidden/>
          </w:rPr>
          <w:tab/>
        </w:r>
        <w:r w:rsidR="00FA3A8F" w:rsidRPr="00C00498">
          <w:rPr>
            <w:webHidden/>
          </w:rPr>
          <w:fldChar w:fldCharType="begin"/>
        </w:r>
        <w:r w:rsidR="00FA3A8F" w:rsidRPr="00C00498">
          <w:rPr>
            <w:webHidden/>
          </w:rPr>
          <w:instrText xml:space="preserve"> PAGEREF _Toc481756155 \h </w:instrText>
        </w:r>
        <w:r w:rsidR="00FA3A8F" w:rsidRPr="00C00498">
          <w:rPr>
            <w:webHidden/>
          </w:rPr>
        </w:r>
        <w:r w:rsidR="00FA3A8F" w:rsidRPr="00C00498">
          <w:rPr>
            <w:webHidden/>
          </w:rPr>
          <w:fldChar w:fldCharType="separate"/>
        </w:r>
        <w:r w:rsidR="00035DB4" w:rsidRPr="00C00498">
          <w:rPr>
            <w:webHidden/>
          </w:rPr>
          <w:t>11</w:t>
        </w:r>
        <w:r w:rsidR="00FA3A8F" w:rsidRPr="00C00498">
          <w:rPr>
            <w:webHidden/>
          </w:rPr>
          <w:fldChar w:fldCharType="end"/>
        </w:r>
      </w:hyperlink>
    </w:p>
    <w:p w14:paraId="2E1A7B2F" w14:textId="686B10CF" w:rsidR="00FA3A8F" w:rsidRPr="00C00498" w:rsidRDefault="00717471">
      <w:pPr>
        <w:pStyle w:val="TOC2"/>
        <w:rPr>
          <w:rFonts w:eastAsiaTheme="minorEastAsia" w:cstheme="minorBidi"/>
          <w:color w:val="auto"/>
          <w:sz w:val="22"/>
          <w:szCs w:val="22"/>
          <w:rPrChange w:id="274" w:author="Ayush Mittal" w:date="2019-04-26T15:10:00Z">
            <w:rPr>
              <w:rFonts w:asciiTheme="minorHAnsi" w:eastAsiaTheme="minorEastAsia" w:hAnsiTheme="minorHAnsi" w:cstheme="minorBidi"/>
              <w:color w:val="auto"/>
              <w:sz w:val="22"/>
              <w:szCs w:val="22"/>
            </w:rPr>
          </w:rPrChange>
        </w:rPr>
      </w:pPr>
      <w:hyperlink w:anchor="_Toc481756156" w:history="1">
        <w:r w:rsidR="00FA3A8F" w:rsidRPr="00C00498">
          <w:rPr>
            <w:rStyle w:val="Hyperlink"/>
          </w:rPr>
          <w:t>Acquired Product Pipeline / Products and Technology</w:t>
        </w:r>
        <w:r w:rsidR="00FA3A8F" w:rsidRPr="00C00498">
          <w:rPr>
            <w:webHidden/>
          </w:rPr>
          <w:tab/>
        </w:r>
        <w:r w:rsidR="00FA3A8F" w:rsidRPr="00C00498">
          <w:rPr>
            <w:webHidden/>
          </w:rPr>
          <w:fldChar w:fldCharType="begin"/>
        </w:r>
        <w:r w:rsidR="00FA3A8F" w:rsidRPr="00C00498">
          <w:rPr>
            <w:webHidden/>
          </w:rPr>
          <w:instrText xml:space="preserve"> PAGEREF _Toc481756156 \h </w:instrText>
        </w:r>
        <w:r w:rsidR="00FA3A8F" w:rsidRPr="00C00498">
          <w:rPr>
            <w:webHidden/>
          </w:rPr>
        </w:r>
        <w:r w:rsidR="00FA3A8F" w:rsidRPr="00C00498">
          <w:rPr>
            <w:webHidden/>
          </w:rPr>
          <w:fldChar w:fldCharType="separate"/>
        </w:r>
        <w:r w:rsidR="00035DB4" w:rsidRPr="00C00498">
          <w:rPr>
            <w:webHidden/>
          </w:rPr>
          <w:t>13</w:t>
        </w:r>
        <w:r w:rsidR="00FA3A8F" w:rsidRPr="00C00498">
          <w:rPr>
            <w:webHidden/>
          </w:rPr>
          <w:fldChar w:fldCharType="end"/>
        </w:r>
      </w:hyperlink>
    </w:p>
    <w:p w14:paraId="48F48E71" w14:textId="5C4BD3E2" w:rsidR="00FA3A8F" w:rsidRPr="00C00498" w:rsidRDefault="00717471">
      <w:pPr>
        <w:pStyle w:val="TOC2"/>
        <w:rPr>
          <w:rFonts w:eastAsiaTheme="minorEastAsia" w:cstheme="minorBidi"/>
          <w:color w:val="auto"/>
          <w:sz w:val="22"/>
          <w:szCs w:val="22"/>
          <w:rPrChange w:id="275" w:author="Ayush Mittal" w:date="2019-04-26T15:10:00Z">
            <w:rPr>
              <w:rFonts w:asciiTheme="minorHAnsi" w:eastAsiaTheme="minorEastAsia" w:hAnsiTheme="minorHAnsi" w:cstheme="minorBidi"/>
              <w:color w:val="auto"/>
              <w:sz w:val="22"/>
              <w:szCs w:val="22"/>
            </w:rPr>
          </w:rPrChange>
        </w:rPr>
      </w:pPr>
      <w:hyperlink w:anchor="_Toc481756157" w:history="1">
        <w:r w:rsidR="00FA3A8F" w:rsidRPr="00C00498">
          <w:rPr>
            <w:rStyle w:val="Hyperlink"/>
          </w:rPr>
          <w:t>Intellectual Property</w:t>
        </w:r>
        <w:r w:rsidR="00FA3A8F" w:rsidRPr="00C00498">
          <w:rPr>
            <w:webHidden/>
          </w:rPr>
          <w:tab/>
        </w:r>
        <w:r w:rsidR="00FA3A8F" w:rsidRPr="00C00498">
          <w:rPr>
            <w:webHidden/>
          </w:rPr>
          <w:fldChar w:fldCharType="begin"/>
        </w:r>
        <w:r w:rsidR="00FA3A8F" w:rsidRPr="00C00498">
          <w:rPr>
            <w:webHidden/>
          </w:rPr>
          <w:instrText xml:space="preserve"> PAGEREF _Toc481756157 \h </w:instrText>
        </w:r>
        <w:r w:rsidR="00FA3A8F" w:rsidRPr="00C00498">
          <w:rPr>
            <w:webHidden/>
          </w:rPr>
        </w:r>
        <w:r w:rsidR="00FA3A8F" w:rsidRPr="00C00498">
          <w:rPr>
            <w:webHidden/>
          </w:rPr>
          <w:fldChar w:fldCharType="separate"/>
        </w:r>
        <w:r w:rsidR="00035DB4" w:rsidRPr="00C00498">
          <w:rPr>
            <w:webHidden/>
          </w:rPr>
          <w:t>15</w:t>
        </w:r>
        <w:r w:rsidR="00FA3A8F" w:rsidRPr="00C00498">
          <w:rPr>
            <w:webHidden/>
          </w:rPr>
          <w:fldChar w:fldCharType="end"/>
        </w:r>
      </w:hyperlink>
    </w:p>
    <w:p w14:paraId="6909731E" w14:textId="7E1A05AB" w:rsidR="00FA3A8F" w:rsidRPr="00C00498" w:rsidRDefault="00717471">
      <w:pPr>
        <w:pStyle w:val="TOC2"/>
        <w:rPr>
          <w:rFonts w:eastAsiaTheme="minorEastAsia" w:cstheme="minorBidi"/>
          <w:color w:val="auto"/>
          <w:sz w:val="22"/>
          <w:szCs w:val="22"/>
          <w:rPrChange w:id="276" w:author="Ayush Mittal" w:date="2019-04-26T15:10:00Z">
            <w:rPr>
              <w:rFonts w:asciiTheme="minorHAnsi" w:eastAsiaTheme="minorEastAsia" w:hAnsiTheme="minorHAnsi" w:cstheme="minorBidi"/>
              <w:color w:val="auto"/>
              <w:sz w:val="22"/>
              <w:szCs w:val="22"/>
            </w:rPr>
          </w:rPrChange>
        </w:rPr>
      </w:pPr>
      <w:hyperlink w:anchor="_Toc481756158" w:history="1">
        <w:r w:rsidR="00FA3A8F" w:rsidRPr="00C00498">
          <w:rPr>
            <w:rStyle w:val="Hyperlink"/>
          </w:rPr>
          <w:t>Management Team</w:t>
        </w:r>
        <w:r w:rsidR="00FA3A8F" w:rsidRPr="00C00498">
          <w:rPr>
            <w:webHidden/>
          </w:rPr>
          <w:tab/>
        </w:r>
        <w:r w:rsidR="00FA3A8F" w:rsidRPr="00C00498">
          <w:rPr>
            <w:webHidden/>
          </w:rPr>
          <w:fldChar w:fldCharType="begin"/>
        </w:r>
        <w:r w:rsidR="00FA3A8F" w:rsidRPr="00C00498">
          <w:rPr>
            <w:webHidden/>
          </w:rPr>
          <w:instrText xml:space="preserve"> PAGEREF _Toc481756158 \h </w:instrText>
        </w:r>
        <w:r w:rsidR="00FA3A8F" w:rsidRPr="00C00498">
          <w:rPr>
            <w:webHidden/>
          </w:rPr>
        </w:r>
        <w:r w:rsidR="00FA3A8F" w:rsidRPr="00C00498">
          <w:rPr>
            <w:webHidden/>
          </w:rPr>
          <w:fldChar w:fldCharType="separate"/>
        </w:r>
        <w:r w:rsidR="00035DB4" w:rsidRPr="00C00498">
          <w:rPr>
            <w:webHidden/>
          </w:rPr>
          <w:t>16</w:t>
        </w:r>
        <w:r w:rsidR="00FA3A8F" w:rsidRPr="00C00498">
          <w:rPr>
            <w:webHidden/>
          </w:rPr>
          <w:fldChar w:fldCharType="end"/>
        </w:r>
      </w:hyperlink>
    </w:p>
    <w:p w14:paraId="2A923F95" w14:textId="1DC9E4D6" w:rsidR="00FA3A8F" w:rsidRPr="00C00498" w:rsidRDefault="00717471">
      <w:pPr>
        <w:pStyle w:val="TOC2"/>
        <w:rPr>
          <w:rFonts w:eastAsiaTheme="minorEastAsia" w:cstheme="minorBidi"/>
          <w:color w:val="auto"/>
          <w:sz w:val="22"/>
          <w:szCs w:val="22"/>
          <w:rPrChange w:id="277" w:author="Ayush Mittal" w:date="2019-04-26T15:10:00Z">
            <w:rPr>
              <w:rFonts w:asciiTheme="minorHAnsi" w:eastAsiaTheme="minorEastAsia" w:hAnsiTheme="minorHAnsi" w:cstheme="minorBidi"/>
              <w:color w:val="auto"/>
              <w:sz w:val="22"/>
              <w:szCs w:val="22"/>
            </w:rPr>
          </w:rPrChange>
        </w:rPr>
      </w:pPr>
      <w:hyperlink w:anchor="_Toc481756159" w:history="1">
        <w:r w:rsidR="00FA3A8F" w:rsidRPr="00C00498">
          <w:rPr>
            <w:rStyle w:val="Hyperlink"/>
          </w:rPr>
          <w:t>Assets/Liabilities Overview</w:t>
        </w:r>
        <w:r w:rsidR="00FA3A8F" w:rsidRPr="00C00498">
          <w:rPr>
            <w:webHidden/>
          </w:rPr>
          <w:tab/>
        </w:r>
        <w:r w:rsidR="00FA3A8F" w:rsidRPr="00C00498">
          <w:rPr>
            <w:webHidden/>
          </w:rPr>
          <w:fldChar w:fldCharType="begin"/>
        </w:r>
        <w:r w:rsidR="00FA3A8F" w:rsidRPr="00C00498">
          <w:rPr>
            <w:webHidden/>
          </w:rPr>
          <w:instrText xml:space="preserve"> PAGEREF _Toc481756159 \h </w:instrText>
        </w:r>
        <w:r w:rsidR="00FA3A8F" w:rsidRPr="00C00498">
          <w:rPr>
            <w:webHidden/>
          </w:rPr>
        </w:r>
        <w:r w:rsidR="00FA3A8F" w:rsidRPr="00C00498">
          <w:rPr>
            <w:webHidden/>
          </w:rPr>
          <w:fldChar w:fldCharType="separate"/>
        </w:r>
        <w:r w:rsidR="00035DB4" w:rsidRPr="00C00498">
          <w:rPr>
            <w:webHidden/>
          </w:rPr>
          <w:t>21</w:t>
        </w:r>
        <w:r w:rsidR="00FA3A8F" w:rsidRPr="00C00498">
          <w:rPr>
            <w:webHidden/>
          </w:rPr>
          <w:fldChar w:fldCharType="end"/>
        </w:r>
      </w:hyperlink>
    </w:p>
    <w:p w14:paraId="479E105E" w14:textId="143136B4" w:rsidR="00FA3A8F" w:rsidRPr="00C00498" w:rsidRDefault="00717471">
      <w:pPr>
        <w:pStyle w:val="TOC1"/>
        <w:rPr>
          <w:rFonts w:eastAsiaTheme="minorEastAsia" w:cstheme="minorBidi"/>
          <w:b w:val="0"/>
          <w:bCs w:val="0"/>
          <w:caps w:val="0"/>
          <w:noProof/>
          <w:color w:val="auto"/>
          <w:sz w:val="22"/>
          <w:szCs w:val="22"/>
          <w:rPrChange w:id="278"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60" w:history="1">
        <w:r w:rsidR="00FA3A8F" w:rsidRPr="00C00498">
          <w:rPr>
            <w:rStyle w:val="Hyperlink"/>
            <w:noProof/>
          </w:rPr>
          <w:t>Industry Overview</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_Toc481756160 \h </w:instrText>
        </w:r>
        <w:r w:rsidR="00FA3A8F" w:rsidRPr="00C00498">
          <w:rPr>
            <w:noProof/>
            <w:webHidden/>
          </w:rPr>
        </w:r>
        <w:r w:rsidR="00FA3A8F" w:rsidRPr="00C00498">
          <w:rPr>
            <w:noProof/>
            <w:webHidden/>
          </w:rPr>
          <w:fldChar w:fldCharType="separate"/>
        </w:r>
        <w:r w:rsidR="00035DB4" w:rsidRPr="00C00498">
          <w:rPr>
            <w:noProof/>
            <w:webHidden/>
          </w:rPr>
          <w:t>24</w:t>
        </w:r>
        <w:r w:rsidR="00FA3A8F" w:rsidRPr="00C00498">
          <w:rPr>
            <w:noProof/>
            <w:webHidden/>
          </w:rPr>
          <w:fldChar w:fldCharType="end"/>
        </w:r>
      </w:hyperlink>
    </w:p>
    <w:p w14:paraId="15E6CCCE" w14:textId="299F2623" w:rsidR="00FA3A8F" w:rsidRPr="00C00498" w:rsidRDefault="00717471">
      <w:pPr>
        <w:pStyle w:val="TOC2"/>
        <w:rPr>
          <w:rFonts w:eastAsiaTheme="minorEastAsia" w:cstheme="minorBidi"/>
          <w:color w:val="auto"/>
          <w:sz w:val="22"/>
          <w:szCs w:val="22"/>
          <w:rPrChange w:id="279" w:author="Ayush Mittal" w:date="2019-04-26T15:10:00Z">
            <w:rPr>
              <w:rFonts w:asciiTheme="minorHAnsi" w:eastAsiaTheme="minorEastAsia" w:hAnsiTheme="minorHAnsi" w:cstheme="minorBidi"/>
              <w:color w:val="auto"/>
              <w:sz w:val="22"/>
              <w:szCs w:val="22"/>
            </w:rPr>
          </w:rPrChange>
        </w:rPr>
      </w:pPr>
      <w:hyperlink w:anchor="_Toc481756161" w:history="1">
        <w:r w:rsidR="00FA3A8F" w:rsidRPr="00C00498">
          <w:rPr>
            <w:rStyle w:val="Hyperlink"/>
          </w:rPr>
          <w:t>Overview</w:t>
        </w:r>
        <w:r w:rsidR="00FA3A8F" w:rsidRPr="00C00498">
          <w:rPr>
            <w:webHidden/>
          </w:rPr>
          <w:tab/>
        </w:r>
        <w:r w:rsidR="00FA3A8F" w:rsidRPr="00C00498">
          <w:rPr>
            <w:webHidden/>
          </w:rPr>
          <w:fldChar w:fldCharType="begin"/>
        </w:r>
        <w:r w:rsidR="00FA3A8F" w:rsidRPr="00C00498">
          <w:rPr>
            <w:webHidden/>
          </w:rPr>
          <w:instrText xml:space="preserve"> PAGEREF _Toc481756161 \h </w:instrText>
        </w:r>
        <w:r w:rsidR="00FA3A8F" w:rsidRPr="00C00498">
          <w:rPr>
            <w:webHidden/>
          </w:rPr>
        </w:r>
        <w:r w:rsidR="00FA3A8F" w:rsidRPr="00C00498">
          <w:rPr>
            <w:webHidden/>
          </w:rPr>
          <w:fldChar w:fldCharType="separate"/>
        </w:r>
        <w:r w:rsidR="00035DB4" w:rsidRPr="00C00498">
          <w:rPr>
            <w:webHidden/>
          </w:rPr>
          <w:t>24</w:t>
        </w:r>
        <w:r w:rsidR="00FA3A8F" w:rsidRPr="00C00498">
          <w:rPr>
            <w:webHidden/>
          </w:rPr>
          <w:fldChar w:fldCharType="end"/>
        </w:r>
      </w:hyperlink>
    </w:p>
    <w:p w14:paraId="524BA877" w14:textId="45B180C3" w:rsidR="00FA3A8F" w:rsidRPr="00C00498" w:rsidRDefault="00717471">
      <w:pPr>
        <w:pStyle w:val="TOC2"/>
        <w:rPr>
          <w:rFonts w:eastAsiaTheme="minorEastAsia" w:cstheme="minorBidi"/>
          <w:color w:val="auto"/>
          <w:sz w:val="22"/>
          <w:szCs w:val="22"/>
          <w:rPrChange w:id="280" w:author="Ayush Mittal" w:date="2019-04-26T15:10:00Z">
            <w:rPr>
              <w:rFonts w:asciiTheme="minorHAnsi" w:eastAsiaTheme="minorEastAsia" w:hAnsiTheme="minorHAnsi" w:cstheme="minorBidi"/>
              <w:color w:val="auto"/>
              <w:sz w:val="22"/>
              <w:szCs w:val="22"/>
            </w:rPr>
          </w:rPrChange>
        </w:rPr>
      </w:pPr>
      <w:hyperlink w:anchor="_Toc481756162" w:history="1">
        <w:r w:rsidR="00FA3A8F" w:rsidRPr="00C00498">
          <w:rPr>
            <w:rStyle w:val="Hyperlink"/>
          </w:rPr>
          <w:t>Competition</w:t>
        </w:r>
        <w:r w:rsidR="00FA3A8F" w:rsidRPr="00C00498">
          <w:rPr>
            <w:webHidden/>
          </w:rPr>
          <w:tab/>
        </w:r>
        <w:r w:rsidR="00FA3A8F" w:rsidRPr="00C00498">
          <w:rPr>
            <w:webHidden/>
          </w:rPr>
          <w:fldChar w:fldCharType="begin"/>
        </w:r>
        <w:r w:rsidR="00FA3A8F" w:rsidRPr="00C00498">
          <w:rPr>
            <w:webHidden/>
          </w:rPr>
          <w:instrText xml:space="preserve"> PAGEREF _Toc481756162 \h </w:instrText>
        </w:r>
        <w:r w:rsidR="00FA3A8F" w:rsidRPr="00C00498">
          <w:rPr>
            <w:webHidden/>
          </w:rPr>
        </w:r>
        <w:r w:rsidR="00FA3A8F" w:rsidRPr="00C00498">
          <w:rPr>
            <w:webHidden/>
          </w:rPr>
          <w:fldChar w:fldCharType="separate"/>
        </w:r>
        <w:r w:rsidR="00035DB4" w:rsidRPr="00C00498">
          <w:rPr>
            <w:webHidden/>
          </w:rPr>
          <w:t>26</w:t>
        </w:r>
        <w:r w:rsidR="00FA3A8F" w:rsidRPr="00C00498">
          <w:rPr>
            <w:webHidden/>
          </w:rPr>
          <w:fldChar w:fldCharType="end"/>
        </w:r>
      </w:hyperlink>
    </w:p>
    <w:p w14:paraId="3B8ACED3" w14:textId="72E82A79" w:rsidR="00FA3A8F" w:rsidRPr="00C00498" w:rsidRDefault="00717471">
      <w:pPr>
        <w:pStyle w:val="TOC1"/>
        <w:rPr>
          <w:rFonts w:eastAsiaTheme="minorEastAsia" w:cstheme="minorBidi"/>
          <w:b w:val="0"/>
          <w:bCs w:val="0"/>
          <w:caps w:val="0"/>
          <w:noProof/>
          <w:color w:val="auto"/>
          <w:sz w:val="22"/>
          <w:szCs w:val="22"/>
          <w:rPrChange w:id="281"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63" w:history="1">
        <w:r w:rsidR="00FA3A8F" w:rsidRPr="00C00498">
          <w:rPr>
            <w:rStyle w:val="Hyperlink"/>
            <w:noProof/>
          </w:rPr>
          <w:t>Valuation Methodology Overview</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_Toc481756163 \h </w:instrText>
        </w:r>
        <w:r w:rsidR="00FA3A8F" w:rsidRPr="00C00498">
          <w:rPr>
            <w:noProof/>
            <w:webHidden/>
          </w:rPr>
        </w:r>
        <w:r w:rsidR="00FA3A8F" w:rsidRPr="00C00498">
          <w:rPr>
            <w:noProof/>
            <w:webHidden/>
          </w:rPr>
          <w:fldChar w:fldCharType="separate"/>
        </w:r>
        <w:r w:rsidR="00035DB4" w:rsidRPr="00C00498">
          <w:rPr>
            <w:noProof/>
            <w:webHidden/>
          </w:rPr>
          <w:t>27</w:t>
        </w:r>
        <w:r w:rsidR="00FA3A8F" w:rsidRPr="00C00498">
          <w:rPr>
            <w:noProof/>
            <w:webHidden/>
          </w:rPr>
          <w:fldChar w:fldCharType="end"/>
        </w:r>
      </w:hyperlink>
    </w:p>
    <w:p w14:paraId="572D3637" w14:textId="656C16FC" w:rsidR="00FA3A8F" w:rsidRPr="00C00498" w:rsidRDefault="00717471">
      <w:pPr>
        <w:pStyle w:val="TOC2"/>
        <w:rPr>
          <w:rFonts w:eastAsiaTheme="minorEastAsia" w:cstheme="minorBidi"/>
          <w:color w:val="auto"/>
          <w:sz w:val="22"/>
          <w:szCs w:val="22"/>
          <w:rPrChange w:id="282" w:author="Ayush Mittal" w:date="2019-04-26T15:10:00Z">
            <w:rPr>
              <w:rFonts w:asciiTheme="minorHAnsi" w:eastAsiaTheme="minorEastAsia" w:hAnsiTheme="minorHAnsi" w:cstheme="minorBidi"/>
              <w:color w:val="auto"/>
              <w:sz w:val="22"/>
              <w:szCs w:val="22"/>
            </w:rPr>
          </w:rPrChange>
        </w:rPr>
      </w:pPr>
      <w:hyperlink w:anchor="_Toc481756164" w:history="1">
        <w:r w:rsidR="00FA3A8F" w:rsidRPr="00C00498">
          <w:rPr>
            <w:rStyle w:val="Hyperlink"/>
          </w:rPr>
          <w:t>Valuation Theory</w:t>
        </w:r>
        <w:r w:rsidR="00FA3A8F" w:rsidRPr="00C00498">
          <w:rPr>
            <w:webHidden/>
          </w:rPr>
          <w:tab/>
        </w:r>
        <w:r w:rsidR="00FA3A8F" w:rsidRPr="00C00498">
          <w:rPr>
            <w:webHidden/>
          </w:rPr>
          <w:fldChar w:fldCharType="begin"/>
        </w:r>
        <w:r w:rsidR="00FA3A8F" w:rsidRPr="00C00498">
          <w:rPr>
            <w:webHidden/>
          </w:rPr>
          <w:instrText xml:space="preserve"> PAGEREF _Toc481756164 \h </w:instrText>
        </w:r>
        <w:r w:rsidR="00FA3A8F" w:rsidRPr="00C00498">
          <w:rPr>
            <w:webHidden/>
          </w:rPr>
        </w:r>
        <w:r w:rsidR="00FA3A8F" w:rsidRPr="00C00498">
          <w:rPr>
            <w:webHidden/>
          </w:rPr>
          <w:fldChar w:fldCharType="separate"/>
        </w:r>
        <w:r w:rsidR="00035DB4" w:rsidRPr="00C00498">
          <w:rPr>
            <w:webHidden/>
          </w:rPr>
          <w:t>27</w:t>
        </w:r>
        <w:r w:rsidR="00FA3A8F" w:rsidRPr="00C00498">
          <w:rPr>
            <w:webHidden/>
          </w:rPr>
          <w:fldChar w:fldCharType="end"/>
        </w:r>
      </w:hyperlink>
    </w:p>
    <w:p w14:paraId="7C85B358" w14:textId="3D67DF1E" w:rsidR="00FA3A8F" w:rsidRPr="00C00498" w:rsidRDefault="00717471">
      <w:pPr>
        <w:pStyle w:val="TOC1"/>
        <w:rPr>
          <w:rFonts w:eastAsiaTheme="minorEastAsia" w:cstheme="minorBidi"/>
          <w:b w:val="0"/>
          <w:bCs w:val="0"/>
          <w:caps w:val="0"/>
          <w:noProof/>
          <w:color w:val="auto"/>
          <w:sz w:val="22"/>
          <w:szCs w:val="22"/>
          <w:rPrChange w:id="283"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65" w:history="1">
        <w:r w:rsidR="00FA3A8F" w:rsidRPr="00C00498">
          <w:rPr>
            <w:rStyle w:val="Hyperlink"/>
            <w:noProof/>
          </w:rPr>
          <w:t>Valuation Analysis</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_Toc481756165 \h </w:instrText>
        </w:r>
        <w:r w:rsidR="00FA3A8F" w:rsidRPr="00C00498">
          <w:rPr>
            <w:noProof/>
            <w:webHidden/>
          </w:rPr>
        </w:r>
        <w:r w:rsidR="00FA3A8F" w:rsidRPr="00C00498">
          <w:rPr>
            <w:noProof/>
            <w:webHidden/>
          </w:rPr>
          <w:fldChar w:fldCharType="separate"/>
        </w:r>
        <w:r w:rsidR="00035DB4" w:rsidRPr="00C00498">
          <w:rPr>
            <w:noProof/>
            <w:webHidden/>
          </w:rPr>
          <w:t>31</w:t>
        </w:r>
        <w:r w:rsidR="00FA3A8F" w:rsidRPr="00C00498">
          <w:rPr>
            <w:noProof/>
            <w:webHidden/>
          </w:rPr>
          <w:fldChar w:fldCharType="end"/>
        </w:r>
      </w:hyperlink>
    </w:p>
    <w:p w14:paraId="303E2F3B" w14:textId="4252C061" w:rsidR="00FA3A8F" w:rsidRPr="00C00498" w:rsidRDefault="00717471">
      <w:pPr>
        <w:pStyle w:val="TOC2"/>
        <w:rPr>
          <w:rFonts w:eastAsiaTheme="minorEastAsia" w:cstheme="minorBidi"/>
          <w:color w:val="auto"/>
          <w:sz w:val="22"/>
          <w:szCs w:val="22"/>
          <w:rPrChange w:id="284" w:author="Ayush Mittal" w:date="2019-04-26T15:10:00Z">
            <w:rPr>
              <w:rFonts w:asciiTheme="minorHAnsi" w:eastAsiaTheme="minorEastAsia" w:hAnsiTheme="minorHAnsi" w:cstheme="minorBidi"/>
              <w:color w:val="auto"/>
              <w:sz w:val="22"/>
              <w:szCs w:val="22"/>
            </w:rPr>
          </w:rPrChange>
        </w:rPr>
      </w:pPr>
      <w:hyperlink w:anchor="_Toc481756166" w:history="1">
        <w:r w:rsidR="00FA3A8F" w:rsidRPr="00C00498">
          <w:rPr>
            <w:rStyle w:val="Hyperlink"/>
          </w:rPr>
          <w:t>MPEEM – IPR&amp;D Assets</w:t>
        </w:r>
        <w:r w:rsidR="00FA3A8F" w:rsidRPr="00C00498">
          <w:rPr>
            <w:webHidden/>
          </w:rPr>
          <w:tab/>
        </w:r>
        <w:r w:rsidR="00FA3A8F" w:rsidRPr="00C00498">
          <w:rPr>
            <w:webHidden/>
          </w:rPr>
          <w:fldChar w:fldCharType="begin"/>
        </w:r>
        <w:r w:rsidR="00FA3A8F" w:rsidRPr="00C00498">
          <w:rPr>
            <w:webHidden/>
          </w:rPr>
          <w:instrText xml:space="preserve"> PAGEREF _Toc481756166 \h </w:instrText>
        </w:r>
        <w:r w:rsidR="00FA3A8F" w:rsidRPr="00C00498">
          <w:rPr>
            <w:webHidden/>
          </w:rPr>
        </w:r>
        <w:r w:rsidR="00FA3A8F" w:rsidRPr="00C00498">
          <w:rPr>
            <w:webHidden/>
          </w:rPr>
          <w:fldChar w:fldCharType="separate"/>
        </w:r>
        <w:r w:rsidR="00035DB4" w:rsidRPr="00C00498">
          <w:rPr>
            <w:webHidden/>
          </w:rPr>
          <w:t>31</w:t>
        </w:r>
        <w:r w:rsidR="00FA3A8F" w:rsidRPr="00C00498">
          <w:rPr>
            <w:webHidden/>
          </w:rPr>
          <w:fldChar w:fldCharType="end"/>
        </w:r>
      </w:hyperlink>
    </w:p>
    <w:p w14:paraId="5CA6B270" w14:textId="08B1F378" w:rsidR="00FA3A8F" w:rsidRPr="00C00498" w:rsidRDefault="00717471">
      <w:pPr>
        <w:pStyle w:val="TOC2"/>
        <w:rPr>
          <w:rFonts w:eastAsiaTheme="minorEastAsia" w:cstheme="minorBidi"/>
          <w:color w:val="auto"/>
          <w:sz w:val="22"/>
          <w:szCs w:val="22"/>
          <w:rPrChange w:id="285" w:author="Ayush Mittal" w:date="2019-04-26T15:10:00Z">
            <w:rPr>
              <w:rFonts w:asciiTheme="minorHAnsi" w:eastAsiaTheme="minorEastAsia" w:hAnsiTheme="minorHAnsi" w:cstheme="minorBidi"/>
              <w:color w:val="auto"/>
              <w:sz w:val="22"/>
              <w:szCs w:val="22"/>
            </w:rPr>
          </w:rPrChange>
        </w:rPr>
      </w:pPr>
      <w:hyperlink w:anchor="_Toc481756167" w:history="1">
        <w:r w:rsidR="00FA3A8F" w:rsidRPr="00C00498">
          <w:rPr>
            <w:rStyle w:val="Hyperlink"/>
          </w:rPr>
          <w:t>rNPV Approach – Royalty and Milestone Payments</w:t>
        </w:r>
        <w:r w:rsidR="00FA3A8F" w:rsidRPr="00C00498">
          <w:rPr>
            <w:webHidden/>
          </w:rPr>
          <w:tab/>
        </w:r>
        <w:r w:rsidR="00FA3A8F" w:rsidRPr="00C00498">
          <w:rPr>
            <w:webHidden/>
          </w:rPr>
          <w:fldChar w:fldCharType="begin"/>
        </w:r>
        <w:r w:rsidR="00FA3A8F" w:rsidRPr="00C00498">
          <w:rPr>
            <w:webHidden/>
          </w:rPr>
          <w:instrText xml:space="preserve"> PAGEREF _Toc481756167 \h </w:instrText>
        </w:r>
        <w:r w:rsidR="00FA3A8F" w:rsidRPr="00C00498">
          <w:rPr>
            <w:webHidden/>
          </w:rPr>
        </w:r>
        <w:r w:rsidR="00FA3A8F" w:rsidRPr="00C00498">
          <w:rPr>
            <w:webHidden/>
          </w:rPr>
          <w:fldChar w:fldCharType="separate"/>
        </w:r>
        <w:r w:rsidR="00035DB4" w:rsidRPr="00C00498">
          <w:rPr>
            <w:webHidden/>
          </w:rPr>
          <w:t>39</w:t>
        </w:r>
        <w:r w:rsidR="00FA3A8F" w:rsidRPr="00C00498">
          <w:rPr>
            <w:webHidden/>
          </w:rPr>
          <w:fldChar w:fldCharType="end"/>
        </w:r>
      </w:hyperlink>
    </w:p>
    <w:p w14:paraId="021861E3" w14:textId="2302C8F7" w:rsidR="00FA3A8F" w:rsidRPr="00C00498" w:rsidRDefault="00717471">
      <w:pPr>
        <w:pStyle w:val="TOC2"/>
        <w:rPr>
          <w:rFonts w:eastAsiaTheme="minorEastAsia" w:cstheme="minorBidi"/>
          <w:color w:val="auto"/>
          <w:sz w:val="22"/>
          <w:szCs w:val="22"/>
          <w:rPrChange w:id="286" w:author="Ayush Mittal" w:date="2019-04-26T15:10:00Z">
            <w:rPr>
              <w:rFonts w:asciiTheme="minorHAnsi" w:eastAsiaTheme="minorEastAsia" w:hAnsiTheme="minorHAnsi" w:cstheme="minorBidi"/>
              <w:color w:val="auto"/>
              <w:sz w:val="22"/>
              <w:szCs w:val="22"/>
            </w:rPr>
          </w:rPrChange>
        </w:rPr>
      </w:pPr>
      <w:hyperlink w:anchor="_Toc481756168" w:history="1">
        <w:r w:rsidR="00FA3A8F" w:rsidRPr="00C00498">
          <w:rPr>
            <w:rStyle w:val="Hyperlink"/>
          </w:rPr>
          <w:t>Incremental Income Method – Lease Agreement</w:t>
        </w:r>
        <w:r w:rsidR="00FA3A8F" w:rsidRPr="00C00498">
          <w:rPr>
            <w:webHidden/>
          </w:rPr>
          <w:tab/>
        </w:r>
        <w:r w:rsidR="00FA3A8F" w:rsidRPr="00C00498">
          <w:rPr>
            <w:webHidden/>
          </w:rPr>
          <w:fldChar w:fldCharType="begin"/>
        </w:r>
        <w:r w:rsidR="00FA3A8F" w:rsidRPr="00C00498">
          <w:rPr>
            <w:webHidden/>
          </w:rPr>
          <w:instrText xml:space="preserve"> PAGEREF _Toc481756168 \h </w:instrText>
        </w:r>
        <w:r w:rsidR="00FA3A8F" w:rsidRPr="00C00498">
          <w:rPr>
            <w:webHidden/>
          </w:rPr>
        </w:r>
        <w:r w:rsidR="00FA3A8F" w:rsidRPr="00C00498">
          <w:rPr>
            <w:webHidden/>
          </w:rPr>
          <w:fldChar w:fldCharType="separate"/>
        </w:r>
        <w:r w:rsidR="00035DB4" w:rsidRPr="00C00498">
          <w:rPr>
            <w:webHidden/>
          </w:rPr>
          <w:t>41</w:t>
        </w:r>
        <w:r w:rsidR="00FA3A8F" w:rsidRPr="00C00498">
          <w:rPr>
            <w:webHidden/>
          </w:rPr>
          <w:fldChar w:fldCharType="end"/>
        </w:r>
      </w:hyperlink>
    </w:p>
    <w:p w14:paraId="7C6FE3DB" w14:textId="72DD8D11" w:rsidR="00FA3A8F" w:rsidRPr="00C00498" w:rsidRDefault="00717471">
      <w:pPr>
        <w:pStyle w:val="TOC2"/>
        <w:rPr>
          <w:rFonts w:eastAsiaTheme="minorEastAsia" w:cstheme="minorBidi"/>
          <w:color w:val="auto"/>
          <w:sz w:val="22"/>
          <w:szCs w:val="22"/>
          <w:rPrChange w:id="287" w:author="Ayush Mittal" w:date="2019-04-26T15:10:00Z">
            <w:rPr>
              <w:rFonts w:asciiTheme="minorHAnsi" w:eastAsiaTheme="minorEastAsia" w:hAnsiTheme="minorHAnsi" w:cstheme="minorBidi"/>
              <w:color w:val="auto"/>
              <w:sz w:val="22"/>
              <w:szCs w:val="22"/>
            </w:rPr>
          </w:rPrChange>
        </w:rPr>
      </w:pPr>
      <w:hyperlink w:anchor="_Toc481756169" w:history="1">
        <w:r w:rsidR="00FA3A8F" w:rsidRPr="00C00498">
          <w:rPr>
            <w:rStyle w:val="Hyperlink"/>
          </w:rPr>
          <w:t>Replacement Cost Method – Assembled Workforce</w:t>
        </w:r>
        <w:r w:rsidR="00FA3A8F" w:rsidRPr="00C00498">
          <w:rPr>
            <w:webHidden/>
          </w:rPr>
          <w:tab/>
        </w:r>
        <w:r w:rsidR="00FA3A8F" w:rsidRPr="00C00498">
          <w:rPr>
            <w:webHidden/>
          </w:rPr>
          <w:fldChar w:fldCharType="begin"/>
        </w:r>
        <w:r w:rsidR="00FA3A8F" w:rsidRPr="00C00498">
          <w:rPr>
            <w:webHidden/>
          </w:rPr>
          <w:instrText xml:space="preserve"> PAGEREF _Toc481756169 \h </w:instrText>
        </w:r>
        <w:r w:rsidR="00FA3A8F" w:rsidRPr="00C00498">
          <w:rPr>
            <w:webHidden/>
          </w:rPr>
        </w:r>
        <w:r w:rsidR="00FA3A8F" w:rsidRPr="00C00498">
          <w:rPr>
            <w:webHidden/>
          </w:rPr>
          <w:fldChar w:fldCharType="separate"/>
        </w:r>
        <w:r w:rsidR="00035DB4" w:rsidRPr="00C00498">
          <w:rPr>
            <w:webHidden/>
          </w:rPr>
          <w:t>42</w:t>
        </w:r>
        <w:r w:rsidR="00FA3A8F" w:rsidRPr="00C00498">
          <w:rPr>
            <w:webHidden/>
          </w:rPr>
          <w:fldChar w:fldCharType="end"/>
        </w:r>
      </w:hyperlink>
    </w:p>
    <w:p w14:paraId="6B8530B5" w14:textId="012E1733" w:rsidR="00FA3A8F" w:rsidRPr="00C00498" w:rsidRDefault="00717471">
      <w:pPr>
        <w:pStyle w:val="TOC2"/>
        <w:rPr>
          <w:rFonts w:eastAsiaTheme="minorEastAsia" w:cstheme="minorBidi"/>
          <w:color w:val="auto"/>
          <w:sz w:val="22"/>
          <w:szCs w:val="22"/>
          <w:rPrChange w:id="288" w:author="Ayush Mittal" w:date="2019-04-26T15:10:00Z">
            <w:rPr>
              <w:rFonts w:asciiTheme="minorHAnsi" w:eastAsiaTheme="minorEastAsia" w:hAnsiTheme="minorHAnsi" w:cstheme="minorBidi"/>
              <w:color w:val="auto"/>
              <w:sz w:val="22"/>
              <w:szCs w:val="22"/>
            </w:rPr>
          </w:rPrChange>
        </w:rPr>
      </w:pPr>
      <w:hyperlink w:anchor="_Toc481756170" w:history="1">
        <w:r w:rsidR="00FA3A8F" w:rsidRPr="00C00498">
          <w:rPr>
            <w:rStyle w:val="Hyperlink"/>
          </w:rPr>
          <w:t>NPV Method – Anti-Dilution Liability</w:t>
        </w:r>
        <w:r w:rsidR="00FA3A8F" w:rsidRPr="00C00498">
          <w:rPr>
            <w:webHidden/>
          </w:rPr>
          <w:tab/>
        </w:r>
        <w:r w:rsidR="00FA3A8F" w:rsidRPr="00C00498">
          <w:rPr>
            <w:webHidden/>
          </w:rPr>
          <w:fldChar w:fldCharType="begin"/>
        </w:r>
        <w:r w:rsidR="00FA3A8F" w:rsidRPr="00C00498">
          <w:rPr>
            <w:webHidden/>
          </w:rPr>
          <w:instrText xml:space="preserve"> PAGEREF _Toc481756170 \h </w:instrText>
        </w:r>
        <w:r w:rsidR="00FA3A8F" w:rsidRPr="00C00498">
          <w:rPr>
            <w:webHidden/>
          </w:rPr>
        </w:r>
        <w:r w:rsidR="00FA3A8F" w:rsidRPr="00C00498">
          <w:rPr>
            <w:webHidden/>
          </w:rPr>
          <w:fldChar w:fldCharType="separate"/>
        </w:r>
        <w:r w:rsidR="00035DB4" w:rsidRPr="00C00498">
          <w:rPr>
            <w:webHidden/>
          </w:rPr>
          <w:t>42</w:t>
        </w:r>
        <w:r w:rsidR="00FA3A8F" w:rsidRPr="00C00498">
          <w:rPr>
            <w:webHidden/>
          </w:rPr>
          <w:fldChar w:fldCharType="end"/>
        </w:r>
      </w:hyperlink>
    </w:p>
    <w:p w14:paraId="6FAA931A" w14:textId="030A0126" w:rsidR="00FA3A8F" w:rsidRPr="00C00498" w:rsidRDefault="00717471">
      <w:pPr>
        <w:pStyle w:val="TOC2"/>
        <w:rPr>
          <w:rFonts w:eastAsiaTheme="minorEastAsia" w:cstheme="minorBidi"/>
          <w:color w:val="auto"/>
          <w:sz w:val="22"/>
          <w:szCs w:val="22"/>
          <w:rPrChange w:id="289" w:author="Ayush Mittal" w:date="2019-04-26T15:10:00Z">
            <w:rPr>
              <w:rFonts w:asciiTheme="minorHAnsi" w:eastAsiaTheme="minorEastAsia" w:hAnsiTheme="minorHAnsi" w:cstheme="minorBidi"/>
              <w:color w:val="auto"/>
              <w:sz w:val="22"/>
              <w:szCs w:val="22"/>
            </w:rPr>
          </w:rPrChange>
        </w:rPr>
      </w:pPr>
      <w:hyperlink w:anchor="_Toc481756171" w:history="1">
        <w:r w:rsidR="00FA3A8F" w:rsidRPr="00C00498">
          <w:rPr>
            <w:rStyle w:val="Hyperlink"/>
          </w:rPr>
          <w:t>Market Approach – GCM</w:t>
        </w:r>
        <w:r w:rsidR="00FA3A8F" w:rsidRPr="00C00498">
          <w:rPr>
            <w:webHidden/>
          </w:rPr>
          <w:tab/>
        </w:r>
        <w:r w:rsidR="00FA3A8F" w:rsidRPr="00C00498">
          <w:rPr>
            <w:webHidden/>
          </w:rPr>
          <w:fldChar w:fldCharType="begin"/>
        </w:r>
        <w:r w:rsidR="00FA3A8F" w:rsidRPr="00C00498">
          <w:rPr>
            <w:webHidden/>
          </w:rPr>
          <w:instrText xml:space="preserve"> PAGEREF _Toc481756171 \h </w:instrText>
        </w:r>
        <w:r w:rsidR="00FA3A8F" w:rsidRPr="00C00498">
          <w:rPr>
            <w:webHidden/>
          </w:rPr>
        </w:r>
        <w:r w:rsidR="00FA3A8F" w:rsidRPr="00C00498">
          <w:rPr>
            <w:webHidden/>
          </w:rPr>
          <w:fldChar w:fldCharType="separate"/>
        </w:r>
        <w:r w:rsidR="00035DB4" w:rsidRPr="00C00498">
          <w:rPr>
            <w:webHidden/>
          </w:rPr>
          <w:t>42</w:t>
        </w:r>
        <w:r w:rsidR="00FA3A8F" w:rsidRPr="00C00498">
          <w:rPr>
            <w:webHidden/>
          </w:rPr>
          <w:fldChar w:fldCharType="end"/>
        </w:r>
      </w:hyperlink>
    </w:p>
    <w:p w14:paraId="7DDA3651" w14:textId="3DE2F2B2" w:rsidR="00FA3A8F" w:rsidRPr="00C00498" w:rsidRDefault="00717471">
      <w:pPr>
        <w:pStyle w:val="TOC2"/>
        <w:rPr>
          <w:rFonts w:eastAsiaTheme="minorEastAsia" w:cstheme="minorBidi"/>
          <w:color w:val="auto"/>
          <w:sz w:val="22"/>
          <w:szCs w:val="22"/>
          <w:rPrChange w:id="290" w:author="Ayush Mittal" w:date="2019-04-26T15:10:00Z">
            <w:rPr>
              <w:rFonts w:asciiTheme="minorHAnsi" w:eastAsiaTheme="minorEastAsia" w:hAnsiTheme="minorHAnsi" w:cstheme="minorBidi"/>
              <w:color w:val="auto"/>
              <w:sz w:val="22"/>
              <w:szCs w:val="22"/>
            </w:rPr>
          </w:rPrChange>
        </w:rPr>
      </w:pPr>
      <w:hyperlink w:anchor="_Toc481756172" w:history="1">
        <w:r w:rsidR="00FA3A8F" w:rsidRPr="00C00498">
          <w:rPr>
            <w:rStyle w:val="Hyperlink"/>
          </w:rPr>
          <w:t>Discount Rates</w:t>
        </w:r>
        <w:r w:rsidR="00FA3A8F" w:rsidRPr="00C00498">
          <w:rPr>
            <w:webHidden/>
          </w:rPr>
          <w:tab/>
        </w:r>
        <w:r w:rsidR="00FA3A8F" w:rsidRPr="00C00498">
          <w:rPr>
            <w:webHidden/>
          </w:rPr>
          <w:fldChar w:fldCharType="begin"/>
        </w:r>
        <w:r w:rsidR="00FA3A8F" w:rsidRPr="00C00498">
          <w:rPr>
            <w:webHidden/>
          </w:rPr>
          <w:instrText xml:space="preserve"> PAGEREF _Toc481756172 \h </w:instrText>
        </w:r>
        <w:r w:rsidR="00FA3A8F" w:rsidRPr="00C00498">
          <w:rPr>
            <w:webHidden/>
          </w:rPr>
        </w:r>
        <w:r w:rsidR="00FA3A8F" w:rsidRPr="00C00498">
          <w:rPr>
            <w:webHidden/>
          </w:rPr>
          <w:fldChar w:fldCharType="separate"/>
        </w:r>
        <w:r w:rsidR="00035DB4" w:rsidRPr="00C00498">
          <w:rPr>
            <w:webHidden/>
          </w:rPr>
          <w:t>44</w:t>
        </w:r>
        <w:r w:rsidR="00FA3A8F" w:rsidRPr="00C00498">
          <w:rPr>
            <w:webHidden/>
          </w:rPr>
          <w:fldChar w:fldCharType="end"/>
        </w:r>
      </w:hyperlink>
    </w:p>
    <w:p w14:paraId="3762B497" w14:textId="78C25F4D" w:rsidR="00FA3A8F" w:rsidRPr="00C00498" w:rsidRDefault="00717471">
      <w:pPr>
        <w:pStyle w:val="TOC2"/>
        <w:rPr>
          <w:rFonts w:eastAsiaTheme="minorEastAsia" w:cstheme="minorBidi"/>
          <w:color w:val="auto"/>
          <w:sz w:val="22"/>
          <w:szCs w:val="22"/>
          <w:rPrChange w:id="291" w:author="Ayush Mittal" w:date="2019-04-26T15:10:00Z">
            <w:rPr>
              <w:rFonts w:asciiTheme="minorHAnsi" w:eastAsiaTheme="minorEastAsia" w:hAnsiTheme="minorHAnsi" w:cstheme="minorBidi"/>
              <w:color w:val="auto"/>
              <w:sz w:val="22"/>
              <w:szCs w:val="22"/>
            </w:rPr>
          </w:rPrChange>
        </w:rPr>
      </w:pPr>
      <w:hyperlink w:anchor="_Toc481756173" w:history="1">
        <w:r w:rsidR="00FA3A8F" w:rsidRPr="00C00498">
          <w:rPr>
            <w:rStyle w:val="Hyperlink"/>
          </w:rPr>
          <w:t>Computation of Residual Goodwill and Reconciliation</w:t>
        </w:r>
        <w:r w:rsidR="00FA3A8F" w:rsidRPr="00C00498">
          <w:rPr>
            <w:webHidden/>
          </w:rPr>
          <w:tab/>
        </w:r>
        <w:r w:rsidR="00FA3A8F" w:rsidRPr="00C00498">
          <w:rPr>
            <w:webHidden/>
          </w:rPr>
          <w:fldChar w:fldCharType="begin"/>
        </w:r>
        <w:r w:rsidR="00FA3A8F" w:rsidRPr="00C00498">
          <w:rPr>
            <w:webHidden/>
          </w:rPr>
          <w:instrText xml:space="preserve"> PAGEREF _Toc481756173 \h </w:instrText>
        </w:r>
        <w:r w:rsidR="00FA3A8F" w:rsidRPr="00C00498">
          <w:rPr>
            <w:webHidden/>
          </w:rPr>
        </w:r>
        <w:r w:rsidR="00FA3A8F" w:rsidRPr="00C00498">
          <w:rPr>
            <w:webHidden/>
          </w:rPr>
          <w:fldChar w:fldCharType="separate"/>
        </w:r>
        <w:r w:rsidR="00035DB4" w:rsidRPr="00C00498">
          <w:rPr>
            <w:webHidden/>
          </w:rPr>
          <w:t>47</w:t>
        </w:r>
        <w:r w:rsidR="00FA3A8F" w:rsidRPr="00C00498">
          <w:rPr>
            <w:webHidden/>
          </w:rPr>
          <w:fldChar w:fldCharType="end"/>
        </w:r>
      </w:hyperlink>
    </w:p>
    <w:p w14:paraId="60B6E5BC" w14:textId="145FE555" w:rsidR="00FA3A8F" w:rsidRPr="00C00498" w:rsidRDefault="00717471">
      <w:pPr>
        <w:pStyle w:val="TOC1"/>
        <w:rPr>
          <w:rFonts w:eastAsiaTheme="minorEastAsia" w:cstheme="minorBidi"/>
          <w:b w:val="0"/>
          <w:bCs w:val="0"/>
          <w:caps w:val="0"/>
          <w:noProof/>
          <w:color w:val="auto"/>
          <w:sz w:val="22"/>
          <w:szCs w:val="22"/>
          <w:rPrChange w:id="292"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74" w:history="1">
        <w:r w:rsidR="00FA3A8F" w:rsidRPr="00C00498">
          <w:rPr>
            <w:rStyle w:val="Hyperlink"/>
            <w:noProof/>
          </w:rPr>
          <w:t>Conclusion</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_Toc481756174 \h </w:instrText>
        </w:r>
        <w:r w:rsidR="00FA3A8F" w:rsidRPr="00C00498">
          <w:rPr>
            <w:noProof/>
            <w:webHidden/>
          </w:rPr>
        </w:r>
        <w:r w:rsidR="00FA3A8F" w:rsidRPr="00C00498">
          <w:rPr>
            <w:noProof/>
            <w:webHidden/>
          </w:rPr>
          <w:fldChar w:fldCharType="separate"/>
        </w:r>
        <w:r w:rsidR="00035DB4" w:rsidRPr="00C00498">
          <w:rPr>
            <w:noProof/>
            <w:webHidden/>
          </w:rPr>
          <w:t>48</w:t>
        </w:r>
        <w:r w:rsidR="00FA3A8F" w:rsidRPr="00C00498">
          <w:rPr>
            <w:noProof/>
            <w:webHidden/>
          </w:rPr>
          <w:fldChar w:fldCharType="end"/>
        </w:r>
      </w:hyperlink>
    </w:p>
    <w:p w14:paraId="6398582D" w14:textId="00AC5E34" w:rsidR="00FA3A8F" w:rsidRPr="00C00498" w:rsidRDefault="00717471">
      <w:pPr>
        <w:pStyle w:val="TOC1"/>
        <w:rPr>
          <w:rFonts w:eastAsiaTheme="minorEastAsia" w:cstheme="minorBidi"/>
          <w:b w:val="0"/>
          <w:bCs w:val="0"/>
          <w:caps w:val="0"/>
          <w:noProof/>
          <w:color w:val="auto"/>
          <w:sz w:val="22"/>
          <w:szCs w:val="22"/>
          <w:rPrChange w:id="293"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75" w:history="1">
        <w:r w:rsidR="00FA3A8F" w:rsidRPr="00C00498">
          <w:rPr>
            <w:rStyle w:val="Hyperlink"/>
            <w:noProof/>
          </w:rPr>
          <w:t>Statement of Limiting Conditions</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_Toc481756175 \h </w:instrText>
        </w:r>
        <w:r w:rsidR="00FA3A8F" w:rsidRPr="00C00498">
          <w:rPr>
            <w:noProof/>
            <w:webHidden/>
          </w:rPr>
        </w:r>
        <w:r w:rsidR="00FA3A8F" w:rsidRPr="00C00498">
          <w:rPr>
            <w:noProof/>
            <w:webHidden/>
          </w:rPr>
          <w:fldChar w:fldCharType="separate"/>
        </w:r>
        <w:r w:rsidR="00035DB4" w:rsidRPr="00C00498">
          <w:rPr>
            <w:noProof/>
            <w:webHidden/>
          </w:rPr>
          <w:t>49</w:t>
        </w:r>
        <w:r w:rsidR="00FA3A8F" w:rsidRPr="00C00498">
          <w:rPr>
            <w:noProof/>
            <w:webHidden/>
          </w:rPr>
          <w:fldChar w:fldCharType="end"/>
        </w:r>
      </w:hyperlink>
    </w:p>
    <w:p w14:paraId="667BB25A" w14:textId="190525F4" w:rsidR="00FA3A8F" w:rsidRPr="00C00498" w:rsidRDefault="00717471">
      <w:pPr>
        <w:pStyle w:val="TOC1"/>
        <w:rPr>
          <w:rFonts w:eastAsiaTheme="minorEastAsia" w:cstheme="minorBidi"/>
          <w:b w:val="0"/>
          <w:bCs w:val="0"/>
          <w:caps w:val="0"/>
          <w:noProof/>
          <w:color w:val="auto"/>
          <w:sz w:val="22"/>
          <w:szCs w:val="22"/>
          <w:rPrChange w:id="294"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76" w:history="1">
        <w:r w:rsidR="00FA3A8F" w:rsidRPr="00C00498">
          <w:rPr>
            <w:rStyle w:val="Hyperlink"/>
            <w:noProof/>
          </w:rPr>
          <w:t>Qualifications</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_Toc481756176 \h </w:instrText>
        </w:r>
        <w:r w:rsidR="00FA3A8F" w:rsidRPr="00C00498">
          <w:rPr>
            <w:noProof/>
            <w:webHidden/>
          </w:rPr>
        </w:r>
        <w:r w:rsidR="00FA3A8F" w:rsidRPr="00C00498">
          <w:rPr>
            <w:noProof/>
            <w:webHidden/>
          </w:rPr>
          <w:fldChar w:fldCharType="separate"/>
        </w:r>
        <w:r w:rsidR="00035DB4" w:rsidRPr="00C00498">
          <w:rPr>
            <w:noProof/>
            <w:webHidden/>
          </w:rPr>
          <w:t>51</w:t>
        </w:r>
        <w:r w:rsidR="00FA3A8F" w:rsidRPr="00C00498">
          <w:rPr>
            <w:noProof/>
            <w:webHidden/>
          </w:rPr>
          <w:fldChar w:fldCharType="end"/>
        </w:r>
      </w:hyperlink>
    </w:p>
    <w:p w14:paraId="32761823" w14:textId="37BFB849" w:rsidR="00FA3A8F" w:rsidRPr="00C00498" w:rsidRDefault="00717471">
      <w:pPr>
        <w:pStyle w:val="TOC2"/>
        <w:rPr>
          <w:rFonts w:eastAsiaTheme="minorEastAsia" w:cstheme="minorBidi"/>
          <w:color w:val="auto"/>
          <w:sz w:val="22"/>
          <w:szCs w:val="22"/>
          <w:rPrChange w:id="295" w:author="Ayush Mittal" w:date="2019-04-26T15:10:00Z">
            <w:rPr>
              <w:rFonts w:asciiTheme="minorHAnsi" w:eastAsiaTheme="minorEastAsia" w:hAnsiTheme="minorHAnsi" w:cstheme="minorBidi"/>
              <w:color w:val="auto"/>
              <w:sz w:val="22"/>
              <w:szCs w:val="22"/>
            </w:rPr>
          </w:rPrChange>
        </w:rPr>
      </w:pPr>
      <w:hyperlink w:anchor="_Toc481756177" w:history="1">
        <w:r w:rsidR="00FA3A8F" w:rsidRPr="00C00498">
          <w:rPr>
            <w:rStyle w:val="Hyperlink"/>
          </w:rPr>
          <w:t>Samuel Renwick, CFA</w:t>
        </w:r>
        <w:r w:rsidR="00FA3A8F" w:rsidRPr="00C00498">
          <w:rPr>
            <w:webHidden/>
          </w:rPr>
          <w:tab/>
        </w:r>
        <w:r w:rsidR="00FA3A8F" w:rsidRPr="00C00498">
          <w:rPr>
            <w:webHidden/>
          </w:rPr>
          <w:fldChar w:fldCharType="begin"/>
        </w:r>
        <w:r w:rsidR="00FA3A8F" w:rsidRPr="00C00498">
          <w:rPr>
            <w:webHidden/>
          </w:rPr>
          <w:instrText xml:space="preserve"> PAGEREF _Toc481756177 \h </w:instrText>
        </w:r>
        <w:r w:rsidR="00FA3A8F" w:rsidRPr="00C00498">
          <w:rPr>
            <w:webHidden/>
          </w:rPr>
        </w:r>
        <w:r w:rsidR="00FA3A8F" w:rsidRPr="00C00498">
          <w:rPr>
            <w:webHidden/>
          </w:rPr>
          <w:fldChar w:fldCharType="separate"/>
        </w:r>
        <w:r w:rsidR="00035DB4" w:rsidRPr="00C00498">
          <w:rPr>
            <w:webHidden/>
          </w:rPr>
          <w:t>51</w:t>
        </w:r>
        <w:r w:rsidR="00FA3A8F" w:rsidRPr="00C00498">
          <w:rPr>
            <w:webHidden/>
          </w:rPr>
          <w:fldChar w:fldCharType="end"/>
        </w:r>
      </w:hyperlink>
    </w:p>
    <w:p w14:paraId="7788D0B3" w14:textId="7D89DF10" w:rsidR="00FA3A8F" w:rsidRPr="00C00498" w:rsidRDefault="00717471">
      <w:pPr>
        <w:pStyle w:val="TOC1"/>
        <w:rPr>
          <w:rFonts w:eastAsiaTheme="minorEastAsia" w:cstheme="minorBidi"/>
          <w:b w:val="0"/>
          <w:bCs w:val="0"/>
          <w:caps w:val="0"/>
          <w:noProof/>
          <w:color w:val="auto"/>
          <w:sz w:val="22"/>
          <w:szCs w:val="22"/>
          <w:rPrChange w:id="296"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78" w:history="1">
        <w:r w:rsidR="00FA3A8F" w:rsidRPr="00C00498">
          <w:rPr>
            <w:rStyle w:val="Hyperlink"/>
            <w:noProof/>
          </w:rPr>
          <w:t>Certification</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_Toc481756178 \h </w:instrText>
        </w:r>
        <w:r w:rsidR="00FA3A8F" w:rsidRPr="00C00498">
          <w:rPr>
            <w:noProof/>
            <w:webHidden/>
          </w:rPr>
        </w:r>
        <w:r w:rsidR="00FA3A8F" w:rsidRPr="00C00498">
          <w:rPr>
            <w:noProof/>
            <w:webHidden/>
          </w:rPr>
          <w:fldChar w:fldCharType="separate"/>
        </w:r>
        <w:r w:rsidR="00035DB4" w:rsidRPr="00C00498">
          <w:rPr>
            <w:noProof/>
            <w:webHidden/>
          </w:rPr>
          <w:t>53</w:t>
        </w:r>
        <w:r w:rsidR="00FA3A8F" w:rsidRPr="00C00498">
          <w:rPr>
            <w:noProof/>
            <w:webHidden/>
          </w:rPr>
          <w:fldChar w:fldCharType="end"/>
        </w:r>
      </w:hyperlink>
    </w:p>
    <w:p w14:paraId="56BB6900" w14:textId="1F2795F3" w:rsidR="00FA3A8F" w:rsidRPr="00C00498" w:rsidRDefault="00717471">
      <w:pPr>
        <w:pStyle w:val="TOC1"/>
        <w:rPr>
          <w:rFonts w:eastAsiaTheme="minorEastAsia" w:cstheme="minorBidi"/>
          <w:b w:val="0"/>
          <w:bCs w:val="0"/>
          <w:caps w:val="0"/>
          <w:noProof/>
          <w:color w:val="auto"/>
          <w:sz w:val="22"/>
          <w:szCs w:val="22"/>
          <w:rPrChange w:id="297" w:author="Ayush Mittal" w:date="2019-04-26T15:10:00Z">
            <w:rPr>
              <w:rFonts w:asciiTheme="minorHAnsi" w:eastAsiaTheme="minorEastAsia" w:hAnsiTheme="minorHAnsi" w:cstheme="minorBidi"/>
              <w:b w:val="0"/>
              <w:bCs w:val="0"/>
              <w:caps w:val="0"/>
              <w:noProof/>
              <w:color w:val="auto"/>
              <w:sz w:val="22"/>
              <w:szCs w:val="22"/>
            </w:rPr>
          </w:rPrChange>
        </w:rPr>
      </w:pPr>
      <w:hyperlink w:anchor="_Toc481756179" w:history="1">
        <w:r w:rsidR="00FA3A8F" w:rsidRPr="00C00498">
          <w:rPr>
            <w:rStyle w:val="Hyperlink"/>
            <w:noProof/>
          </w:rPr>
          <w:t>Exhibits</w:t>
        </w:r>
        <w:r w:rsidR="00FA3A8F" w:rsidRPr="00C00498">
          <w:rPr>
            <w:noProof/>
            <w:webHidden/>
          </w:rPr>
          <w:tab/>
        </w:r>
        <w:r w:rsidR="00FA3A8F" w:rsidRPr="00C00498">
          <w:rPr>
            <w:noProof/>
            <w:webHidden/>
          </w:rPr>
          <w:fldChar w:fldCharType="begin"/>
        </w:r>
        <w:r w:rsidR="00FA3A8F" w:rsidRPr="00C00498">
          <w:rPr>
            <w:noProof/>
            <w:webHidden/>
          </w:rPr>
          <w:instrText xml:space="preserve"> PAGEREF _Toc481756179 \h </w:instrText>
        </w:r>
        <w:r w:rsidR="00FA3A8F" w:rsidRPr="00C00498">
          <w:rPr>
            <w:noProof/>
            <w:webHidden/>
          </w:rPr>
        </w:r>
        <w:r w:rsidR="00FA3A8F" w:rsidRPr="00C00498">
          <w:rPr>
            <w:noProof/>
            <w:webHidden/>
          </w:rPr>
          <w:fldChar w:fldCharType="separate"/>
        </w:r>
        <w:r w:rsidR="00035DB4" w:rsidRPr="00C00498">
          <w:rPr>
            <w:noProof/>
            <w:webHidden/>
          </w:rPr>
          <w:t>54</w:t>
        </w:r>
        <w:r w:rsidR="00FA3A8F" w:rsidRPr="00C00498">
          <w:rPr>
            <w:noProof/>
            <w:webHidden/>
          </w:rPr>
          <w:fldChar w:fldCharType="end"/>
        </w:r>
      </w:hyperlink>
    </w:p>
    <w:p w14:paraId="19AC89DA" w14:textId="242A1855" w:rsidR="007C77D3" w:rsidRPr="00C00498" w:rsidRDefault="00575DEC" w:rsidP="00FA3A8F">
      <w:pPr>
        <w:pStyle w:val="RNAHeadlineA"/>
        <w:rPr>
          <w:sz w:val="22"/>
          <w:szCs w:val="22"/>
          <w:rPrChange w:id="298" w:author="Ayush Mittal" w:date="2019-04-26T15:10:00Z">
            <w:rPr>
              <w:rFonts w:ascii="Times New Roman" w:hAnsi="Times New Roman"/>
              <w:sz w:val="22"/>
              <w:szCs w:val="22"/>
            </w:rPr>
          </w:rPrChange>
        </w:rPr>
      </w:pPr>
      <w:r w:rsidRPr="00C00498">
        <w:fldChar w:fldCharType="end"/>
      </w:r>
      <w:bookmarkStart w:id="299" w:name="_Toc481756146"/>
      <w:bookmarkStart w:id="300" w:name="_Toc432004231"/>
      <w:r w:rsidR="007C77D3" w:rsidRPr="00C00498">
        <w:t xml:space="preserve">Engagement </w:t>
      </w:r>
      <w:r w:rsidR="0062007E" w:rsidRPr="00C00498">
        <w:t>O</w:t>
      </w:r>
      <w:r w:rsidR="007C77D3" w:rsidRPr="00C00498">
        <w:t>verview</w:t>
      </w:r>
      <w:bookmarkEnd w:id="299"/>
    </w:p>
    <w:p w14:paraId="0B313475" w14:textId="77777777" w:rsidR="007C77D3" w:rsidRPr="00C00498" w:rsidRDefault="007C77D3" w:rsidP="007C77D3">
      <w:pPr>
        <w:pStyle w:val="RNAHeadlineB"/>
        <w:rPr>
          <w:rFonts w:ascii="Georgia" w:hAnsi="Georgia"/>
          <w:rPrChange w:id="301" w:author="Ayush Mittal" w:date="2019-04-26T15:10:00Z">
            <w:rPr/>
          </w:rPrChange>
        </w:rPr>
      </w:pPr>
    </w:p>
    <w:p w14:paraId="79B6322F" w14:textId="7B9791EB" w:rsidR="00573796" w:rsidRPr="00C00498" w:rsidRDefault="00575DEC" w:rsidP="00264D7C">
      <w:pPr>
        <w:pStyle w:val="RNA-Heading2"/>
      </w:pPr>
      <w:bookmarkStart w:id="302" w:name="_Toc481756147"/>
      <w:r w:rsidRPr="00C00498">
        <w:t>Purpose</w:t>
      </w:r>
      <w:bookmarkEnd w:id="300"/>
      <w:bookmarkEnd w:id="302"/>
    </w:p>
    <w:p w14:paraId="5DB0326E" w14:textId="2E9AE857" w:rsidR="00573796" w:rsidRPr="00C00498" w:rsidRDefault="00573796" w:rsidP="007C77D3">
      <w:pPr>
        <w:pStyle w:val="RNABodyCopy"/>
      </w:pPr>
      <w:r w:rsidRPr="00C00498">
        <w:t xml:space="preserve">RNA has completed an analysis of the Company </w:t>
      </w:r>
      <w:r w:rsidR="0014767E" w:rsidRPr="00C00498">
        <w:t xml:space="preserve">and the Subject Interest </w:t>
      </w:r>
      <w:r w:rsidRPr="00C00498">
        <w:t xml:space="preserve">as of the Valuation Date to determine the fair value of the </w:t>
      </w:r>
      <w:r w:rsidR="00904503" w:rsidRPr="00C00498">
        <w:t>Subject Interest</w:t>
      </w:r>
      <w:r w:rsidRPr="00C00498">
        <w:t xml:space="preserve">.  This analysis has been performed in recognition of </w:t>
      </w:r>
      <w:r w:rsidR="002D1047" w:rsidRPr="00C00498">
        <w:t xml:space="preserve">the </w:t>
      </w:r>
      <w:r w:rsidR="00370F98" w:rsidRPr="00C00498">
        <w:t>SSVS1 issued by the AICPA</w:t>
      </w:r>
      <w:r w:rsidRPr="00C00498">
        <w:t xml:space="preserve">.  This analysis uses the methods and techniques outlined in </w:t>
      </w:r>
      <w:r w:rsidR="0014767E" w:rsidRPr="00C00498">
        <w:t>ASC 805</w:t>
      </w:r>
      <w:r w:rsidR="00370F98" w:rsidRPr="00C00498">
        <w:t xml:space="preserve"> and ASC 820</w:t>
      </w:r>
      <w:r w:rsidRPr="00C00498">
        <w:t xml:space="preserve">, which are relevant to the valuation of the </w:t>
      </w:r>
      <w:r w:rsidR="00370F98" w:rsidRPr="00C00498">
        <w:t>Subject Interest</w:t>
      </w:r>
      <w:r w:rsidRPr="00C00498">
        <w:t xml:space="preserve">.  </w:t>
      </w:r>
    </w:p>
    <w:p w14:paraId="4B8B7B74" w14:textId="77777777" w:rsidR="00573796" w:rsidRPr="00C00498" w:rsidRDefault="00573796" w:rsidP="00573796">
      <w:pPr>
        <w:rPr>
          <w:rFonts w:ascii="Georgia" w:hAnsi="Georgia"/>
        </w:rPr>
      </w:pPr>
    </w:p>
    <w:p w14:paraId="410BF4A5" w14:textId="4116F3C9" w:rsidR="00573796" w:rsidRPr="00C00498" w:rsidRDefault="00573796" w:rsidP="00264D7C">
      <w:pPr>
        <w:pStyle w:val="RNA-Heading2"/>
      </w:pPr>
      <w:bookmarkStart w:id="303" w:name="_Toc432004232"/>
      <w:bookmarkStart w:id="304" w:name="_Toc481756148"/>
      <w:r w:rsidRPr="00C00498">
        <w:t>Scope</w:t>
      </w:r>
      <w:bookmarkEnd w:id="303"/>
      <w:bookmarkEnd w:id="304"/>
    </w:p>
    <w:p w14:paraId="02B5402D" w14:textId="715AAF35" w:rsidR="00573796" w:rsidRPr="00C00498" w:rsidRDefault="00573796" w:rsidP="007C77D3">
      <w:pPr>
        <w:pStyle w:val="RNABodyCopy"/>
      </w:pPr>
      <w:r w:rsidRPr="00C00498">
        <w:t>RNA has based this Opinion on information provided and represented by Management.  Our review and analysis included, but was not necessarily limited to, the following steps:</w:t>
      </w:r>
    </w:p>
    <w:p w14:paraId="7E6BB6D7" w14:textId="77777777" w:rsidR="00573796" w:rsidRPr="00C00498" w:rsidRDefault="00573796" w:rsidP="00573796">
      <w:pPr>
        <w:rPr>
          <w:rFonts w:ascii="Georgia" w:hAnsi="Georgia"/>
          <w:rPrChange w:id="305" w:author="Ayush Mittal" w:date="2019-04-26T15:10:00Z">
            <w:rPr/>
          </w:rPrChange>
        </w:rPr>
      </w:pPr>
    </w:p>
    <w:p w14:paraId="088662AD" w14:textId="77777777" w:rsidR="00D7188C" w:rsidRPr="00CC626B" w:rsidRDefault="00D7188C">
      <w:pPr>
        <w:pStyle w:val="RNANumberedList"/>
        <w:rPr>
          <w:ins w:id="306" w:author="Ayush Mittal" w:date="2019-04-26T15:37:00Z"/>
        </w:rPr>
        <w:pPrChange w:id="307" w:author="Ayush Mittal" w:date="2019-04-26T17:04:00Z">
          <w:pPr>
            <w:pStyle w:val="ListParagraph"/>
            <w:numPr>
              <w:numId w:val="47"/>
            </w:numPr>
            <w:ind w:left="576" w:hanging="288"/>
          </w:pPr>
        </w:pPrChange>
      </w:pPr>
      <w:ins w:id="308" w:author="Ayush Mittal" w:date="2019-04-26T15:37:00Z">
        <w:r w:rsidRPr="002650DC">
          <w:t xml:space="preserve">Discussed the operations, financial condition, </w:t>
        </w:r>
        <w:proofErr w:type="gramStart"/>
        <w:r w:rsidRPr="002650DC">
          <w:t>future prospects</w:t>
        </w:r>
        <w:proofErr w:type="gramEnd"/>
        <w:r w:rsidRPr="002650DC">
          <w:t xml:space="preserve"> and projected operations with Management in order to understand the performance of the Company;</w:t>
        </w:r>
      </w:ins>
    </w:p>
    <w:p w14:paraId="049392C9" w14:textId="7030C9FA" w:rsidR="00D7188C" w:rsidRPr="00D7188C" w:rsidRDefault="00D7188C">
      <w:pPr>
        <w:pStyle w:val="RNANumberedList"/>
        <w:rPr>
          <w:ins w:id="309" w:author="Ayush Mittal" w:date="2019-04-26T15:37:00Z"/>
        </w:rPr>
        <w:pPrChange w:id="310" w:author="Ayush Mittal" w:date="2019-04-26T17:04:00Z">
          <w:pPr>
            <w:pStyle w:val="ListParagraph"/>
            <w:numPr>
              <w:numId w:val="47"/>
            </w:numPr>
            <w:ind w:left="1080" w:hanging="720"/>
          </w:pPr>
        </w:pPrChange>
      </w:pPr>
      <w:ins w:id="311" w:author="Ayush Mittal" w:date="2019-04-26T15:37:00Z">
        <w:r w:rsidRPr="00E767CE">
          <w:t>Reviewed the Company’s financial statements for the years ended December 31, 201</w:t>
        </w:r>
      </w:ins>
      <w:ins w:id="312" w:author="Ayush Mittal" w:date="2019-04-26T15:38:00Z">
        <w:r>
          <w:t>6</w:t>
        </w:r>
      </w:ins>
      <w:ins w:id="313" w:author="Ayush Mittal" w:date="2019-04-26T15:37:00Z">
        <w:r w:rsidRPr="002650DC">
          <w:t xml:space="preserve"> through December 31, 201</w:t>
        </w:r>
      </w:ins>
      <w:ins w:id="314" w:author="Ayush Mittal" w:date="2019-04-26T15:38:00Z">
        <w:r>
          <w:t>8</w:t>
        </w:r>
      </w:ins>
      <w:ins w:id="315" w:author="Ayush Mittal" w:date="2019-04-26T15:37:00Z">
        <w:r w:rsidRPr="002650DC">
          <w:t>;</w:t>
        </w:r>
      </w:ins>
    </w:p>
    <w:p w14:paraId="52658C99" w14:textId="218BA05B" w:rsidR="00B24140" w:rsidRPr="002650DC" w:rsidRDefault="00BB2D7D">
      <w:pPr>
        <w:pStyle w:val="RNANumberedList"/>
        <w:pPrChange w:id="316" w:author="Ayush Mittal" w:date="2019-04-26T17:04:00Z">
          <w:pPr>
            <w:pStyle w:val="ListParagraph"/>
            <w:numPr>
              <w:numId w:val="47"/>
            </w:numPr>
            <w:ind w:left="1080" w:hanging="720"/>
          </w:pPr>
        </w:pPrChange>
      </w:pPr>
      <w:r w:rsidRPr="00C00498">
        <w:t xml:space="preserve">Discussed with Management the history and nature of the </w:t>
      </w:r>
      <w:r w:rsidR="009C0782" w:rsidRPr="00C00498">
        <w:t>Subject Interest</w:t>
      </w:r>
      <w:r w:rsidRPr="00C00498">
        <w:t xml:space="preserve">, as well as the specific industry conditions affecting the </w:t>
      </w:r>
      <w:r w:rsidR="009C0782" w:rsidRPr="00C00498">
        <w:t xml:space="preserve">Subject Interest </w:t>
      </w:r>
      <w:r w:rsidRPr="00C00498">
        <w:t xml:space="preserve">and the underlying business, including but not limited to the </w:t>
      </w:r>
      <w:r w:rsidR="009C0782" w:rsidRPr="00C00498">
        <w:t>Subject Interest</w:t>
      </w:r>
      <w:r w:rsidR="00881BC0" w:rsidRPr="00C00498">
        <w:t>’</w:t>
      </w:r>
      <w:r w:rsidR="009C0782" w:rsidRPr="00C00498">
        <w:t>s</w:t>
      </w:r>
      <w:r w:rsidR="00881BC0" w:rsidRPr="00C00498">
        <w:t xml:space="preserve"> </w:t>
      </w:r>
      <w:r w:rsidRPr="00C00498">
        <w:t xml:space="preserve">prospective earnings capacity; </w:t>
      </w:r>
    </w:p>
    <w:p w14:paraId="69224773" w14:textId="76029B4E" w:rsidR="00881BC0" w:rsidRPr="00C00498" w:rsidDel="00D7188C" w:rsidRDefault="00881BC0">
      <w:pPr>
        <w:pStyle w:val="RNANumberedList"/>
        <w:rPr>
          <w:del w:id="317" w:author="Ayush Mittal" w:date="2019-04-26T15:35:00Z"/>
        </w:rPr>
        <w:pPrChange w:id="318" w:author="Ayush Mittal" w:date="2019-04-26T17:04:00Z">
          <w:pPr>
            <w:pStyle w:val="RNABodyCopy-bullets"/>
            <w:numPr>
              <w:numId w:val="47"/>
            </w:numPr>
            <w:ind w:left="1080" w:hanging="720"/>
          </w:pPr>
        </w:pPrChange>
      </w:pPr>
      <w:del w:id="319" w:author="Ayush Mittal" w:date="2019-04-26T15:35:00Z">
        <w:r w:rsidRPr="00C00498" w:rsidDel="00D7188C">
          <w:delText xml:space="preserve">Reviewed the </w:delText>
        </w:r>
        <w:r w:rsidR="002D1047" w:rsidRPr="00C00498" w:rsidDel="00D7188C">
          <w:delText xml:space="preserve">Common Stock Valuation Opinion </w:delText>
        </w:r>
        <w:r w:rsidRPr="00C00498" w:rsidDel="00D7188C">
          <w:delText>(defined below);</w:delText>
        </w:r>
      </w:del>
    </w:p>
    <w:p w14:paraId="761BC492" w14:textId="4252E906" w:rsidR="00BB2D7D" w:rsidRPr="00C00498" w:rsidRDefault="00BB2D7D">
      <w:pPr>
        <w:pStyle w:val="RNANumberedList"/>
        <w:pPrChange w:id="320" w:author="Ayush Mittal" w:date="2019-04-26T17:04:00Z">
          <w:pPr>
            <w:pStyle w:val="RNABodyCopy-bullets"/>
            <w:numPr>
              <w:numId w:val="47"/>
            </w:numPr>
            <w:ind w:left="1080" w:hanging="720"/>
          </w:pPr>
        </w:pPrChange>
      </w:pPr>
      <w:r w:rsidRPr="00C00498">
        <w:t>Reviewed the Asset Purchase Agreement (defined below)</w:t>
      </w:r>
      <w:r w:rsidR="006E48C9" w:rsidRPr="00C00498">
        <w:t xml:space="preserve"> and related agreements for the Transaction</w:t>
      </w:r>
      <w:r w:rsidR="00EA5F13" w:rsidRPr="00C00498">
        <w:t xml:space="preserve"> (defined below)</w:t>
      </w:r>
      <w:r w:rsidRPr="00C00498">
        <w:t>;</w:t>
      </w:r>
    </w:p>
    <w:p w14:paraId="54776C56" w14:textId="3DC86C96" w:rsidR="00B24140" w:rsidRPr="00C00498" w:rsidRDefault="00B24140">
      <w:pPr>
        <w:pStyle w:val="RNANumberedList"/>
        <w:pPrChange w:id="321" w:author="Ayush Mittal" w:date="2019-04-26T17:04:00Z">
          <w:pPr>
            <w:pStyle w:val="RNABodyCopy-bullets"/>
            <w:numPr>
              <w:numId w:val="47"/>
            </w:numPr>
            <w:ind w:left="1080" w:hanging="720"/>
          </w:pPr>
        </w:pPrChange>
      </w:pPr>
      <w:r w:rsidRPr="00C00498">
        <w:t>Reviewed the Lease Agreement (defined below)</w:t>
      </w:r>
      <w:r w:rsidR="00897B2E" w:rsidRPr="00C00498">
        <w:t xml:space="preserve"> and survey of comparable leases as provided by Management</w:t>
      </w:r>
      <w:r w:rsidRPr="00C00498">
        <w:t>;</w:t>
      </w:r>
    </w:p>
    <w:p w14:paraId="48E07CB0" w14:textId="00C2D961" w:rsidR="00C3198E" w:rsidRPr="00C00498" w:rsidDel="00D7188C" w:rsidRDefault="00C3198E">
      <w:pPr>
        <w:pStyle w:val="RNANumberedList"/>
        <w:rPr>
          <w:del w:id="322" w:author="Ayush Mittal" w:date="2019-04-26T15:36:00Z"/>
        </w:rPr>
        <w:pPrChange w:id="323" w:author="Ayush Mittal" w:date="2019-04-26T17:04:00Z">
          <w:pPr>
            <w:pStyle w:val="RNABodyCopy-bullets"/>
            <w:numPr>
              <w:numId w:val="47"/>
            </w:numPr>
            <w:ind w:left="1080" w:hanging="720"/>
          </w:pPr>
        </w:pPrChange>
      </w:pPr>
      <w:del w:id="324" w:author="Ayush Mittal" w:date="2019-04-26T15:36:00Z">
        <w:r w:rsidRPr="00C00498" w:rsidDel="00D7188C">
          <w:delText>Reviewed the MIT Agreement (defined below);</w:delText>
        </w:r>
      </w:del>
    </w:p>
    <w:p w14:paraId="4E3DAD09" w14:textId="776594BB" w:rsidR="00897B2E" w:rsidRPr="00C00498" w:rsidDel="00D7188C" w:rsidRDefault="00897B2E">
      <w:pPr>
        <w:pStyle w:val="RNANumberedList"/>
        <w:rPr>
          <w:del w:id="325" w:author="Ayush Mittal" w:date="2019-04-26T15:36:00Z"/>
        </w:rPr>
        <w:pPrChange w:id="326" w:author="Ayush Mittal" w:date="2019-04-26T17:04:00Z">
          <w:pPr>
            <w:pStyle w:val="RNABodyCopy-bullets"/>
            <w:numPr>
              <w:numId w:val="47"/>
            </w:numPr>
            <w:ind w:left="1080" w:hanging="720"/>
          </w:pPr>
        </w:pPrChange>
      </w:pPr>
      <w:del w:id="327" w:author="Ayush Mittal" w:date="2019-04-26T15:36:00Z">
        <w:r w:rsidRPr="00C00498" w:rsidDel="00D7188C">
          <w:delText xml:space="preserve">Reviewed the summary of </w:delText>
        </w:r>
        <w:r w:rsidR="00580306" w:rsidRPr="00C00498" w:rsidDel="00D7188C">
          <w:delText>other third-party agreements related to the MRT Platform</w:delText>
        </w:r>
        <w:r w:rsidR="00F915F4" w:rsidRPr="00C00498" w:rsidDel="00D7188C">
          <w:delText xml:space="preserve"> (defined below)</w:delText>
        </w:r>
        <w:r w:rsidRPr="00C00498" w:rsidDel="00D7188C">
          <w:delText>;</w:delText>
        </w:r>
      </w:del>
    </w:p>
    <w:p w14:paraId="43CD2808" w14:textId="243F65EF" w:rsidR="00C3198E" w:rsidRPr="00C00498" w:rsidRDefault="00C3198E">
      <w:pPr>
        <w:pStyle w:val="RNANumberedList"/>
        <w:pPrChange w:id="328" w:author="Ayush Mittal" w:date="2019-04-26T17:04:00Z">
          <w:pPr>
            <w:pStyle w:val="RNABodyCopy-bullets"/>
            <w:numPr>
              <w:numId w:val="47"/>
            </w:numPr>
            <w:ind w:left="1080" w:hanging="720"/>
          </w:pPr>
        </w:pPrChange>
      </w:pPr>
      <w:r w:rsidRPr="00C00498">
        <w:t xml:space="preserve">Discussed </w:t>
      </w:r>
      <w:r w:rsidR="004A6A4F" w:rsidRPr="00C00498">
        <w:t>the costs associated with Assembled Workforce (defined below);</w:t>
      </w:r>
    </w:p>
    <w:p w14:paraId="1F045CF0" w14:textId="38A8889C" w:rsidR="00B24140" w:rsidRPr="00C00498" w:rsidDel="00D7188C" w:rsidRDefault="00B24140">
      <w:pPr>
        <w:pStyle w:val="RNANumberedList"/>
        <w:rPr>
          <w:del w:id="329" w:author="Ayush Mittal" w:date="2019-04-26T15:36:00Z"/>
        </w:rPr>
        <w:pPrChange w:id="330" w:author="Ayush Mittal" w:date="2019-04-26T17:04:00Z">
          <w:pPr>
            <w:pStyle w:val="RNABodyCopy-bullets"/>
            <w:numPr>
              <w:numId w:val="47"/>
            </w:numPr>
            <w:ind w:left="1080" w:hanging="720"/>
          </w:pPr>
        </w:pPrChange>
      </w:pPr>
      <w:del w:id="331" w:author="Ayush Mittal" w:date="2019-04-26T15:36:00Z">
        <w:r w:rsidRPr="00C00498" w:rsidDel="00D7188C">
          <w:delText>Reviewed Amendment #2 to the Engagement Letter and Assumption Agreement signed between Shire, MTS (defined below), and the Company (“Amendment #2”);</w:delText>
        </w:r>
      </w:del>
    </w:p>
    <w:p w14:paraId="50DF405F" w14:textId="6F07264B" w:rsidR="009C0782" w:rsidRPr="00C00498" w:rsidRDefault="009C0782">
      <w:pPr>
        <w:pStyle w:val="RNANumberedList"/>
        <w:pPrChange w:id="332" w:author="Ayush Mittal" w:date="2019-04-26T17:04:00Z">
          <w:pPr>
            <w:pStyle w:val="RNABodyCopy-bullets"/>
            <w:numPr>
              <w:numId w:val="47"/>
            </w:numPr>
            <w:ind w:left="1080" w:hanging="720"/>
          </w:pPr>
        </w:pPrChange>
      </w:pPr>
      <w:r w:rsidRPr="00C00498">
        <w:t xml:space="preserve">Reviewed the </w:t>
      </w:r>
      <w:r w:rsidR="006D65C4" w:rsidRPr="00C00498">
        <w:t>fixed assets listing for the Subject Interest as prepared by Management;</w:t>
      </w:r>
    </w:p>
    <w:p w14:paraId="34C2667B" w14:textId="77777777" w:rsidR="00573796" w:rsidRPr="00C00498" w:rsidRDefault="00573796">
      <w:pPr>
        <w:pStyle w:val="RNANumberedList"/>
        <w:pPrChange w:id="333" w:author="Ayush Mittal" w:date="2019-04-26T17:04:00Z">
          <w:pPr>
            <w:pStyle w:val="RNABodyCopy-bullets"/>
            <w:numPr>
              <w:numId w:val="47"/>
            </w:numPr>
            <w:ind w:left="1080" w:hanging="720"/>
          </w:pPr>
        </w:pPrChange>
      </w:pPr>
      <w:r w:rsidRPr="00C00498">
        <w:t>Reviewed a capitalization summary of the Company as prepared by Management;</w:t>
      </w:r>
    </w:p>
    <w:p w14:paraId="20E25ED8" w14:textId="77777777" w:rsidR="00573796" w:rsidRPr="00C00498" w:rsidRDefault="00573796">
      <w:pPr>
        <w:pStyle w:val="RNANumberedList"/>
        <w:pPrChange w:id="334" w:author="Ayush Mittal" w:date="2019-04-26T17:04:00Z">
          <w:pPr>
            <w:pStyle w:val="RNABodyCopy-bullets"/>
            <w:numPr>
              <w:numId w:val="47"/>
            </w:numPr>
            <w:ind w:left="1080" w:hanging="720"/>
          </w:pPr>
        </w:pPrChange>
      </w:pPr>
      <w:r w:rsidRPr="00C00498">
        <w:t>Reviewed a copy of the Company's Articles of Incorporation;</w:t>
      </w:r>
    </w:p>
    <w:p w14:paraId="275D3600" w14:textId="77777777" w:rsidR="00573796" w:rsidRPr="00C00498" w:rsidRDefault="00573796">
      <w:pPr>
        <w:pStyle w:val="RNANumberedList"/>
        <w:pPrChange w:id="335" w:author="Ayush Mittal" w:date="2019-04-26T17:04:00Z">
          <w:pPr>
            <w:pStyle w:val="RNABodyCopy-bullets"/>
            <w:numPr>
              <w:numId w:val="47"/>
            </w:numPr>
            <w:ind w:left="1080" w:hanging="720"/>
          </w:pPr>
        </w:pPrChange>
      </w:pPr>
      <w:r w:rsidRPr="00C00498">
        <w:t>Reviewed copies of certain documents pertaining to various securities underlying the Company's capital structure, such as preferred and common stock;</w:t>
      </w:r>
    </w:p>
    <w:p w14:paraId="3DED53F3" w14:textId="307460E2" w:rsidR="00573796" w:rsidRPr="00C00498" w:rsidRDefault="00573796">
      <w:pPr>
        <w:pStyle w:val="RNANumberedList"/>
        <w:pPrChange w:id="336" w:author="Ayush Mittal" w:date="2019-04-26T17:04:00Z">
          <w:pPr>
            <w:pStyle w:val="RNABodyCopy-bullets"/>
            <w:numPr>
              <w:numId w:val="47"/>
            </w:numPr>
            <w:ind w:left="1080" w:hanging="720"/>
          </w:pPr>
        </w:pPrChange>
      </w:pPr>
      <w:r w:rsidRPr="00C00498">
        <w:t>Reviewed certain publicly available financial data for companies that we deemed comparable to the Company</w:t>
      </w:r>
      <w:r w:rsidR="009C0782" w:rsidRPr="00C00498">
        <w:t xml:space="preserve"> and </w:t>
      </w:r>
      <w:r w:rsidR="0091746F" w:rsidRPr="00C00498">
        <w:t>Shire MRT</w:t>
      </w:r>
      <w:r w:rsidRPr="00C00498">
        <w:t>;</w:t>
      </w:r>
    </w:p>
    <w:p w14:paraId="54BA62B9" w14:textId="77777777" w:rsidR="00573796" w:rsidRPr="00C00498" w:rsidRDefault="00573796">
      <w:pPr>
        <w:pStyle w:val="RNANumberedList"/>
        <w:pPrChange w:id="337" w:author="Ayush Mittal" w:date="2019-04-26T17:04:00Z">
          <w:pPr>
            <w:pStyle w:val="RNABodyCopy-bullets"/>
            <w:numPr>
              <w:numId w:val="47"/>
            </w:numPr>
            <w:ind w:left="1080" w:hanging="720"/>
          </w:pPr>
        </w:pPrChange>
      </w:pPr>
      <w:r w:rsidRPr="00C00498">
        <w:t>Conducted research concerning the economic conditions and outlook for the US economy generally as of the Valuation Date; and</w:t>
      </w:r>
    </w:p>
    <w:p w14:paraId="0D6A3E0F" w14:textId="77777777" w:rsidR="00573796" w:rsidRPr="00C00498" w:rsidRDefault="00573796">
      <w:pPr>
        <w:pStyle w:val="RNANumberedList"/>
        <w:pPrChange w:id="338" w:author="Ayush Mittal" w:date="2019-04-26T17:04:00Z">
          <w:pPr>
            <w:pStyle w:val="RNABodyCopy-bullets"/>
            <w:numPr>
              <w:numId w:val="47"/>
            </w:numPr>
            <w:ind w:left="1080" w:hanging="720"/>
          </w:pPr>
        </w:pPrChange>
      </w:pPr>
      <w:r w:rsidRPr="00C00498">
        <w:t xml:space="preserve">Conducted other studies, analyses and inquiries, as we deemed appropriate.  </w:t>
      </w:r>
    </w:p>
    <w:p w14:paraId="3FDB79AD" w14:textId="77777777" w:rsidR="00573796" w:rsidRPr="00C00498" w:rsidRDefault="00573796" w:rsidP="00573796">
      <w:pPr>
        <w:rPr>
          <w:rFonts w:ascii="Georgia" w:hAnsi="Georgia"/>
          <w:rPrChange w:id="339" w:author="Ayush Mittal" w:date="2019-04-26T15:10:00Z">
            <w:rPr/>
          </w:rPrChange>
        </w:rPr>
      </w:pPr>
    </w:p>
    <w:p w14:paraId="65EA883C" w14:textId="2495B4A9" w:rsidR="00D10709" w:rsidRPr="00C00498" w:rsidRDefault="0091746F" w:rsidP="00264D7C">
      <w:pPr>
        <w:pStyle w:val="RNABodyCopy"/>
      </w:pPr>
      <w:r w:rsidRPr="00C00498">
        <w:t>The assets and liabilities considered as a part of the analysis have been discussed in detail in the “Assets/Liabilities Overview” Section below</w:t>
      </w:r>
      <w:r w:rsidR="00724AB2" w:rsidRPr="00C00498">
        <w:t>.</w:t>
      </w:r>
    </w:p>
    <w:p w14:paraId="53F57D1A" w14:textId="77777777" w:rsidR="00D10709" w:rsidRPr="00C00498" w:rsidRDefault="00D10709" w:rsidP="00264D7C">
      <w:pPr>
        <w:pStyle w:val="RNABodyCopy"/>
      </w:pPr>
    </w:p>
    <w:p w14:paraId="2A009ADD" w14:textId="1CD2CA3B" w:rsidR="004B6A84" w:rsidRPr="00C00498" w:rsidRDefault="00573796" w:rsidP="00264D7C">
      <w:pPr>
        <w:pStyle w:val="RNABodyCopy"/>
        <w:rPr>
          <w:rFonts w:cs="Arial"/>
          <w:caps/>
          <w:color w:val="2F75B5"/>
          <w:spacing w:val="20"/>
          <w:sz w:val="28"/>
          <w:szCs w:val="24"/>
          <w:rPrChange w:id="340" w:author="Ayush Mittal" w:date="2019-04-26T15:10:00Z">
            <w:rPr>
              <w:rFonts w:ascii="Arial" w:hAnsi="Arial" w:cs="Arial"/>
              <w:caps/>
              <w:color w:val="2F75B5"/>
              <w:spacing w:val="20"/>
              <w:sz w:val="28"/>
              <w:szCs w:val="24"/>
            </w:rPr>
          </w:rPrChange>
        </w:rPr>
      </w:pPr>
      <w:r w:rsidRPr="00C00498">
        <w:t>RNA did not independently verify the information provided</w:t>
      </w:r>
      <w:r w:rsidR="00FB66CB" w:rsidRPr="00C00498">
        <w:t>;</w:t>
      </w:r>
      <w:r w:rsidRPr="00C00498">
        <w:t xml:space="preserve"> </w:t>
      </w:r>
      <w:r w:rsidR="00FB66CB" w:rsidRPr="00C00498">
        <w:t>therefore</w:t>
      </w:r>
      <w:r w:rsidRPr="00C00498">
        <w:t xml:space="preserve">, the validity of our Opinion depends on the completeness and accuracy of the information provided to RNA by Management.  Management warranted to RNA that the information supplied was complete and accurate to the best of its knowledge.  Information furnished by the Company and others, upon which all or portions of our Opinion are based, is believed to be reliable and we have assumed that all facts and circumstances that would significantly affect the results of the Valuation have been disclosed to us.  However, RNA provides no warranty as to the accuracy of such information.  Our fee for this service is not contingent upon the Valuation expressed herein.  </w:t>
      </w:r>
      <w:bookmarkStart w:id="341" w:name="_Toc418529102"/>
      <w:bookmarkStart w:id="342" w:name="_Toc432004233"/>
      <w:r w:rsidR="004B6A84" w:rsidRPr="00C00498">
        <w:rPr>
          <w:color w:val="2F75B5"/>
          <w:sz w:val="28"/>
          <w:szCs w:val="24"/>
        </w:rPr>
        <w:br w:type="page"/>
      </w:r>
    </w:p>
    <w:p w14:paraId="7441E241" w14:textId="265EDAF0" w:rsidR="00573796" w:rsidRPr="00C00498" w:rsidRDefault="00573796" w:rsidP="00565DEF">
      <w:pPr>
        <w:pStyle w:val="RNAHeadlineB"/>
        <w:outlineLvl w:val="1"/>
        <w:rPr>
          <w:rFonts w:ascii="Georgia" w:hAnsi="Georgia"/>
          <w:color w:val="2F75B5"/>
          <w:sz w:val="28"/>
          <w:szCs w:val="24"/>
        </w:rPr>
      </w:pPr>
      <w:bookmarkStart w:id="343" w:name="_Toc481756149"/>
      <w:r w:rsidRPr="00C00498">
        <w:rPr>
          <w:rFonts w:ascii="Georgia" w:hAnsi="Georgia"/>
        </w:rPr>
        <w:t xml:space="preserve">Key </w:t>
      </w:r>
      <w:bookmarkEnd w:id="341"/>
      <w:bookmarkEnd w:id="342"/>
      <w:r w:rsidRPr="00C00498">
        <w:rPr>
          <w:rFonts w:ascii="Georgia" w:hAnsi="Georgia"/>
        </w:rPr>
        <w:t>Definitions</w:t>
      </w:r>
      <w:bookmarkEnd w:id="343"/>
    </w:p>
    <w:p w14:paraId="1E91CCE1" w14:textId="77777777" w:rsidR="00573796" w:rsidRPr="00C00498" w:rsidRDefault="00573796" w:rsidP="007C77D3">
      <w:pPr>
        <w:pStyle w:val="RNABodyCopy"/>
      </w:pPr>
      <w:r w:rsidRPr="00C00498">
        <w:t xml:space="preserve">The term “CAGR”, as used herein, refers to compound annual growth rate.  </w:t>
      </w:r>
    </w:p>
    <w:p w14:paraId="5A6D918E" w14:textId="77777777" w:rsidR="00573796" w:rsidRPr="00C00498" w:rsidRDefault="00573796" w:rsidP="007C77D3">
      <w:pPr>
        <w:pStyle w:val="RNABodyCopy"/>
      </w:pPr>
    </w:p>
    <w:p w14:paraId="52E27DAF" w14:textId="03AD8DF2" w:rsidR="00924DC3" w:rsidRPr="00C00498" w:rsidDel="00283AAC" w:rsidRDefault="00924DC3" w:rsidP="00924DC3">
      <w:pPr>
        <w:pStyle w:val="RNABodyCopy"/>
        <w:rPr>
          <w:del w:id="344" w:author="Ayush Mittal" w:date="2019-04-26T13:14:00Z"/>
        </w:rPr>
      </w:pPr>
      <w:del w:id="345" w:author="Ayush Mittal" w:date="2019-04-26T13:14:00Z">
        <w:r w:rsidRPr="00C00498" w:rsidDel="00283AAC">
          <w:delText>The term “CF”, as used herein, refers to cystic fibrosis.</w:delText>
        </w:r>
      </w:del>
    </w:p>
    <w:p w14:paraId="6567615A" w14:textId="342B2DFE" w:rsidR="000C668C" w:rsidRPr="00C00498" w:rsidDel="00283AAC" w:rsidRDefault="000C668C" w:rsidP="00924DC3">
      <w:pPr>
        <w:pStyle w:val="RNABodyCopy"/>
        <w:rPr>
          <w:del w:id="346" w:author="Ayush Mittal" w:date="2019-04-26T13:14:00Z"/>
        </w:rPr>
      </w:pPr>
    </w:p>
    <w:p w14:paraId="6F06CADE" w14:textId="53618BA4" w:rsidR="000C668C" w:rsidRPr="00C00498" w:rsidDel="00283AAC" w:rsidRDefault="000C668C" w:rsidP="00924DC3">
      <w:pPr>
        <w:pStyle w:val="RNABodyCopy"/>
        <w:rPr>
          <w:del w:id="347" w:author="Ayush Mittal" w:date="2019-04-26T13:14:00Z"/>
        </w:rPr>
      </w:pPr>
      <w:del w:id="348" w:author="Ayush Mittal" w:date="2019-04-26T13:14:00Z">
        <w:r w:rsidRPr="00C00498" w:rsidDel="00283AAC">
          <w:delText>The term “cGMP” refers to the Current Good Manufacturing Practice regulations enforced by the FDA (defined below).</w:delText>
        </w:r>
      </w:del>
    </w:p>
    <w:p w14:paraId="41996178" w14:textId="6036F40F" w:rsidR="00380BF2" w:rsidRPr="00C00498" w:rsidDel="00283AAC" w:rsidRDefault="00380BF2" w:rsidP="00924DC3">
      <w:pPr>
        <w:pStyle w:val="RNABodyCopy"/>
        <w:rPr>
          <w:del w:id="349" w:author="Ayush Mittal" w:date="2019-04-26T13:14:00Z"/>
        </w:rPr>
      </w:pPr>
    </w:p>
    <w:p w14:paraId="7DDB89A3" w14:textId="77D2E58E" w:rsidR="00380BF2" w:rsidRPr="00C00498" w:rsidRDefault="00380BF2" w:rsidP="00924DC3">
      <w:pPr>
        <w:pStyle w:val="RNABodyCopy"/>
      </w:pPr>
      <w:r w:rsidRPr="00C00498">
        <w:t>The term “Common Stock”, as used herein, refers to the Company’s common stock.</w:t>
      </w:r>
    </w:p>
    <w:p w14:paraId="55FC8FE5" w14:textId="77777777" w:rsidR="00924DC3" w:rsidRPr="00C00498" w:rsidRDefault="00924DC3" w:rsidP="00924DC3">
      <w:pPr>
        <w:pStyle w:val="RNABodyCopy"/>
      </w:pPr>
    </w:p>
    <w:p w14:paraId="1AF63375" w14:textId="01C25FDA" w:rsidR="00BF0890" w:rsidRPr="00D7188C" w:rsidRDefault="00BF0890" w:rsidP="00C82C48">
      <w:pPr>
        <w:pStyle w:val="RNABodyCopy"/>
        <w:rPr>
          <w:color w:val="FF0000"/>
          <w:rPrChange w:id="350" w:author="Ayush Mittal" w:date="2019-04-26T15:35:00Z">
            <w:rPr/>
          </w:rPrChange>
        </w:rPr>
      </w:pPr>
      <w:r w:rsidRPr="00D7188C">
        <w:rPr>
          <w:color w:val="FF0000"/>
          <w:rPrChange w:id="351" w:author="Ayush Mittal" w:date="2019-04-26T15:35:00Z">
            <w:rPr/>
          </w:rPrChange>
        </w:rPr>
        <w:t xml:space="preserve">The term “Common Stock Valuation Opinion”, as used herein, refers to the valuation </w:t>
      </w:r>
      <w:r w:rsidR="00380BF2" w:rsidRPr="00D7188C">
        <w:rPr>
          <w:color w:val="FF0000"/>
          <w:rPrChange w:id="352" w:author="Ayush Mittal" w:date="2019-04-26T15:35:00Z">
            <w:rPr/>
          </w:rPrChange>
        </w:rPr>
        <w:t xml:space="preserve">of the </w:t>
      </w:r>
      <w:r w:rsidR="001877B5" w:rsidRPr="00D7188C">
        <w:rPr>
          <w:color w:val="FF0000"/>
          <w:rPrChange w:id="353" w:author="Ayush Mittal" w:date="2019-04-26T15:35:00Z">
            <w:rPr/>
          </w:rPrChange>
        </w:rPr>
        <w:t xml:space="preserve">Company’s </w:t>
      </w:r>
      <w:r w:rsidR="00380BF2" w:rsidRPr="00D7188C">
        <w:rPr>
          <w:color w:val="FF0000"/>
          <w:rPrChange w:id="354" w:author="Ayush Mittal" w:date="2019-04-26T15:35:00Z">
            <w:rPr/>
          </w:rPrChange>
        </w:rPr>
        <w:t xml:space="preserve">Common Stock </w:t>
      </w:r>
      <w:r w:rsidRPr="00D7188C">
        <w:rPr>
          <w:color w:val="FF0000"/>
          <w:rPrChange w:id="355" w:author="Ayush Mittal" w:date="2019-04-26T15:35:00Z">
            <w:rPr/>
          </w:rPrChange>
        </w:rPr>
        <w:t xml:space="preserve">performed by RNA as of the Valuation Date.  </w:t>
      </w:r>
    </w:p>
    <w:p w14:paraId="7220C7EC" w14:textId="77777777" w:rsidR="00BF0890" w:rsidRPr="00C00498" w:rsidRDefault="00BF0890" w:rsidP="00C82C48">
      <w:pPr>
        <w:pStyle w:val="RNABodyCopy"/>
      </w:pPr>
    </w:p>
    <w:p w14:paraId="2AFC3BC9" w14:textId="77777777" w:rsidR="00C82C48" w:rsidRPr="00C00498" w:rsidRDefault="00C82C48" w:rsidP="00C82C48">
      <w:pPr>
        <w:pStyle w:val="RNABodyCopy"/>
      </w:pPr>
      <w:r w:rsidRPr="00C00498">
        <w:t xml:space="preserve">The term “DCF”, as used herein, refers to discounted cash flow method.  </w:t>
      </w:r>
    </w:p>
    <w:p w14:paraId="5B31DD07" w14:textId="77777777" w:rsidR="00C248F1" w:rsidRPr="00C00498" w:rsidRDefault="00C248F1" w:rsidP="00C248F1">
      <w:pPr>
        <w:pStyle w:val="RNABodyCopy"/>
      </w:pPr>
    </w:p>
    <w:p w14:paraId="1C1F681C" w14:textId="2BEDFD3C" w:rsidR="00C2774A" w:rsidRPr="00C00498" w:rsidDel="0058754D" w:rsidRDefault="00C2774A" w:rsidP="00C2774A">
      <w:pPr>
        <w:rPr>
          <w:del w:id="356" w:author="Ayush Mittal" w:date="2019-04-26T13:14:00Z"/>
          <w:rFonts w:ascii="Georgia" w:hAnsi="Georgia"/>
          <w:color w:val="595959" w:themeColor="text1" w:themeTint="A6"/>
        </w:rPr>
      </w:pPr>
      <w:del w:id="357" w:author="Ayush Mittal" w:date="2019-04-26T13:14:00Z">
        <w:r w:rsidRPr="00C00498" w:rsidDel="0058754D">
          <w:rPr>
            <w:rFonts w:ascii="Georgia" w:hAnsi="Georgia"/>
            <w:color w:val="595959" w:themeColor="text1" w:themeTint="A6"/>
          </w:rPr>
          <w:delText xml:space="preserve">The term “DNA”, as used herein, refers to deoxyribonucleic acid.  </w:delText>
        </w:r>
      </w:del>
    </w:p>
    <w:p w14:paraId="7BE9BDC1" w14:textId="01A34DF6" w:rsidR="00C2774A" w:rsidRPr="00C00498" w:rsidDel="0058754D" w:rsidRDefault="00C2774A" w:rsidP="00AB0FC3">
      <w:pPr>
        <w:pStyle w:val="RNABodyCopy"/>
        <w:rPr>
          <w:del w:id="358" w:author="Ayush Mittal" w:date="2019-04-26T13:14:00Z"/>
        </w:rPr>
      </w:pPr>
    </w:p>
    <w:p w14:paraId="0D337460" w14:textId="7AC573EC" w:rsidR="00AB0FC3" w:rsidRPr="00C00498" w:rsidDel="0058754D" w:rsidRDefault="00AB0FC3" w:rsidP="00AB0FC3">
      <w:pPr>
        <w:pStyle w:val="RNABodyCopy"/>
        <w:rPr>
          <w:del w:id="359" w:author="Ayush Mittal" w:date="2019-04-26T13:14:00Z"/>
        </w:rPr>
      </w:pPr>
      <w:del w:id="360" w:author="Ayush Mittal" w:date="2019-04-26T13:14:00Z">
        <w:r w:rsidRPr="00C00498" w:rsidDel="0058754D">
          <w:delText>The term “FDA”, as used herein, refers to the US Food and Drug Administration.</w:delText>
        </w:r>
      </w:del>
    </w:p>
    <w:p w14:paraId="0A0436AF" w14:textId="660A1E4B" w:rsidR="00AB0FC3" w:rsidRPr="00C00498" w:rsidDel="0058754D" w:rsidRDefault="00AB0FC3" w:rsidP="00AB0FC3">
      <w:pPr>
        <w:pStyle w:val="RNABodyCopy"/>
        <w:rPr>
          <w:del w:id="361" w:author="Ayush Mittal" w:date="2019-04-26T13:14:00Z"/>
        </w:rPr>
      </w:pPr>
    </w:p>
    <w:p w14:paraId="22F93D9F" w14:textId="77777777" w:rsidR="00C248F1" w:rsidRPr="00C00498" w:rsidRDefault="00C248F1" w:rsidP="00C248F1">
      <w:pPr>
        <w:pStyle w:val="RNABodyCopy"/>
      </w:pPr>
      <w:r w:rsidRPr="00C00498">
        <w:t>The term “IND”, as used herein, refers to an investigational new drug (usually in the context of a filing).</w:t>
      </w:r>
    </w:p>
    <w:p w14:paraId="43820DB7" w14:textId="77777777" w:rsidR="001812CE" w:rsidRPr="00C00498" w:rsidRDefault="001812CE" w:rsidP="007C77D3">
      <w:pPr>
        <w:pStyle w:val="RNABodyCopy"/>
      </w:pPr>
    </w:p>
    <w:p w14:paraId="1676C761" w14:textId="48908A8F" w:rsidR="001812CE" w:rsidRPr="00C00498" w:rsidRDefault="001812CE" w:rsidP="007C77D3">
      <w:pPr>
        <w:pStyle w:val="RNABodyCopy"/>
      </w:pPr>
      <w:r w:rsidRPr="00C00498">
        <w:t>The term “IP”, as used herein, refers to intellectual property.</w:t>
      </w:r>
    </w:p>
    <w:p w14:paraId="19A566F9" w14:textId="77777777" w:rsidR="00573796" w:rsidRPr="00C00498" w:rsidRDefault="00573796" w:rsidP="007C77D3">
      <w:pPr>
        <w:pStyle w:val="RNABodyCopy"/>
      </w:pPr>
    </w:p>
    <w:p w14:paraId="45E19227" w14:textId="525A67C8" w:rsidR="00881BC0" w:rsidRPr="00C00498" w:rsidRDefault="00595370" w:rsidP="007C77D3">
      <w:pPr>
        <w:pStyle w:val="RNABodyCopy"/>
      </w:pPr>
      <w:r w:rsidRPr="00C00498">
        <w:t xml:space="preserve">The term “IPR&amp;D”, as used herein, refers to </w:t>
      </w:r>
      <w:r w:rsidR="0090774F" w:rsidRPr="00C00498">
        <w:t xml:space="preserve">in-process R&amp;D (defined below), </w:t>
      </w:r>
    </w:p>
    <w:p w14:paraId="67B3D04B" w14:textId="77777777" w:rsidR="00881BC0" w:rsidRPr="00C00498" w:rsidRDefault="00881BC0" w:rsidP="007C77D3">
      <w:pPr>
        <w:pStyle w:val="RNABodyCopy"/>
      </w:pPr>
    </w:p>
    <w:p w14:paraId="7E9D6BAB" w14:textId="67CD9697" w:rsidR="00595370" w:rsidRPr="00C00498" w:rsidDel="0058754D" w:rsidRDefault="00881BC0" w:rsidP="007C77D3">
      <w:pPr>
        <w:pStyle w:val="RNABodyCopy"/>
        <w:rPr>
          <w:del w:id="362" w:author="Ayush Mittal" w:date="2019-04-26T13:13:00Z"/>
        </w:rPr>
      </w:pPr>
      <w:del w:id="363" w:author="Ayush Mittal" w:date="2019-04-26T13:13:00Z">
        <w:r w:rsidRPr="00C00498" w:rsidDel="0058754D">
          <w:delText>The term “IPR&amp;D Assets”, as used herein</w:delText>
        </w:r>
        <w:r w:rsidR="0090774F" w:rsidRPr="00C00498" w:rsidDel="0058754D">
          <w:delText xml:space="preserve"> with respect to this Opinion</w:delText>
        </w:r>
        <w:r w:rsidRPr="00C00498" w:rsidDel="0058754D">
          <w:delText>,</w:delText>
        </w:r>
        <w:r w:rsidR="0090774F" w:rsidRPr="00C00498" w:rsidDel="0058754D">
          <w:delText xml:space="preserve"> refers to the </w:delText>
        </w:r>
        <w:r w:rsidRPr="00C00498" w:rsidDel="0058754D">
          <w:delText>part of the Transferred Assets</w:delText>
        </w:r>
        <w:r w:rsidR="00595370" w:rsidRPr="00C00498" w:rsidDel="0058754D">
          <w:delText>, which include</w:delText>
        </w:r>
        <w:r w:rsidR="0090774F" w:rsidRPr="00C00498" w:rsidDel="0058754D">
          <w:delText>s</w:delText>
        </w:r>
        <w:r w:rsidR="00595370" w:rsidRPr="00C00498" w:rsidDel="0058754D">
          <w:delText xml:space="preserve"> two programs focused on CF and OTC (defined below) and </w:delText>
        </w:r>
        <w:r w:rsidRPr="00C00498" w:rsidDel="0058754D">
          <w:delText>the MRT Platform</w:delText>
        </w:r>
        <w:r w:rsidR="00595370" w:rsidRPr="00C00498" w:rsidDel="0058754D">
          <w:delText xml:space="preserve"> (individually </w:delText>
        </w:r>
        <w:r w:rsidR="005D5272" w:rsidRPr="00C00498" w:rsidDel="0058754D">
          <w:delText xml:space="preserve">an </w:delText>
        </w:r>
        <w:r w:rsidR="00595370" w:rsidRPr="00C00498" w:rsidDel="0058754D">
          <w:delText>“IPR&amp;D Asset”</w:delText>
        </w:r>
        <w:r w:rsidR="00973ED6" w:rsidRPr="00C00498" w:rsidDel="0058754D">
          <w:delText>,</w:delText>
        </w:r>
        <w:r w:rsidR="00595370" w:rsidRPr="00C00498" w:rsidDel="0058754D">
          <w:delText xml:space="preserve"> collectively </w:delText>
        </w:r>
        <w:r w:rsidR="005D5272" w:rsidRPr="00C00498" w:rsidDel="0058754D">
          <w:delText xml:space="preserve">the </w:delText>
        </w:r>
        <w:r w:rsidR="00595370" w:rsidRPr="00C00498" w:rsidDel="0058754D">
          <w:delText xml:space="preserve">“IPR&amp;D Assets”).  </w:delText>
        </w:r>
      </w:del>
    </w:p>
    <w:p w14:paraId="78387115" w14:textId="19AE8130" w:rsidR="00595370" w:rsidRPr="00C00498" w:rsidDel="0058754D" w:rsidRDefault="00595370" w:rsidP="007C77D3">
      <w:pPr>
        <w:pStyle w:val="RNABodyCopy"/>
        <w:rPr>
          <w:del w:id="364" w:author="Ayush Mittal" w:date="2019-04-26T13:13:00Z"/>
        </w:rPr>
      </w:pPr>
    </w:p>
    <w:p w14:paraId="6001D686" w14:textId="0AD3D392" w:rsidR="00924DC3" w:rsidRPr="00C00498" w:rsidDel="0058754D" w:rsidRDefault="00924DC3" w:rsidP="007C77D3">
      <w:pPr>
        <w:pStyle w:val="RNABodyCopy"/>
        <w:rPr>
          <w:del w:id="365" w:author="Ayush Mittal" w:date="2019-04-26T13:13:00Z"/>
        </w:rPr>
      </w:pPr>
      <w:del w:id="366" w:author="Ayush Mittal" w:date="2019-04-26T13:13:00Z">
        <w:r w:rsidRPr="00C00498" w:rsidDel="0058754D">
          <w:delText>The term “Lease Agreement”, as used herein, refers to the lease agreement signed between Shire and 128 Spring Street Lexington, LLC</w:delText>
        </w:r>
        <w:r w:rsidR="00595370" w:rsidRPr="00C00498" w:rsidDel="0058754D">
          <w:delText xml:space="preserve"> as of April 16, 2014</w:delText>
        </w:r>
        <w:r w:rsidRPr="00C00498" w:rsidDel="0058754D">
          <w:delText xml:space="preserve">.  </w:delText>
        </w:r>
      </w:del>
    </w:p>
    <w:p w14:paraId="418FB00A" w14:textId="4152EAE7" w:rsidR="00924DC3" w:rsidRPr="00C00498" w:rsidDel="0058754D" w:rsidRDefault="00924DC3" w:rsidP="007C77D3">
      <w:pPr>
        <w:pStyle w:val="RNABodyCopy"/>
        <w:rPr>
          <w:del w:id="367" w:author="Ayush Mittal" w:date="2019-04-26T13:13:00Z"/>
        </w:rPr>
      </w:pPr>
    </w:p>
    <w:p w14:paraId="762A489B" w14:textId="477150A3" w:rsidR="00D10709" w:rsidRPr="00C00498" w:rsidDel="0058754D" w:rsidRDefault="00D10709" w:rsidP="00D10709">
      <w:pPr>
        <w:pStyle w:val="RNABodyCopy"/>
        <w:rPr>
          <w:del w:id="368" w:author="Ayush Mittal" w:date="2019-04-26T13:13:00Z"/>
        </w:rPr>
      </w:pPr>
      <w:del w:id="369" w:author="Ayush Mittal" w:date="2019-04-26T13:13:00Z">
        <w:r w:rsidRPr="00C00498" w:rsidDel="0058754D">
          <w:delText xml:space="preserve">The term “lncRNA”, as used herein, refers to long non-coding RNA.  </w:delText>
        </w:r>
      </w:del>
    </w:p>
    <w:p w14:paraId="4F3069C7" w14:textId="612F6284" w:rsidR="00D10709" w:rsidRPr="00C00498" w:rsidDel="0058754D" w:rsidRDefault="00D10709" w:rsidP="00D10709">
      <w:pPr>
        <w:pStyle w:val="RNABodyCopy"/>
        <w:rPr>
          <w:del w:id="370" w:author="Ayush Mittal" w:date="2019-04-26T13:13:00Z"/>
        </w:rPr>
      </w:pPr>
    </w:p>
    <w:p w14:paraId="1DFC80D4" w14:textId="1942CE0D" w:rsidR="00C2774A" w:rsidRPr="00C00498" w:rsidDel="0058754D" w:rsidRDefault="00C2774A" w:rsidP="00C2774A">
      <w:pPr>
        <w:pStyle w:val="RNABodyCopy"/>
        <w:rPr>
          <w:del w:id="371" w:author="Ayush Mittal" w:date="2019-04-26T13:13:00Z"/>
        </w:rPr>
      </w:pPr>
      <w:del w:id="372" w:author="Ayush Mittal" w:date="2019-04-26T13:13:00Z">
        <w:r w:rsidRPr="00C00498" w:rsidDel="0058754D">
          <w:delText>The term “LNP”, as used herein, refers to liquid natural polymer.</w:delText>
        </w:r>
      </w:del>
    </w:p>
    <w:p w14:paraId="7AE6FE2F" w14:textId="32E77A54" w:rsidR="00C2774A" w:rsidRPr="00C00498" w:rsidDel="0058754D" w:rsidRDefault="00C2774A" w:rsidP="00C2774A">
      <w:pPr>
        <w:pStyle w:val="RNABodyCopy"/>
        <w:rPr>
          <w:del w:id="373" w:author="Ayush Mittal" w:date="2019-04-26T13:13:00Z"/>
        </w:rPr>
      </w:pPr>
    </w:p>
    <w:p w14:paraId="0AB2419F" w14:textId="187360A7" w:rsidR="00C2774A" w:rsidRPr="00C00498" w:rsidDel="0058754D" w:rsidRDefault="00C2774A" w:rsidP="00C2774A">
      <w:pPr>
        <w:pStyle w:val="RNABodyCopy"/>
        <w:rPr>
          <w:del w:id="374" w:author="Ayush Mittal" w:date="2019-04-26T13:13:00Z"/>
        </w:rPr>
      </w:pPr>
      <w:del w:id="375" w:author="Ayush Mittal" w:date="2019-04-26T13:13:00Z">
        <w:r w:rsidRPr="00C00498" w:rsidDel="0058754D">
          <w:delText xml:space="preserve">The term “LSD”, as used herein, refers to lysergic acid diethylamide. </w:delText>
        </w:r>
      </w:del>
    </w:p>
    <w:p w14:paraId="423AEC86" w14:textId="1D4FAB88" w:rsidR="00573796" w:rsidRPr="00C00498" w:rsidDel="0058754D" w:rsidRDefault="00573796" w:rsidP="007C77D3">
      <w:pPr>
        <w:pStyle w:val="RNABodyCopy"/>
        <w:rPr>
          <w:del w:id="376" w:author="Ayush Mittal" w:date="2019-04-26T13:13:00Z"/>
        </w:rPr>
      </w:pPr>
    </w:p>
    <w:p w14:paraId="53D770F9" w14:textId="130B7385" w:rsidR="005F5321" w:rsidRPr="00C00498" w:rsidDel="0058754D" w:rsidRDefault="005F5321" w:rsidP="00C2774A">
      <w:pPr>
        <w:pStyle w:val="RNABodyCopy"/>
        <w:rPr>
          <w:del w:id="377" w:author="Ayush Mittal" w:date="2019-04-26T13:13:00Z"/>
        </w:rPr>
      </w:pPr>
      <w:del w:id="378" w:author="Ayush Mittal" w:date="2019-04-26T13:13:00Z">
        <w:r w:rsidRPr="00C00498" w:rsidDel="0058754D">
          <w:delText>The term “MIT Agreement”, as used herein, refers to the exclusive patent license agreement signed between Shire and the Massachusetts Institute of Technology (“MIT”) effective as of November 1, 2013</w:delText>
        </w:r>
        <w:r w:rsidR="009A4271" w:rsidRPr="00C00498" w:rsidDel="0058754D">
          <w:delText xml:space="preserve">, related to the licensing </w:delText>
        </w:r>
        <w:r w:rsidR="000C7661" w:rsidRPr="00C00498" w:rsidDel="0058754D">
          <w:delText xml:space="preserve">out </w:delText>
        </w:r>
        <w:r w:rsidR="009A4271" w:rsidRPr="00C00498" w:rsidDel="0058754D">
          <w:delText xml:space="preserve">of </w:delText>
        </w:r>
        <w:r w:rsidR="002C1643" w:rsidRPr="00C00498" w:rsidDel="0058754D">
          <w:delText xml:space="preserve">patent rights </w:delText>
        </w:r>
        <w:r w:rsidR="000C7661" w:rsidRPr="00C00498" w:rsidDel="0058754D">
          <w:delText xml:space="preserve">by MIT, </w:delText>
        </w:r>
        <w:r w:rsidR="002C1643" w:rsidRPr="00C00498" w:rsidDel="0058754D">
          <w:delText>related to “Amino Acid, Peptide, Polypeptide-Lipids (“APPL”) Derivatives and Uses Thereof”</w:delText>
        </w:r>
        <w:r w:rsidR="000C7661" w:rsidRPr="00C00498" w:rsidDel="0058754D">
          <w:delText>,</w:delText>
        </w:r>
        <w:r w:rsidR="002C1643" w:rsidRPr="00C00498" w:rsidDel="0058754D">
          <w:delText xml:space="preserve"> to Shire</w:delText>
        </w:r>
        <w:r w:rsidRPr="00C00498" w:rsidDel="0058754D">
          <w:delText xml:space="preserve">.  </w:delText>
        </w:r>
      </w:del>
    </w:p>
    <w:p w14:paraId="0B15D5BB" w14:textId="395B7F0C" w:rsidR="005F5321" w:rsidRPr="00C00498" w:rsidDel="0058754D" w:rsidRDefault="005F5321" w:rsidP="00C2774A">
      <w:pPr>
        <w:pStyle w:val="RNABodyCopy"/>
        <w:rPr>
          <w:del w:id="379" w:author="Ayush Mittal" w:date="2019-04-26T13:13:00Z"/>
        </w:rPr>
      </w:pPr>
    </w:p>
    <w:p w14:paraId="2C4AC6B1" w14:textId="6DC98EA3" w:rsidR="00C2774A" w:rsidRPr="00C00498" w:rsidDel="0058754D" w:rsidRDefault="00C2774A" w:rsidP="00C2774A">
      <w:pPr>
        <w:pStyle w:val="RNABodyCopy"/>
        <w:rPr>
          <w:del w:id="380" w:author="Ayush Mittal" w:date="2019-04-26T13:13:00Z"/>
        </w:rPr>
      </w:pPr>
      <w:del w:id="381" w:author="Ayush Mittal" w:date="2019-04-26T13:13:00Z">
        <w:r w:rsidRPr="00C00498" w:rsidDel="0058754D">
          <w:delText>The term “mRNA”, as used herein, refers to messenger RNA (as defined below).</w:delText>
        </w:r>
      </w:del>
    </w:p>
    <w:p w14:paraId="4BB53ACF" w14:textId="6872054A" w:rsidR="00C2774A" w:rsidRPr="00C00498" w:rsidDel="0058754D" w:rsidRDefault="00C2774A" w:rsidP="00C2774A">
      <w:pPr>
        <w:pStyle w:val="RNABodyCopy"/>
        <w:rPr>
          <w:del w:id="382" w:author="Ayush Mittal" w:date="2019-04-26T13:13:00Z"/>
        </w:rPr>
      </w:pPr>
    </w:p>
    <w:p w14:paraId="52B676C1" w14:textId="6C949226" w:rsidR="00924DC3" w:rsidRPr="00C00498" w:rsidDel="0058754D" w:rsidRDefault="00924DC3" w:rsidP="00924DC3">
      <w:pPr>
        <w:pStyle w:val="RNABodyCopy"/>
        <w:rPr>
          <w:del w:id="383" w:author="Ayush Mittal" w:date="2019-04-26T13:13:00Z"/>
        </w:rPr>
      </w:pPr>
      <w:del w:id="384" w:author="Ayush Mittal" w:date="2019-04-26T13:13:00Z">
        <w:r w:rsidRPr="00C00498" w:rsidDel="0058754D">
          <w:delText>The term “MRT”, as used herein, refers to mRNA replacement therapy.</w:delText>
        </w:r>
      </w:del>
    </w:p>
    <w:p w14:paraId="07C4B8C9" w14:textId="1AB7B9E9" w:rsidR="006D65C4" w:rsidRPr="00C00498" w:rsidDel="0058754D" w:rsidRDefault="006D65C4" w:rsidP="00924DC3">
      <w:pPr>
        <w:pStyle w:val="RNABodyCopy"/>
        <w:rPr>
          <w:del w:id="385" w:author="Ayush Mittal" w:date="2019-04-26T13:13:00Z"/>
        </w:rPr>
      </w:pPr>
    </w:p>
    <w:p w14:paraId="0C5194EC" w14:textId="35B1EF61" w:rsidR="006D65C4" w:rsidRPr="00C00498" w:rsidDel="0058754D" w:rsidRDefault="006D65C4" w:rsidP="006D65C4">
      <w:pPr>
        <w:pStyle w:val="RNABodyCopy"/>
        <w:rPr>
          <w:del w:id="386" w:author="Ayush Mittal" w:date="2019-04-26T13:13:00Z"/>
        </w:rPr>
      </w:pPr>
      <w:del w:id="387" w:author="Ayush Mittal" w:date="2019-04-26T13:13:00Z">
        <w:r w:rsidRPr="00C00498" w:rsidDel="0058754D">
          <w:delText>The term “MRT Platform”, as used herein, refers to Shire MRT’s proprietary MRT platform.</w:delText>
        </w:r>
      </w:del>
    </w:p>
    <w:p w14:paraId="3CF6B81C" w14:textId="06391BDB" w:rsidR="00924DC3" w:rsidRPr="00C00498" w:rsidDel="0058754D" w:rsidRDefault="00924DC3" w:rsidP="00924DC3">
      <w:pPr>
        <w:pStyle w:val="RNABodyCopy"/>
        <w:rPr>
          <w:del w:id="388" w:author="Ayush Mittal" w:date="2019-04-26T13:13:00Z"/>
        </w:rPr>
      </w:pPr>
    </w:p>
    <w:p w14:paraId="6675A6A3" w14:textId="56650E07" w:rsidR="00C2774A" w:rsidRPr="00C00498" w:rsidDel="0058754D" w:rsidRDefault="00C2774A" w:rsidP="00C2774A">
      <w:pPr>
        <w:pStyle w:val="RNABodyCopy"/>
        <w:rPr>
          <w:del w:id="389" w:author="Ayush Mittal" w:date="2019-04-26T13:13:00Z"/>
        </w:rPr>
      </w:pPr>
      <w:del w:id="390" w:author="Ayush Mittal" w:date="2019-04-26T13:13:00Z">
        <w:r w:rsidRPr="00C00498" w:rsidDel="0058754D">
          <w:delText>The term “NASH”, as used herein, refers to non-alcoholic steatohepatitis.</w:delText>
        </w:r>
      </w:del>
    </w:p>
    <w:p w14:paraId="4A86A83C" w14:textId="7DD7FC01" w:rsidR="00C2774A" w:rsidRPr="00C00498" w:rsidDel="0058754D" w:rsidRDefault="00C2774A" w:rsidP="00C2774A">
      <w:pPr>
        <w:pStyle w:val="RNABodyCopy"/>
        <w:rPr>
          <w:del w:id="391" w:author="Ayush Mittal" w:date="2019-04-26T13:13:00Z"/>
        </w:rPr>
      </w:pPr>
    </w:p>
    <w:p w14:paraId="60DFDF32" w14:textId="77777777" w:rsidR="00573796" w:rsidRPr="00C00498" w:rsidRDefault="00573796" w:rsidP="007C77D3">
      <w:pPr>
        <w:pStyle w:val="RNABodyCopy"/>
      </w:pPr>
      <w:r w:rsidRPr="00C00498">
        <w:t xml:space="preserve">The term “NPV”, as used herein, refers to net present value.  </w:t>
      </w:r>
    </w:p>
    <w:p w14:paraId="07826665" w14:textId="77777777" w:rsidR="00573796" w:rsidRPr="00C00498" w:rsidRDefault="00573796" w:rsidP="007C77D3">
      <w:pPr>
        <w:pStyle w:val="RNABodyCopy"/>
      </w:pPr>
    </w:p>
    <w:p w14:paraId="258609AD" w14:textId="0F042BB9" w:rsidR="00924DC3" w:rsidRPr="00C00498" w:rsidDel="0058754D" w:rsidRDefault="00924DC3" w:rsidP="00924DC3">
      <w:pPr>
        <w:pStyle w:val="RNABodyCopy"/>
        <w:rPr>
          <w:del w:id="392" w:author="Ayush Mittal" w:date="2019-04-26T13:13:00Z"/>
        </w:rPr>
      </w:pPr>
      <w:del w:id="393" w:author="Ayush Mittal" w:date="2019-04-26T13:13:00Z">
        <w:r w:rsidRPr="00C00498" w:rsidDel="0058754D">
          <w:delText>The term “OTC”, as used herein, refers to ornithine transcarbamylase.</w:delText>
        </w:r>
        <w:r w:rsidR="00C2774A" w:rsidRPr="00C00498" w:rsidDel="0058754D">
          <w:delText xml:space="preserve">  </w:delText>
        </w:r>
      </w:del>
    </w:p>
    <w:p w14:paraId="53A6A5F1" w14:textId="2E0E10C8" w:rsidR="00C2774A" w:rsidRPr="00C00498" w:rsidDel="0058754D" w:rsidRDefault="00C2774A" w:rsidP="00924DC3">
      <w:pPr>
        <w:pStyle w:val="RNABodyCopy"/>
        <w:rPr>
          <w:del w:id="394" w:author="Ayush Mittal" w:date="2019-04-26T13:13:00Z"/>
        </w:rPr>
      </w:pPr>
    </w:p>
    <w:p w14:paraId="548E733E" w14:textId="6B167BE1" w:rsidR="00C2774A" w:rsidRPr="00C00498" w:rsidDel="0058754D" w:rsidRDefault="00C2774A" w:rsidP="00C2774A">
      <w:pPr>
        <w:pStyle w:val="RNABodyCopy"/>
        <w:rPr>
          <w:del w:id="395" w:author="Ayush Mittal" w:date="2019-04-26T13:13:00Z"/>
        </w:rPr>
      </w:pPr>
      <w:del w:id="396" w:author="Ayush Mittal" w:date="2019-04-26T13:13:00Z">
        <w:r w:rsidRPr="00C00498" w:rsidDel="0058754D">
          <w:delText>The term “PKU”, as used herein, refers to phenylketonuria.</w:delText>
        </w:r>
      </w:del>
    </w:p>
    <w:p w14:paraId="5CEB9D0A" w14:textId="589B5688" w:rsidR="00573796" w:rsidRPr="00C00498" w:rsidDel="0058754D" w:rsidRDefault="00573796" w:rsidP="007C77D3">
      <w:pPr>
        <w:pStyle w:val="RNABodyCopy"/>
        <w:rPr>
          <w:del w:id="397" w:author="Ayush Mittal" w:date="2019-04-26T13:13:00Z"/>
        </w:rPr>
      </w:pPr>
    </w:p>
    <w:p w14:paraId="55F46970" w14:textId="77777777" w:rsidR="00573796" w:rsidRPr="00C00498" w:rsidRDefault="00573796" w:rsidP="007C77D3">
      <w:pPr>
        <w:pStyle w:val="RNABodyCopy"/>
      </w:pPr>
      <w:r w:rsidRPr="00C00498">
        <w:t xml:space="preserve">The term “R&amp;D”, as used herein, refers to research and development.  </w:t>
      </w:r>
    </w:p>
    <w:p w14:paraId="192AF36C" w14:textId="77777777" w:rsidR="00AA3F4F" w:rsidRPr="00C00498" w:rsidRDefault="00AA3F4F" w:rsidP="007C77D3">
      <w:pPr>
        <w:pStyle w:val="RNABodyCopy"/>
      </w:pPr>
    </w:p>
    <w:p w14:paraId="59857079" w14:textId="77777777" w:rsidR="00C2774A" w:rsidRPr="00C00498" w:rsidRDefault="00C2774A" w:rsidP="00C2774A">
      <w:pPr>
        <w:pStyle w:val="RNABodyCopy"/>
      </w:pPr>
      <w:r w:rsidRPr="00C00498">
        <w:t>The term “RNA”, as used herein, refers to ribonucleic acid or RNA Capital Advisors, as per the context.</w:t>
      </w:r>
    </w:p>
    <w:p w14:paraId="6F38AABF" w14:textId="77777777" w:rsidR="00C2774A" w:rsidRPr="00C00498" w:rsidRDefault="00C2774A" w:rsidP="00C2774A">
      <w:pPr>
        <w:pStyle w:val="RNABodyCopy"/>
      </w:pPr>
    </w:p>
    <w:p w14:paraId="6BFB4497" w14:textId="5BA31BF4" w:rsidR="00C2774A" w:rsidRPr="00C00498" w:rsidDel="0058754D" w:rsidRDefault="00C2774A" w:rsidP="00C2774A">
      <w:pPr>
        <w:pStyle w:val="RNABodyCopy"/>
        <w:rPr>
          <w:del w:id="398" w:author="Ayush Mittal" w:date="2019-04-26T13:14:00Z"/>
        </w:rPr>
      </w:pPr>
      <w:del w:id="399" w:author="Ayush Mittal" w:date="2019-04-26T13:14:00Z">
        <w:r w:rsidRPr="00C00498" w:rsidDel="0058754D">
          <w:delText>The term, “RNAi”, as used herein, refers to RNA interference.</w:delText>
        </w:r>
      </w:del>
    </w:p>
    <w:p w14:paraId="21834194" w14:textId="1B744625" w:rsidR="00C2774A" w:rsidRPr="00C00498" w:rsidDel="0058754D" w:rsidRDefault="00C2774A" w:rsidP="00C2774A">
      <w:pPr>
        <w:pStyle w:val="RNABodyCopy"/>
        <w:rPr>
          <w:del w:id="400" w:author="Ayush Mittal" w:date="2019-04-26T13:14:00Z"/>
        </w:rPr>
      </w:pPr>
    </w:p>
    <w:p w14:paraId="1FC9462F" w14:textId="75F9A3A0" w:rsidR="00AA3F4F" w:rsidRPr="00C00498" w:rsidRDefault="00AA3F4F" w:rsidP="007C77D3">
      <w:pPr>
        <w:pStyle w:val="RNABodyCopy"/>
      </w:pPr>
      <w:r w:rsidRPr="00C00498">
        <w:t>The term “</w:t>
      </w:r>
      <w:proofErr w:type="spellStart"/>
      <w:r w:rsidRPr="00C00498">
        <w:t>rNPV</w:t>
      </w:r>
      <w:proofErr w:type="spellEnd"/>
      <w:r w:rsidRPr="00C00498">
        <w:t>”, as used herein, refers to risk-adjusted net present value.</w:t>
      </w:r>
    </w:p>
    <w:p w14:paraId="1C7DE19B" w14:textId="77777777" w:rsidR="00573796" w:rsidRPr="00C00498" w:rsidRDefault="00573796" w:rsidP="007C77D3">
      <w:pPr>
        <w:pStyle w:val="RNABodyCopy"/>
      </w:pPr>
    </w:p>
    <w:p w14:paraId="745F9B95" w14:textId="07244691" w:rsidR="00C2774A" w:rsidRPr="00C00498" w:rsidDel="0058754D" w:rsidRDefault="00C2774A" w:rsidP="00C2774A">
      <w:pPr>
        <w:pStyle w:val="RNABodyCopy"/>
        <w:rPr>
          <w:del w:id="401" w:author="Ayush Mittal" w:date="2019-04-26T13:14:00Z"/>
        </w:rPr>
      </w:pPr>
      <w:del w:id="402" w:author="Ayush Mittal" w:date="2019-04-26T13:14:00Z">
        <w:r w:rsidRPr="00C00498" w:rsidDel="0058754D">
          <w:delText>The term “siRNA”, as used herein, refers to short interfering RNA.</w:delText>
        </w:r>
      </w:del>
    </w:p>
    <w:p w14:paraId="12E0A176" w14:textId="15B3EBBD" w:rsidR="00C2774A" w:rsidRPr="00C00498" w:rsidDel="0058754D" w:rsidRDefault="00C2774A" w:rsidP="00C2774A">
      <w:pPr>
        <w:pStyle w:val="RNABodyCopy"/>
        <w:rPr>
          <w:del w:id="403" w:author="Ayush Mittal" w:date="2019-04-26T13:14:00Z"/>
        </w:rPr>
      </w:pPr>
    </w:p>
    <w:p w14:paraId="4E9EE8EF" w14:textId="58CDB84A" w:rsidR="00C2774A" w:rsidRPr="00C00498" w:rsidDel="0058754D" w:rsidRDefault="00C2774A" w:rsidP="00C2774A">
      <w:pPr>
        <w:pStyle w:val="RNABodyCopy"/>
        <w:rPr>
          <w:del w:id="404" w:author="Ayush Mittal" w:date="2019-04-26T13:14:00Z"/>
        </w:rPr>
      </w:pPr>
      <w:del w:id="405" w:author="Ayush Mittal" w:date="2019-04-26T13:14:00Z">
        <w:r w:rsidRPr="00C00498" w:rsidDel="0058754D">
          <w:delText>The term “UCD”, as used herein, refers to urea cycle disorder</w:delText>
        </w:r>
        <w:r w:rsidR="006D65C4" w:rsidRPr="00C00498" w:rsidDel="0058754D">
          <w:delText>s</w:delText>
        </w:r>
        <w:r w:rsidRPr="00C00498" w:rsidDel="0058754D">
          <w:delText>.</w:delText>
        </w:r>
      </w:del>
    </w:p>
    <w:p w14:paraId="415AF416" w14:textId="6723C5A6" w:rsidR="00C2774A" w:rsidRPr="00C00498" w:rsidDel="0058754D" w:rsidRDefault="00C2774A" w:rsidP="00C2774A">
      <w:pPr>
        <w:pStyle w:val="RNABodyCopy"/>
        <w:rPr>
          <w:del w:id="406" w:author="Ayush Mittal" w:date="2019-04-26T13:14:00Z"/>
        </w:rPr>
      </w:pPr>
    </w:p>
    <w:p w14:paraId="2444AAB6" w14:textId="77777777" w:rsidR="00573796" w:rsidRPr="00C00498" w:rsidRDefault="00573796" w:rsidP="007C77D3">
      <w:pPr>
        <w:pStyle w:val="RNABodyCopy"/>
      </w:pPr>
      <w:r w:rsidRPr="00C00498">
        <w:t xml:space="preserve">The term “US”, as used herein, refers to the United States of America and its major territories.  </w:t>
      </w:r>
    </w:p>
    <w:p w14:paraId="7955D2D1" w14:textId="77777777" w:rsidR="00573796" w:rsidRPr="00C00498" w:rsidRDefault="00573796" w:rsidP="007C77D3">
      <w:pPr>
        <w:pStyle w:val="RNABodyCopy"/>
      </w:pPr>
    </w:p>
    <w:p w14:paraId="6C859FCC" w14:textId="77777777" w:rsidR="00573796" w:rsidRPr="00C00498" w:rsidRDefault="00573796" w:rsidP="007C77D3">
      <w:pPr>
        <w:pStyle w:val="RNABodyCopy"/>
      </w:pPr>
      <w:r w:rsidRPr="00C00498">
        <w:t xml:space="preserve">The term “USD”, as used herein, refers to US Dollars.  Unless otherwise noted, all currency figures in this Opinion are expressed in USD.  </w:t>
      </w:r>
    </w:p>
    <w:p w14:paraId="06FBDF80" w14:textId="77777777" w:rsidR="00C2774A" w:rsidRPr="00C00498" w:rsidRDefault="00C2774A" w:rsidP="007C77D3">
      <w:pPr>
        <w:pStyle w:val="RNABodyCopy"/>
      </w:pPr>
    </w:p>
    <w:p w14:paraId="0307CBAF" w14:textId="77777777" w:rsidR="00C2774A" w:rsidRPr="00C00498" w:rsidRDefault="00C2774A" w:rsidP="00C2774A">
      <w:pPr>
        <w:pStyle w:val="RNABodyCopy"/>
      </w:pPr>
      <w:r w:rsidRPr="00C00498">
        <w:t>The term “USPTO”, as used herein, refers to the United States Patent and Trademark Office.</w:t>
      </w:r>
    </w:p>
    <w:p w14:paraId="5D1DACF3" w14:textId="40741AEC" w:rsidR="00C2774A" w:rsidRPr="00C00498" w:rsidDel="0058754D" w:rsidRDefault="00C2774A" w:rsidP="00C2774A">
      <w:pPr>
        <w:pStyle w:val="RNABodyCopy"/>
        <w:rPr>
          <w:del w:id="407" w:author="Ayush Mittal" w:date="2019-04-26T13:14:00Z"/>
        </w:rPr>
      </w:pPr>
    </w:p>
    <w:p w14:paraId="07B9EEB8" w14:textId="1BABB5FB" w:rsidR="00C2774A" w:rsidRPr="00C00498" w:rsidDel="0058754D" w:rsidRDefault="00C2774A" w:rsidP="00C2774A">
      <w:pPr>
        <w:pStyle w:val="RNABodyCopy"/>
        <w:rPr>
          <w:del w:id="408" w:author="Ayush Mittal" w:date="2019-04-26T13:14:00Z"/>
        </w:rPr>
      </w:pPr>
      <w:del w:id="409" w:author="Ayush Mittal" w:date="2019-04-26T13:14:00Z">
        <w:r w:rsidRPr="00C00498" w:rsidDel="0058754D">
          <w:delText xml:space="preserve">The term “UTR”, as used herein, refers to untranslated region.  </w:delText>
        </w:r>
      </w:del>
    </w:p>
    <w:p w14:paraId="33A717AC" w14:textId="77777777" w:rsidR="002E7A1C" w:rsidRPr="00C00498" w:rsidRDefault="002E7A1C" w:rsidP="00C2774A">
      <w:pPr>
        <w:pStyle w:val="RNABodyCopy"/>
      </w:pPr>
    </w:p>
    <w:p w14:paraId="5D504952" w14:textId="15F4420C" w:rsidR="00623AFD" w:rsidRPr="00C00498" w:rsidRDefault="002E7A1C" w:rsidP="007C77D3">
      <w:pPr>
        <w:pStyle w:val="RNABodyCopy"/>
      </w:pPr>
      <w:r w:rsidRPr="00C00498">
        <w:t xml:space="preserve">The term “WW”, as used herein, refers to worldwide.  </w:t>
      </w:r>
      <w:r w:rsidR="00623AFD" w:rsidRPr="00C00498">
        <w:br w:type="page"/>
      </w:r>
    </w:p>
    <w:p w14:paraId="6C19C480" w14:textId="6313E07F" w:rsidR="00573796" w:rsidRPr="00C00498" w:rsidRDefault="00573796" w:rsidP="00565DEF">
      <w:pPr>
        <w:pStyle w:val="RNAHeadlineA"/>
        <w:outlineLvl w:val="0"/>
      </w:pPr>
      <w:bookmarkStart w:id="410" w:name="_Toc432004234"/>
      <w:bookmarkStart w:id="411" w:name="_Toc481756150"/>
      <w:r w:rsidRPr="00C00498">
        <w:t>Standard of Value</w:t>
      </w:r>
      <w:bookmarkEnd w:id="410"/>
      <w:bookmarkEnd w:id="411"/>
    </w:p>
    <w:p w14:paraId="37F30BE0" w14:textId="336FD991" w:rsidR="00BB2D7D" w:rsidRPr="00C00498" w:rsidRDefault="00BB2D7D" w:rsidP="00573796">
      <w:pPr>
        <w:rPr>
          <w:rFonts w:ascii="Georgia" w:hAnsi="Georgia"/>
          <w:rPrChange w:id="412" w:author="Ayush Mittal" w:date="2019-04-26T15:10:00Z">
            <w:rPr/>
          </w:rPrChange>
        </w:rPr>
      </w:pPr>
      <w:r w:rsidRPr="00C00498">
        <w:rPr>
          <w:rFonts w:ascii="Georgia" w:hAnsi="Georgia"/>
          <w:color w:val="595959" w:themeColor="text1" w:themeTint="A6"/>
        </w:rPr>
        <w:t xml:space="preserve">The intangible assets and liabilities included in our analysis were valued incorporating the concept of highest and best use in accordance with ASC 805, which uses the Fair Value definition in ASC 820, </w:t>
      </w:r>
      <w:r w:rsidRPr="00C00498">
        <w:rPr>
          <w:rFonts w:ascii="Georgia" w:hAnsi="Georgia"/>
          <w:i/>
          <w:color w:val="595959" w:themeColor="text1" w:themeTint="A6"/>
        </w:rPr>
        <w:t>Fair Value Measurement</w:t>
      </w:r>
      <w:r w:rsidRPr="00C00498">
        <w:rPr>
          <w:rFonts w:ascii="Georgia" w:hAnsi="Georgia"/>
          <w:color w:val="595959" w:themeColor="text1" w:themeTint="A6"/>
        </w:rPr>
        <w:t>, from the viewpoint of a market participant.</w:t>
      </w:r>
    </w:p>
    <w:p w14:paraId="6265382A" w14:textId="77777777" w:rsidR="00573796" w:rsidRPr="00C00498" w:rsidRDefault="00573796" w:rsidP="00573796">
      <w:pPr>
        <w:rPr>
          <w:rFonts w:ascii="Georgia" w:hAnsi="Georgia"/>
          <w:rPrChange w:id="413" w:author="Ayush Mittal" w:date="2019-04-26T15:10:00Z">
            <w:rPr/>
          </w:rPrChange>
        </w:rPr>
      </w:pPr>
    </w:p>
    <w:p w14:paraId="37CF8148" w14:textId="0D428D34" w:rsidR="00BB2D7D" w:rsidRPr="00C00498" w:rsidRDefault="00BB2D7D">
      <w:pPr>
        <w:pStyle w:val="RNAHeadlineB"/>
        <w:outlineLvl w:val="1"/>
        <w:rPr>
          <w:rFonts w:ascii="Georgia" w:hAnsi="Georgia"/>
        </w:rPr>
      </w:pPr>
      <w:bookmarkStart w:id="414" w:name="_Toc481756151"/>
      <w:bookmarkStart w:id="415" w:name="_Toc432004236"/>
      <w:r w:rsidRPr="00C00498">
        <w:rPr>
          <w:rFonts w:ascii="Georgia" w:hAnsi="Georgia"/>
        </w:rPr>
        <w:t>ASC 805 – Business Combinations</w:t>
      </w:r>
      <w:bookmarkEnd w:id="414"/>
    </w:p>
    <w:p w14:paraId="1F5ADD77" w14:textId="77777777" w:rsidR="00BB2D7D" w:rsidRPr="00C00498" w:rsidRDefault="00BB2D7D" w:rsidP="00BB2D7D">
      <w:pPr>
        <w:rPr>
          <w:rFonts w:ascii="Georgia" w:hAnsi="Georgia"/>
          <w:color w:val="595959" w:themeColor="text1" w:themeTint="A6"/>
        </w:rPr>
      </w:pPr>
      <w:r w:rsidRPr="00C00498">
        <w:rPr>
          <w:rFonts w:ascii="Georgia" w:hAnsi="Georgia"/>
          <w:color w:val="595959" w:themeColor="text1" w:themeTint="A6"/>
        </w:rPr>
        <w:t>ASC 805 defines Business Combinations as follows:</w:t>
      </w:r>
    </w:p>
    <w:p w14:paraId="7BEED274" w14:textId="77777777" w:rsidR="00BB2D7D" w:rsidRPr="00C00498" w:rsidRDefault="00BB2D7D" w:rsidP="00BB2D7D">
      <w:pPr>
        <w:rPr>
          <w:rFonts w:ascii="Georgia" w:hAnsi="Georgia"/>
          <w:color w:val="595959" w:themeColor="text1" w:themeTint="A6"/>
        </w:rPr>
      </w:pPr>
    </w:p>
    <w:p w14:paraId="140C9D23" w14:textId="77777777" w:rsidR="00BB2D7D" w:rsidRPr="00C00498" w:rsidRDefault="00BB2D7D" w:rsidP="00BB2D7D">
      <w:pPr>
        <w:rPr>
          <w:rFonts w:ascii="Georgia" w:hAnsi="Georgia"/>
          <w:i/>
          <w:color w:val="595959" w:themeColor="text1" w:themeTint="A6"/>
        </w:rPr>
      </w:pPr>
      <w:r w:rsidRPr="00C00498">
        <w:rPr>
          <w:rFonts w:ascii="Georgia" w:hAnsi="Georgia"/>
          <w:i/>
          <w:color w:val="595959" w:themeColor="text1" w:themeTint="A6"/>
        </w:rPr>
        <w:t>“A transaction or other event in which an acquirer obtains control of one or more businesses.  Transactions sometimes referred to as true mergers or merger of equals also are business combinations.”</w:t>
      </w:r>
    </w:p>
    <w:p w14:paraId="42F4F7E5" w14:textId="77777777" w:rsidR="00BB2D7D" w:rsidRPr="00C00498" w:rsidRDefault="00BB2D7D" w:rsidP="00BB2D7D">
      <w:pPr>
        <w:rPr>
          <w:rFonts w:ascii="Georgia" w:hAnsi="Georgia"/>
          <w:color w:val="595959" w:themeColor="text1" w:themeTint="A6"/>
        </w:rPr>
      </w:pPr>
    </w:p>
    <w:p w14:paraId="4AD6DE2A" w14:textId="77777777" w:rsidR="00BB2D7D" w:rsidRPr="00C00498" w:rsidRDefault="00BB2D7D" w:rsidP="00BB2D7D">
      <w:pPr>
        <w:rPr>
          <w:rFonts w:ascii="Georgia" w:hAnsi="Georgia"/>
          <w:i/>
          <w:color w:val="595959" w:themeColor="text1" w:themeTint="A6"/>
        </w:rPr>
      </w:pPr>
      <w:r w:rsidRPr="00C00498">
        <w:rPr>
          <w:rFonts w:ascii="Georgia" w:hAnsi="Georgia"/>
          <w:color w:val="595959" w:themeColor="text1" w:themeTint="A6"/>
        </w:rPr>
        <w:t xml:space="preserve">ASC 805-20-30-1 provides that the </w:t>
      </w:r>
      <w:r w:rsidRPr="00C00498">
        <w:rPr>
          <w:rFonts w:ascii="Georgia" w:hAnsi="Georgia"/>
          <w:i/>
          <w:color w:val="595959" w:themeColor="text1" w:themeTint="A6"/>
        </w:rPr>
        <w:t xml:space="preserve">“acquirer shall measure the identifiable assets acquired, the liabilities assumed, and any non-controlling interest in the </w:t>
      </w:r>
      <w:proofErr w:type="spellStart"/>
      <w:r w:rsidRPr="00C00498">
        <w:rPr>
          <w:rFonts w:ascii="Georgia" w:hAnsi="Georgia"/>
          <w:i/>
          <w:color w:val="595959" w:themeColor="text1" w:themeTint="A6"/>
        </w:rPr>
        <w:t>acquiree</w:t>
      </w:r>
      <w:proofErr w:type="spellEnd"/>
      <w:r w:rsidRPr="00C00498">
        <w:rPr>
          <w:rFonts w:ascii="Georgia" w:hAnsi="Georgia"/>
          <w:i/>
          <w:color w:val="595959" w:themeColor="text1" w:themeTint="A6"/>
        </w:rPr>
        <w:t xml:space="preserve"> at their acquisition-date fair values.”</w:t>
      </w:r>
    </w:p>
    <w:p w14:paraId="3015C029" w14:textId="77777777" w:rsidR="00BB2D7D" w:rsidRPr="00C00498" w:rsidRDefault="00BB2D7D" w:rsidP="00BB2D7D">
      <w:pPr>
        <w:rPr>
          <w:rFonts w:ascii="Georgia" w:hAnsi="Georgia"/>
          <w:color w:val="595959" w:themeColor="text1" w:themeTint="A6"/>
        </w:rPr>
      </w:pPr>
    </w:p>
    <w:p w14:paraId="4D79A2A3" w14:textId="037082EA" w:rsidR="00BB2D7D" w:rsidRPr="00C00498" w:rsidRDefault="00BB2D7D" w:rsidP="00BB2D7D">
      <w:pPr>
        <w:rPr>
          <w:rFonts w:ascii="Georgia" w:hAnsi="Georgia"/>
          <w:color w:val="595959" w:themeColor="text1" w:themeTint="A6"/>
        </w:rPr>
      </w:pPr>
      <w:r w:rsidRPr="00C00498">
        <w:rPr>
          <w:rFonts w:ascii="Georgia" w:hAnsi="Georgia"/>
          <w:color w:val="595959" w:themeColor="text1" w:themeTint="A6"/>
        </w:rPr>
        <w:t xml:space="preserve">ASC 805-30-30-1 indicates that </w:t>
      </w:r>
      <w:r w:rsidRPr="00C00498">
        <w:rPr>
          <w:rFonts w:ascii="Georgia" w:hAnsi="Georgia"/>
          <w:i/>
          <w:color w:val="595959" w:themeColor="text1" w:themeTint="A6"/>
        </w:rPr>
        <w:t xml:space="preserve">“goodwill should be recorded as the sum of the (a) consideration transferred, (b) fair value of any non-controlling interest, and (c) fair value of the acquirer’s previously held interest in the </w:t>
      </w:r>
      <w:proofErr w:type="spellStart"/>
      <w:r w:rsidRPr="00C00498">
        <w:rPr>
          <w:rFonts w:ascii="Georgia" w:hAnsi="Georgia"/>
          <w:i/>
          <w:color w:val="595959" w:themeColor="text1" w:themeTint="A6"/>
        </w:rPr>
        <w:t>acquiree</w:t>
      </w:r>
      <w:proofErr w:type="spellEnd"/>
      <w:r w:rsidRPr="00C00498">
        <w:rPr>
          <w:rFonts w:ascii="Georgia" w:hAnsi="Georgia"/>
          <w:i/>
          <w:color w:val="595959" w:themeColor="text1" w:themeTint="A6"/>
        </w:rPr>
        <w:t>, if any, less the acquisition-date fair value of the net assets acquired.”</w:t>
      </w:r>
    </w:p>
    <w:p w14:paraId="4D2FCE98" w14:textId="77777777" w:rsidR="00BB2D7D" w:rsidRPr="00C00498" w:rsidRDefault="00BB2D7D" w:rsidP="00264D7C">
      <w:pPr>
        <w:pStyle w:val="RNAHeadlineB"/>
        <w:keepNext w:val="0"/>
        <w:spacing w:before="0" w:after="0"/>
        <w:rPr>
          <w:rFonts w:ascii="Georgia" w:hAnsi="Georgia"/>
          <w:sz w:val="22"/>
        </w:rPr>
      </w:pPr>
    </w:p>
    <w:p w14:paraId="60287ED2" w14:textId="7AE7992A" w:rsidR="00573796" w:rsidRPr="00C00498" w:rsidRDefault="00573796" w:rsidP="00565DEF">
      <w:pPr>
        <w:pStyle w:val="RNAHeadlineB"/>
        <w:outlineLvl w:val="1"/>
        <w:rPr>
          <w:rFonts w:ascii="Georgia" w:hAnsi="Georgia"/>
        </w:rPr>
      </w:pPr>
      <w:bookmarkStart w:id="416" w:name="_Toc481756152"/>
      <w:r w:rsidRPr="00C00498">
        <w:rPr>
          <w:rFonts w:ascii="Georgia" w:hAnsi="Georgia"/>
        </w:rPr>
        <w:t>Definition of Fair Value</w:t>
      </w:r>
      <w:bookmarkEnd w:id="415"/>
      <w:bookmarkEnd w:id="416"/>
    </w:p>
    <w:p w14:paraId="67F81E33" w14:textId="77777777" w:rsidR="00BB2D7D" w:rsidRPr="00C00498" w:rsidRDefault="00BB2D7D" w:rsidP="00BB2D7D">
      <w:pPr>
        <w:rPr>
          <w:rFonts w:ascii="Georgia" w:hAnsi="Georgia"/>
          <w:color w:val="595959" w:themeColor="text1" w:themeTint="A6"/>
        </w:rPr>
      </w:pPr>
      <w:r w:rsidRPr="00C00498">
        <w:rPr>
          <w:rFonts w:ascii="Georgia" w:hAnsi="Georgia"/>
          <w:color w:val="595959" w:themeColor="text1" w:themeTint="A6"/>
        </w:rPr>
        <w:t>For financial reporting purposes, the appropriate standard of value is fair value, which is defined in ASC 820 (formerly Statement of Financial Accounting Standards No. 157 Fair Value Measurements) as:</w:t>
      </w:r>
    </w:p>
    <w:p w14:paraId="34AB887C" w14:textId="77777777" w:rsidR="00BB2D7D" w:rsidRPr="00C00498" w:rsidRDefault="00BB2D7D" w:rsidP="00BB2D7D">
      <w:pPr>
        <w:rPr>
          <w:rFonts w:ascii="Georgia" w:hAnsi="Georgia"/>
          <w:color w:val="595959" w:themeColor="text1" w:themeTint="A6"/>
        </w:rPr>
      </w:pPr>
    </w:p>
    <w:p w14:paraId="339FBD7C" w14:textId="77777777" w:rsidR="00BB2D7D" w:rsidRPr="00C00498" w:rsidRDefault="00BB2D7D" w:rsidP="00BB2D7D">
      <w:pPr>
        <w:rPr>
          <w:rFonts w:ascii="Georgia" w:hAnsi="Georgia"/>
          <w:i/>
          <w:color w:val="595959" w:themeColor="text1" w:themeTint="A6"/>
        </w:rPr>
      </w:pPr>
      <w:r w:rsidRPr="00C00498">
        <w:rPr>
          <w:rFonts w:ascii="Georgia" w:hAnsi="Georgia"/>
          <w:i/>
          <w:color w:val="595959" w:themeColor="text1" w:themeTint="A6"/>
        </w:rPr>
        <w:t>“The price that would be received to sell an asset or paid to transfer a liability in an orderly transaction between market transactions at the measurement date” (“Fair Value”).”</w:t>
      </w:r>
    </w:p>
    <w:p w14:paraId="12351FFB" w14:textId="77777777" w:rsidR="00BB2D7D" w:rsidRPr="00C00498" w:rsidRDefault="00BB2D7D" w:rsidP="00BB2D7D">
      <w:pPr>
        <w:rPr>
          <w:rFonts w:ascii="Georgia" w:hAnsi="Georgia"/>
          <w:color w:val="595959" w:themeColor="text1" w:themeTint="A6"/>
        </w:rPr>
      </w:pPr>
    </w:p>
    <w:p w14:paraId="1B18A32C" w14:textId="77777777" w:rsidR="00BB2D7D" w:rsidRPr="00C00498" w:rsidRDefault="00BB2D7D" w:rsidP="00BB2D7D">
      <w:pPr>
        <w:rPr>
          <w:rFonts w:ascii="Georgia" w:hAnsi="Georgia"/>
          <w:color w:val="595959" w:themeColor="text1" w:themeTint="A6"/>
        </w:rPr>
      </w:pPr>
      <w:r w:rsidRPr="00C00498">
        <w:rPr>
          <w:rFonts w:ascii="Georgia" w:hAnsi="Georgia"/>
          <w:color w:val="595959" w:themeColor="text1" w:themeTint="A6"/>
        </w:rPr>
        <w:t xml:space="preserve">ASC 820 states that a fair value measurement assumes the highest and best use of the asset by market participants, considering the use of the asset that is physically possible, legally permissible, and financially feasible at the measurement date.  In broad terms, highest and best use refers to the use of an asset by market participants that would maximize the value of the asset or the group of assets within which the asset would be used.  Moreover, the highest and best use is based on the use of the asset by market participants, even if the intended use of the asset by the reporting entity is different.   </w:t>
      </w:r>
    </w:p>
    <w:p w14:paraId="1B38914C" w14:textId="77777777" w:rsidR="00BB2D7D" w:rsidRPr="00C00498" w:rsidRDefault="00BB2D7D" w:rsidP="00BB2D7D">
      <w:pPr>
        <w:rPr>
          <w:rFonts w:ascii="Georgia" w:hAnsi="Georgia"/>
          <w:color w:val="595959" w:themeColor="text1" w:themeTint="A6"/>
        </w:rPr>
      </w:pPr>
    </w:p>
    <w:p w14:paraId="1D74E34D" w14:textId="68689203" w:rsidR="00573796" w:rsidRPr="00C00498" w:rsidRDefault="00BB2D7D" w:rsidP="006A1E6B">
      <w:pPr>
        <w:rPr>
          <w:rFonts w:ascii="Georgia" w:hAnsi="Georgia"/>
          <w:rPrChange w:id="417" w:author="Ayush Mittal" w:date="2019-04-26T15:10:00Z">
            <w:rPr/>
          </w:rPrChange>
        </w:rPr>
      </w:pPr>
      <w:r w:rsidRPr="00C00498">
        <w:rPr>
          <w:rFonts w:ascii="Georgia" w:hAnsi="Georgia"/>
          <w:color w:val="595959" w:themeColor="text1" w:themeTint="A6"/>
        </w:rPr>
        <w:t>The highest and best use of the asset by market participants establishes the valuation premise used to measure the fair value of the asset: (a) in-use, if the asset would provide maximum value to market participants principally through its use in combination with other assets as a group, installed or otherwise configured for use; or (b) in exchange, if the asset would provide maximum value to market participants principally on a standalone basis.</w:t>
      </w:r>
    </w:p>
    <w:p w14:paraId="595103AB" w14:textId="7599F952" w:rsidR="00573796" w:rsidRPr="00C00498" w:rsidRDefault="00573796" w:rsidP="00565DEF">
      <w:pPr>
        <w:pStyle w:val="RNAHeadlineA"/>
        <w:outlineLvl w:val="0"/>
      </w:pPr>
      <w:bookmarkStart w:id="418" w:name="_Toc432004237"/>
      <w:bookmarkStart w:id="419" w:name="_Toc481756153"/>
      <w:r w:rsidRPr="00C00498">
        <w:t>Company Overview</w:t>
      </w:r>
      <w:bookmarkEnd w:id="418"/>
      <w:bookmarkEnd w:id="419"/>
    </w:p>
    <w:p w14:paraId="14068F77" w14:textId="77777777" w:rsidR="00573796" w:rsidRPr="00C00498" w:rsidRDefault="00573796" w:rsidP="00573796">
      <w:pPr>
        <w:rPr>
          <w:rFonts w:ascii="Georgia" w:hAnsi="Georgia"/>
        </w:rPr>
      </w:pPr>
    </w:p>
    <w:p w14:paraId="5ABA81A0" w14:textId="3824339A" w:rsidR="00573796" w:rsidRPr="00C00498" w:rsidRDefault="00573796" w:rsidP="00565DEF">
      <w:pPr>
        <w:pStyle w:val="RNAHeadlineB"/>
        <w:outlineLvl w:val="1"/>
        <w:rPr>
          <w:rFonts w:ascii="Georgia" w:hAnsi="Georgia"/>
        </w:rPr>
      </w:pPr>
      <w:bookmarkStart w:id="420" w:name="_Toc432004238"/>
      <w:bookmarkStart w:id="421" w:name="_Toc481756154"/>
      <w:r w:rsidRPr="00C00498">
        <w:rPr>
          <w:rFonts w:ascii="Georgia" w:hAnsi="Georgia"/>
        </w:rPr>
        <w:t>Background</w:t>
      </w:r>
      <w:bookmarkEnd w:id="420"/>
      <w:bookmarkEnd w:id="421"/>
    </w:p>
    <w:p w14:paraId="3CEF3046" w14:textId="7D6E6146" w:rsidR="00A56EA5" w:rsidRPr="001635BA" w:rsidRDefault="00A56EA5" w:rsidP="004B6A84">
      <w:pPr>
        <w:pStyle w:val="RNABodyCopy"/>
        <w:rPr>
          <w:ins w:id="422" w:author="Ayush Mittal" w:date="2019-04-26T17:27:00Z"/>
          <w:b/>
          <w:rPrChange w:id="423" w:author="Ayush Mittal" w:date="2019-04-29T14:11:00Z">
            <w:rPr>
              <w:ins w:id="424" w:author="Ayush Mittal" w:date="2019-04-26T17:27:00Z"/>
              <w:highlight w:val="yellow"/>
            </w:rPr>
          </w:rPrChange>
        </w:rPr>
      </w:pPr>
      <w:ins w:id="425" w:author="Ayush Mittal" w:date="2019-04-26T17:27:00Z">
        <w:r w:rsidRPr="001635BA">
          <w:rPr>
            <w:b/>
            <w:rPrChange w:id="426" w:author="Ayush Mittal" w:date="2019-04-29T14:11:00Z">
              <w:rPr>
                <w:highlight w:val="yellow"/>
              </w:rPr>
            </w:rPrChange>
          </w:rPr>
          <w:t xml:space="preserve">Target </w:t>
        </w:r>
      </w:ins>
      <w:ins w:id="427" w:author="Ayush Mittal" w:date="2019-04-26T17:28:00Z">
        <w:r w:rsidRPr="001635BA">
          <w:rPr>
            <w:b/>
            <w:rPrChange w:id="428" w:author="Ayush Mittal" w:date="2019-04-29T14:11:00Z">
              <w:rPr>
                <w:b/>
                <w:highlight w:val="yellow"/>
              </w:rPr>
            </w:rPrChange>
          </w:rPr>
          <w:t>O</w:t>
        </w:r>
      </w:ins>
      <w:ins w:id="429" w:author="Ayush Mittal" w:date="2019-04-26T17:27:00Z">
        <w:r w:rsidRPr="001635BA">
          <w:rPr>
            <w:b/>
            <w:rPrChange w:id="430" w:author="Ayush Mittal" w:date="2019-04-29T14:11:00Z">
              <w:rPr>
                <w:highlight w:val="yellow"/>
              </w:rPr>
            </w:rPrChange>
          </w:rPr>
          <w:t>verview:</w:t>
        </w:r>
      </w:ins>
    </w:p>
    <w:p w14:paraId="4167FBC8" w14:textId="2100F622" w:rsidR="00A56EA5" w:rsidRDefault="00A56EA5" w:rsidP="004B6A84">
      <w:pPr>
        <w:pStyle w:val="RNABodyCopy"/>
        <w:rPr>
          <w:ins w:id="431" w:author="Ayush Mittal" w:date="2019-04-26T17:03:00Z"/>
        </w:rPr>
      </w:pPr>
      <w:ins w:id="432" w:author="Ayush Mittal" w:date="2019-04-26T16:53:00Z">
        <w:r w:rsidRPr="001635BA">
          <w:rPr>
            <w:rPrChange w:id="433" w:author="Ayush Mittal" w:date="2019-04-29T14:11:00Z">
              <w:rPr>
                <w:highlight w:val="yellow"/>
              </w:rPr>
            </w:rPrChange>
          </w:rPr>
          <w:t xml:space="preserve">Founded in 1992, LRN Corporation provides ethics and compliance (“E&amp;C”) solutions to companies </w:t>
        </w:r>
      </w:ins>
      <w:ins w:id="434" w:author="Ayush Mittal" w:date="2019-04-26T16:54:00Z">
        <w:r w:rsidRPr="001635BA">
          <w:rPr>
            <w:rPrChange w:id="435" w:author="Ayush Mittal" w:date="2019-04-29T14:11:00Z">
              <w:rPr>
                <w:highlight w:val="yellow"/>
              </w:rPr>
            </w:rPrChange>
          </w:rPr>
          <w:t>WW.</w:t>
        </w:r>
      </w:ins>
      <w:ins w:id="436" w:author="Ayush Mittal" w:date="2019-04-26T16:55:00Z">
        <w:r w:rsidRPr="001635BA">
          <w:rPr>
            <w:rPrChange w:id="437" w:author="Ayush Mittal" w:date="2019-04-29T14:11:00Z">
              <w:rPr>
                <w:highlight w:val="yellow"/>
              </w:rPr>
            </w:rPrChange>
          </w:rPr>
          <w:t xml:space="preserve">  </w:t>
        </w:r>
      </w:ins>
      <w:ins w:id="438" w:author="Ayush Mittal" w:date="2019-04-26T16:54:00Z">
        <w:r w:rsidRPr="001635BA">
          <w:rPr>
            <w:rPrChange w:id="439" w:author="Ayush Mittal" w:date="2019-04-29T14:11:00Z">
              <w:rPr>
                <w:highlight w:val="yellow"/>
              </w:rPr>
            </w:rPrChange>
          </w:rPr>
          <w:t xml:space="preserve">It offers E&amp;C education solutions, including online courses on </w:t>
        </w:r>
        <w:r w:rsidRPr="001635BA">
          <w:t xml:space="preserve">universally relevant topics ranging from anti-bribery to trade controls; custom courses; online E&amp;C and compliance materials through mobile devices; and vignettes that capture and present the essence of an ethical principle or compliance challenge. </w:t>
        </w:r>
      </w:ins>
      <w:ins w:id="440" w:author="Ayush Mittal" w:date="2019-04-26T16:55:00Z">
        <w:r w:rsidRPr="001635BA">
          <w:t xml:space="preserve"> </w:t>
        </w:r>
      </w:ins>
      <w:ins w:id="441" w:author="Ayush Mittal" w:date="2019-04-26T16:54:00Z">
        <w:r w:rsidRPr="001635BA">
          <w:t xml:space="preserve">The </w:t>
        </w:r>
      </w:ins>
      <w:ins w:id="442" w:author="Ayush Mittal" w:date="2019-04-26T16:55:00Z">
        <w:r w:rsidRPr="001635BA">
          <w:t>C</w:t>
        </w:r>
      </w:ins>
      <w:ins w:id="443" w:author="Ayush Mittal" w:date="2019-04-26T16:54:00Z">
        <w:r w:rsidRPr="001635BA">
          <w:t>ompany also provides E&amp;C advisory services, such as services in the areas of code of conduct; model code system that allows constructing model code of conduct courses; and code of conduct mobile application.</w:t>
        </w:r>
        <w:r w:rsidRPr="001635BA" w:rsidDel="00A56EA5">
          <w:rPr>
            <w:rPrChange w:id="444" w:author="Ayush Mittal" w:date="2019-04-29T14:11:00Z">
              <w:rPr>
                <w:highlight w:val="yellow"/>
              </w:rPr>
            </w:rPrChange>
          </w:rPr>
          <w:t xml:space="preserve"> </w:t>
        </w:r>
      </w:ins>
      <w:ins w:id="445" w:author="Ayush Mittal" w:date="2019-04-26T16:55:00Z">
        <w:r w:rsidRPr="001635BA">
          <w:rPr>
            <w:rPrChange w:id="446" w:author="Ayush Mittal" w:date="2019-04-29T14:11:00Z">
              <w:rPr>
                <w:highlight w:val="yellow"/>
              </w:rPr>
            </w:rPrChange>
          </w:rPr>
          <w:t xml:space="preserve"> Additionally, the Company offers </w:t>
        </w:r>
      </w:ins>
      <w:ins w:id="447" w:author="Ayush Mittal" w:date="2019-04-26T16:56:00Z">
        <w:r w:rsidRPr="001635BA">
          <w:t>gamification, mobility and adaptive learning, program effectiveness index, and metrics and data solutions; and catalyst AR, an augmented reality application for businesses to enhance compliance programs.</w:t>
        </w:r>
        <w:r w:rsidRPr="00A56EA5">
          <w:t xml:space="preserve"> </w:t>
        </w:r>
      </w:ins>
      <w:ins w:id="448" w:author="Ayush Mittal" w:date="2019-04-26T16:58:00Z">
        <w:r>
          <w:t xml:space="preserve"> </w:t>
        </w:r>
      </w:ins>
    </w:p>
    <w:p w14:paraId="33CEEE52" w14:textId="0D7093B9" w:rsidR="004B6A84" w:rsidDel="00A56EA5" w:rsidRDefault="004B6A84" w:rsidP="004B6A84">
      <w:pPr>
        <w:pStyle w:val="RNABodyCopy"/>
        <w:rPr>
          <w:del w:id="449" w:author="Ayush Mittal" w:date="2019-04-26T16:53:00Z"/>
        </w:rPr>
      </w:pPr>
      <w:del w:id="450" w:author="Ayush Mittal" w:date="2019-04-26T16:53:00Z">
        <w:r w:rsidRPr="00C00498" w:rsidDel="00A56EA5">
          <w:rPr>
            <w:highlight w:val="yellow"/>
            <w:rPrChange w:id="451" w:author="Ayush Mittal" w:date="2019-04-26T15:10:00Z">
              <w:rPr/>
            </w:rPrChange>
          </w:rPr>
          <w:delText>RaNA Therapeutics, headquartered in Cambridge, Massachusetts, was founded in 2011 by Arthur M. Krieg, Jeannie T. Lee</w:delText>
        </w:r>
        <w:r w:rsidRPr="00C00498" w:rsidDel="00A56EA5">
          <w:rPr>
            <w:rStyle w:val="FootnoteReference"/>
            <w:highlight w:val="yellow"/>
            <w:rPrChange w:id="452" w:author="Ayush Mittal" w:date="2019-04-26T15:10:00Z">
              <w:rPr>
                <w:rStyle w:val="FootnoteReference"/>
              </w:rPr>
            </w:rPrChange>
          </w:rPr>
          <w:footnoteReference w:id="2"/>
        </w:r>
        <w:r w:rsidRPr="00C00498" w:rsidDel="00A56EA5">
          <w:rPr>
            <w:highlight w:val="yellow"/>
            <w:rPrChange w:id="455" w:author="Ayush Mittal" w:date="2019-04-26T15:10:00Z">
              <w:rPr/>
            </w:rPrChange>
          </w:rPr>
          <w:delText xml:space="preserve"> and Jean-François Formela</w:delText>
        </w:r>
        <w:r w:rsidRPr="00C00498" w:rsidDel="00A56EA5">
          <w:rPr>
            <w:rStyle w:val="FootnoteReference"/>
            <w:highlight w:val="yellow"/>
            <w:rPrChange w:id="456" w:author="Ayush Mittal" w:date="2019-04-26T15:10:00Z">
              <w:rPr>
                <w:rStyle w:val="FootnoteReference"/>
              </w:rPr>
            </w:rPrChange>
          </w:rPr>
          <w:footnoteReference w:id="3"/>
        </w:r>
        <w:r w:rsidRPr="00C00498" w:rsidDel="00A56EA5">
          <w:rPr>
            <w:highlight w:val="yellow"/>
            <w:rPrChange w:id="459" w:author="Ayush Mittal" w:date="2019-04-26T15:10:00Z">
              <w:rPr/>
            </w:rPrChange>
          </w:rPr>
          <w:delText>.  RaNA Therapeutics pioneers in the discovery of a new class of RNA-targeted medicines that selectively activate protein expression within the body’s own cells.  The Company’s drugs work epigenetically to precisely upregulate the expression of beneficial proteins in order to treat or prevent disease.</w:delText>
        </w:r>
        <w:r w:rsidRPr="00C00498" w:rsidDel="00A56EA5">
          <w:rPr>
            <w:rStyle w:val="FootnoteReference"/>
            <w:highlight w:val="yellow"/>
            <w:rPrChange w:id="460" w:author="Ayush Mittal" w:date="2019-04-26T15:10:00Z">
              <w:rPr>
                <w:rStyle w:val="FootnoteReference"/>
              </w:rPr>
            </w:rPrChange>
          </w:rPr>
          <w:footnoteReference w:id="4"/>
        </w:r>
        <w:r w:rsidRPr="00C00498" w:rsidDel="00A56EA5">
          <w:rPr>
            <w:highlight w:val="yellow"/>
            <w:rPrChange w:id="463" w:author="Ayush Mittal" w:date="2019-04-26T15:10:00Z">
              <w:rPr/>
            </w:rPrChange>
          </w:rPr>
          <w:delText xml:space="preserve">  </w:delText>
        </w:r>
      </w:del>
    </w:p>
    <w:p w14:paraId="391F8D56" w14:textId="77777777" w:rsidR="00A56EA5" w:rsidRPr="00C00498" w:rsidRDefault="00A56EA5" w:rsidP="004B6A84">
      <w:pPr>
        <w:pStyle w:val="RNABodyCopy"/>
        <w:rPr>
          <w:ins w:id="464" w:author="Ayush Mittal" w:date="2019-04-26T16:59:00Z"/>
          <w:highlight w:val="yellow"/>
          <w:rPrChange w:id="465" w:author="Ayush Mittal" w:date="2019-04-26T15:10:00Z">
            <w:rPr>
              <w:ins w:id="466" w:author="Ayush Mittal" w:date="2019-04-26T16:59:00Z"/>
            </w:rPr>
          </w:rPrChange>
        </w:rPr>
      </w:pPr>
    </w:p>
    <w:p w14:paraId="0C91FF67" w14:textId="757B16FA" w:rsidR="00A56EA5" w:rsidRPr="001635BA" w:rsidRDefault="00A56EA5">
      <w:pPr>
        <w:pStyle w:val="RNABodyCopy"/>
        <w:keepNext/>
        <w:rPr>
          <w:ins w:id="467" w:author="Ayush Mittal" w:date="2019-04-26T17:28:00Z"/>
          <w:b/>
          <w:rPrChange w:id="468" w:author="Ayush Mittal" w:date="2019-04-29T14:11:00Z">
            <w:rPr>
              <w:ins w:id="469" w:author="Ayush Mittal" w:date="2019-04-26T17:28:00Z"/>
              <w:b/>
              <w:highlight w:val="yellow"/>
            </w:rPr>
          </w:rPrChange>
        </w:rPr>
        <w:pPrChange w:id="470" w:author="Ayush Mittal" w:date="2019-04-26T18:28:00Z">
          <w:pPr>
            <w:pStyle w:val="RNABodyCopy"/>
          </w:pPr>
        </w:pPrChange>
      </w:pPr>
      <w:ins w:id="471" w:author="Ayush Mittal" w:date="2019-04-26T17:28:00Z">
        <w:r w:rsidRPr="001635BA">
          <w:rPr>
            <w:b/>
            <w:rPrChange w:id="472" w:author="Ayush Mittal" w:date="2019-04-29T14:11:00Z">
              <w:rPr>
                <w:b/>
                <w:highlight w:val="yellow"/>
              </w:rPr>
            </w:rPrChange>
          </w:rPr>
          <w:t>Acquirer Overview:</w:t>
        </w:r>
      </w:ins>
    </w:p>
    <w:p w14:paraId="0425E8EA" w14:textId="57FFDCAC" w:rsidR="00A56EA5" w:rsidRPr="00C00498" w:rsidDel="00A56EA5" w:rsidRDefault="00A56EA5" w:rsidP="004B6A84">
      <w:pPr>
        <w:pStyle w:val="RNABodyCopy"/>
        <w:rPr>
          <w:del w:id="473" w:author="Ayush Mittal" w:date="2019-04-26T17:28:00Z"/>
          <w:highlight w:val="yellow"/>
          <w:rPrChange w:id="474" w:author="Ayush Mittal" w:date="2019-04-26T15:10:00Z">
            <w:rPr>
              <w:del w:id="475" w:author="Ayush Mittal" w:date="2019-04-26T17:28:00Z"/>
            </w:rPr>
          </w:rPrChange>
        </w:rPr>
      </w:pPr>
    </w:p>
    <w:p w14:paraId="6FF834B6" w14:textId="5A57D9F5" w:rsidR="003077EB" w:rsidRDefault="00457E80" w:rsidP="004B6A84">
      <w:pPr>
        <w:pStyle w:val="RNABodyCopy"/>
        <w:rPr>
          <w:ins w:id="476" w:author="Ayush Mittal" w:date="2019-04-26T18:29:00Z"/>
        </w:rPr>
      </w:pPr>
      <w:ins w:id="477" w:author="Ayush Mittal" w:date="2019-04-26T18:27:00Z">
        <w:r>
          <w:t xml:space="preserve">The Acquirer </w:t>
        </w:r>
        <w:r w:rsidRPr="00457E80">
          <w:t xml:space="preserve">is a private equity firm specializing in the leveraged buyouts, buy &amp; build, founder transitions, corporate carve-outs, public to private and add-on-acquisition of growth oriented middle market and lower middle market companies. </w:t>
        </w:r>
        <w:r w:rsidR="003077EB">
          <w:t xml:space="preserve"> </w:t>
        </w:r>
        <w:r w:rsidRPr="00457E80">
          <w:t xml:space="preserve">The </w:t>
        </w:r>
      </w:ins>
      <w:ins w:id="478" w:author="Ayush Mittal" w:date="2019-04-26T18:28:00Z">
        <w:r w:rsidR="003077EB">
          <w:t xml:space="preserve">Acquirer primarily invests </w:t>
        </w:r>
      </w:ins>
      <w:ins w:id="479" w:author="Ayush Mittal" w:date="2019-04-26T18:27:00Z">
        <w:r w:rsidRPr="00457E80">
          <w:t xml:space="preserve">in the knowledge sector with a focus on education, training, business services, commercial or professional services, information services, and software sectors. </w:t>
        </w:r>
      </w:ins>
      <w:ins w:id="480" w:author="Ayush Mittal" w:date="2019-04-26T18:28:00Z">
        <w:r w:rsidR="003077EB">
          <w:t xml:space="preserve"> </w:t>
        </w:r>
      </w:ins>
      <w:ins w:id="481" w:author="Ayush Mittal" w:date="2019-04-26T18:27:00Z">
        <w:r w:rsidRPr="00457E80">
          <w:t xml:space="preserve">Within the education sector, it invests in the preschool/Pre-K, K-12, postsecondary, at-risk and special education, vocational training, instructional materials, education technology, and testing and assessment sectors. </w:t>
        </w:r>
      </w:ins>
      <w:ins w:id="482" w:author="Ayush Mittal" w:date="2019-04-26T18:29:00Z">
        <w:r w:rsidR="003077EB">
          <w:t xml:space="preserve"> </w:t>
        </w:r>
      </w:ins>
      <w:ins w:id="483" w:author="Ayush Mittal" w:date="2019-04-26T18:27:00Z">
        <w:r w:rsidRPr="00457E80">
          <w:t xml:space="preserve">Within the training sector, </w:t>
        </w:r>
      </w:ins>
      <w:ins w:id="484" w:author="Ayush Mittal" w:date="2019-04-26T18:30:00Z">
        <w:r w:rsidR="003077EB">
          <w:t xml:space="preserve">it </w:t>
        </w:r>
      </w:ins>
      <w:ins w:id="485" w:author="Ayush Mittal" w:date="2019-04-26T18:27:00Z">
        <w:r w:rsidRPr="00457E80">
          <w:t xml:space="preserve">invests in testing/assessment, business skills, professional certifications, regulatory and compliance training, and corporate training. </w:t>
        </w:r>
      </w:ins>
      <w:ins w:id="486" w:author="Ayush Mittal" w:date="2019-04-26T18:29:00Z">
        <w:r w:rsidR="003077EB">
          <w:t xml:space="preserve"> </w:t>
        </w:r>
      </w:ins>
      <w:ins w:id="487" w:author="Ayush Mittal" w:date="2019-04-26T18:27:00Z">
        <w:r w:rsidRPr="00457E80">
          <w:t xml:space="preserve">Within the business services space, it invests in the business-to-consumer information and services, business-to-business and professional publishing, professional information databases and research, human resources and business process outsourcing, consulting and staffing, and logistics and distribution. </w:t>
        </w:r>
      </w:ins>
      <w:ins w:id="488" w:author="Ayush Mittal" w:date="2019-04-26T18:29:00Z">
        <w:r w:rsidR="003077EB">
          <w:t xml:space="preserve"> </w:t>
        </w:r>
      </w:ins>
      <w:ins w:id="489" w:author="Ayush Mittal" w:date="2019-04-26T18:27:00Z">
        <w:r w:rsidRPr="00457E80">
          <w:t xml:space="preserve">Within information services and software sector, </w:t>
        </w:r>
      </w:ins>
      <w:ins w:id="490" w:author="Ayush Mittal" w:date="2019-04-26T18:31:00Z">
        <w:r w:rsidR="003077EB">
          <w:t xml:space="preserve">it </w:t>
        </w:r>
      </w:ins>
      <w:ins w:id="491" w:author="Ayush Mittal" w:date="2019-04-26T18:27:00Z">
        <w:r w:rsidRPr="00457E80">
          <w:t xml:space="preserve">invests in local software, enterprise software, sales, marketing and CRM, and technology services. </w:t>
        </w:r>
      </w:ins>
      <w:ins w:id="492" w:author="Ayush Mittal" w:date="2019-04-26T18:29:00Z">
        <w:r w:rsidR="003077EB">
          <w:t xml:space="preserve"> </w:t>
        </w:r>
      </w:ins>
      <w:ins w:id="493" w:author="Ayush Mittal" w:date="2019-04-26T18:27:00Z">
        <w:r w:rsidRPr="00457E80">
          <w:t xml:space="preserve">It </w:t>
        </w:r>
      </w:ins>
      <w:ins w:id="494" w:author="Ayush Mittal" w:date="2019-04-26T18:31:00Z">
        <w:r w:rsidR="003077EB">
          <w:t xml:space="preserve">mainly </w:t>
        </w:r>
      </w:ins>
      <w:ins w:id="495" w:author="Ayush Mittal" w:date="2019-04-26T18:27:00Z">
        <w:r w:rsidRPr="00457E80">
          <w:t xml:space="preserve">invests in companies based in the United States, Canada, North America and the United Kingdom. </w:t>
        </w:r>
      </w:ins>
      <w:ins w:id="496" w:author="Ayush Mittal" w:date="2019-04-26T18:29:00Z">
        <w:r w:rsidR="003077EB">
          <w:t xml:space="preserve"> </w:t>
        </w:r>
      </w:ins>
      <w:ins w:id="497" w:author="Ayush Mittal" w:date="2019-04-26T18:27:00Z">
        <w:r w:rsidRPr="00457E80">
          <w:t xml:space="preserve">It typically invests minimum of $40 million in companies. </w:t>
        </w:r>
      </w:ins>
      <w:ins w:id="498" w:author="Ayush Mittal" w:date="2019-04-26T18:31:00Z">
        <w:r w:rsidR="003077EB">
          <w:t xml:space="preserve"> </w:t>
        </w:r>
      </w:ins>
      <w:ins w:id="499" w:author="Ayush Mittal" w:date="2019-04-26T18:27:00Z">
        <w:r w:rsidRPr="00457E80">
          <w:t xml:space="preserve">The </w:t>
        </w:r>
      </w:ins>
      <w:ins w:id="500" w:author="Ayush Mittal" w:date="2019-04-26T18:31:00Z">
        <w:r w:rsidR="003077EB">
          <w:t xml:space="preserve">Acquirer </w:t>
        </w:r>
      </w:ins>
      <w:ins w:id="501" w:author="Ayush Mittal" w:date="2019-04-26T18:27:00Z">
        <w:r w:rsidRPr="00457E80">
          <w:t xml:space="preserve">prefers to take minority or majority stakes. </w:t>
        </w:r>
      </w:ins>
    </w:p>
    <w:p w14:paraId="65B430EF" w14:textId="77777777" w:rsidR="003077EB" w:rsidRDefault="003077EB" w:rsidP="004B6A84">
      <w:pPr>
        <w:pStyle w:val="RNABodyCopy"/>
        <w:rPr>
          <w:ins w:id="502" w:author="Ayush Mittal" w:date="2019-04-26T18:29:00Z"/>
        </w:rPr>
      </w:pPr>
    </w:p>
    <w:p w14:paraId="1C0AF091" w14:textId="775178CC" w:rsidR="004A6A4F" w:rsidRPr="00C00498" w:rsidRDefault="00457E80" w:rsidP="004B6A84">
      <w:pPr>
        <w:pStyle w:val="RNABodyCopy"/>
      </w:pPr>
      <w:ins w:id="503" w:author="Ayush Mittal" w:date="2019-04-26T18:27:00Z">
        <w:r w:rsidRPr="00457E80">
          <w:t xml:space="preserve">The </w:t>
        </w:r>
      </w:ins>
      <w:ins w:id="504" w:author="Ayush Mittal" w:date="2019-04-26T18:29:00Z">
        <w:r w:rsidR="003077EB">
          <w:t xml:space="preserve">Acquirer </w:t>
        </w:r>
      </w:ins>
      <w:ins w:id="505" w:author="Ayush Mittal" w:date="2019-04-26T18:27:00Z">
        <w:r w:rsidRPr="00457E80">
          <w:t xml:space="preserve">was </w:t>
        </w:r>
      </w:ins>
      <w:ins w:id="506" w:author="Ayush Mittal" w:date="2019-04-26T18:29:00Z">
        <w:r w:rsidR="003077EB">
          <w:t xml:space="preserve">formerly </w:t>
        </w:r>
      </w:ins>
      <w:ins w:id="507" w:author="Ayush Mittal" w:date="2019-04-26T18:27:00Z">
        <w:r w:rsidRPr="00457E80">
          <w:t xml:space="preserve">known as Leeds Weld &amp; Co. Leeds Equity Partners, LLC was </w:t>
        </w:r>
      </w:ins>
      <w:ins w:id="508" w:author="Ayush Mittal" w:date="2019-04-26T18:30:00Z">
        <w:r w:rsidR="003077EB">
          <w:t xml:space="preserve">incorporated </w:t>
        </w:r>
      </w:ins>
      <w:ins w:id="509" w:author="Ayush Mittal" w:date="2019-04-26T18:27:00Z">
        <w:r w:rsidRPr="00457E80">
          <w:t>in 1993</w:t>
        </w:r>
      </w:ins>
      <w:ins w:id="510" w:author="Ayush Mittal" w:date="2019-04-26T18:30:00Z">
        <w:r w:rsidR="003077EB">
          <w:t xml:space="preserve">. </w:t>
        </w:r>
      </w:ins>
      <w:ins w:id="511" w:author="Ayush Mittal" w:date="2019-04-26T18:31:00Z">
        <w:r w:rsidR="003077EB">
          <w:t xml:space="preserve"> </w:t>
        </w:r>
      </w:ins>
      <w:ins w:id="512" w:author="Ayush Mittal" w:date="2019-04-26T18:30:00Z">
        <w:r w:rsidR="003077EB">
          <w:t xml:space="preserve">It </w:t>
        </w:r>
      </w:ins>
      <w:ins w:id="513" w:author="Ayush Mittal" w:date="2019-04-26T18:27:00Z">
        <w:r w:rsidRPr="00457E80">
          <w:t>is based in New York</w:t>
        </w:r>
        <w:r>
          <w:t>.</w:t>
        </w:r>
        <w:r>
          <w:rPr>
            <w:rStyle w:val="FootnoteReference"/>
          </w:rPr>
          <w:footnoteReference w:id="5"/>
        </w:r>
      </w:ins>
      <w:del w:id="515" w:author="Ayush Mittal" w:date="2019-04-26T18:27:00Z">
        <w:r w:rsidR="004A6A4F" w:rsidRPr="00C00498" w:rsidDel="00457E80">
          <w:rPr>
            <w:highlight w:val="yellow"/>
            <w:rPrChange w:id="516" w:author="Ayush Mittal" w:date="2019-04-26T15:10:00Z">
              <w:rPr/>
            </w:rPrChange>
          </w:rPr>
          <w:delText>Shire MRT, headquartered in Lexington</w:delText>
        </w:r>
        <w:r w:rsidR="003530DA" w:rsidRPr="00C00498" w:rsidDel="00457E80">
          <w:rPr>
            <w:highlight w:val="yellow"/>
            <w:rPrChange w:id="517" w:author="Ayush Mittal" w:date="2019-04-26T15:10:00Z">
              <w:rPr/>
            </w:rPrChange>
          </w:rPr>
          <w:delText xml:space="preserve">, Massachusetts, was founded in 2008.  Shire MRT </w:delText>
        </w:r>
        <w:r w:rsidR="009724A4" w:rsidRPr="00C00498" w:rsidDel="00457E80">
          <w:rPr>
            <w:highlight w:val="yellow"/>
            <w:rPrChange w:id="518" w:author="Ayush Mittal" w:date="2019-04-26T15:10:00Z">
              <w:rPr/>
            </w:rPrChange>
          </w:rPr>
          <w:delText xml:space="preserve">had been </w:delText>
        </w:r>
        <w:r w:rsidR="003530DA" w:rsidRPr="00C00498" w:rsidDel="00457E80">
          <w:rPr>
            <w:highlight w:val="yellow"/>
            <w:rPrChange w:id="519" w:author="Ayush Mittal" w:date="2019-04-26T15:10:00Z">
              <w:rPr/>
            </w:rPrChange>
          </w:rPr>
          <w:delText>funded by Shire since its incorporation</w:delText>
        </w:r>
        <w:r w:rsidR="0068065C" w:rsidRPr="00C00498" w:rsidDel="00457E80">
          <w:rPr>
            <w:highlight w:val="yellow"/>
            <w:rPrChange w:id="520" w:author="Ayush Mittal" w:date="2019-04-26T15:10:00Z">
              <w:rPr/>
            </w:rPrChange>
          </w:rPr>
          <w:delText xml:space="preserve"> and had 15 employees as of the Valuation Date</w:delText>
        </w:r>
        <w:r w:rsidR="003530DA" w:rsidRPr="00C00498" w:rsidDel="00457E80">
          <w:rPr>
            <w:highlight w:val="yellow"/>
            <w:rPrChange w:id="521" w:author="Ayush Mittal" w:date="2019-04-26T15:10:00Z">
              <w:rPr/>
            </w:rPrChange>
          </w:rPr>
          <w:delText xml:space="preserve">.  The lead indications of Shire MRT </w:delText>
        </w:r>
        <w:r w:rsidR="009724A4" w:rsidRPr="00C00498" w:rsidDel="00457E80">
          <w:rPr>
            <w:highlight w:val="yellow"/>
            <w:rPrChange w:id="522" w:author="Ayush Mittal" w:date="2019-04-26T15:10:00Z">
              <w:rPr/>
            </w:rPrChange>
          </w:rPr>
          <w:delText xml:space="preserve">target </w:delText>
        </w:r>
        <w:r w:rsidR="003530DA" w:rsidRPr="00C00498" w:rsidDel="00457E80">
          <w:rPr>
            <w:highlight w:val="yellow"/>
            <w:rPrChange w:id="523" w:author="Ayush Mittal" w:date="2019-04-26T15:10:00Z">
              <w:rPr/>
            </w:rPrChange>
          </w:rPr>
          <w:delText>CF</w:delText>
        </w:r>
        <w:r w:rsidR="00724AB2" w:rsidRPr="00C00498" w:rsidDel="00457E80">
          <w:rPr>
            <w:highlight w:val="yellow"/>
            <w:rPrChange w:id="524" w:author="Ayush Mittal" w:date="2019-04-26T15:10:00Z">
              <w:rPr/>
            </w:rPrChange>
          </w:rPr>
          <w:delText>,</w:delText>
        </w:r>
        <w:r w:rsidR="003530DA" w:rsidRPr="00C00498" w:rsidDel="00457E80">
          <w:rPr>
            <w:highlight w:val="yellow"/>
            <w:rPrChange w:id="525" w:author="Ayush Mittal" w:date="2019-04-26T15:10:00Z">
              <w:rPr/>
            </w:rPrChange>
          </w:rPr>
          <w:delText xml:space="preserve"> </w:delText>
        </w:r>
        <w:r w:rsidR="001877B5" w:rsidRPr="00C00498" w:rsidDel="00457E80">
          <w:rPr>
            <w:highlight w:val="yellow"/>
            <w:rPrChange w:id="526" w:author="Ayush Mittal" w:date="2019-04-26T15:10:00Z">
              <w:rPr/>
            </w:rPrChange>
          </w:rPr>
          <w:delText xml:space="preserve">as well as </w:delText>
        </w:r>
        <w:r w:rsidR="003530DA" w:rsidRPr="00C00498" w:rsidDel="00457E80">
          <w:rPr>
            <w:highlight w:val="yellow"/>
            <w:rPrChange w:id="527" w:author="Ayush Mittal" w:date="2019-04-26T15:10:00Z">
              <w:rPr/>
            </w:rPrChange>
          </w:rPr>
          <w:delText>OTC</w:delText>
        </w:r>
        <w:r w:rsidR="00BF0890" w:rsidRPr="00C00498" w:rsidDel="00457E80">
          <w:rPr>
            <w:highlight w:val="yellow"/>
            <w:rPrChange w:id="528" w:author="Ayush Mittal" w:date="2019-04-26T15:10:00Z">
              <w:rPr/>
            </w:rPrChange>
          </w:rPr>
          <w:delText xml:space="preserve"> deficiency (a type of UCD)</w:delText>
        </w:r>
        <w:r w:rsidR="003530DA" w:rsidRPr="00C00498" w:rsidDel="00457E80">
          <w:rPr>
            <w:highlight w:val="yellow"/>
            <w:rPrChange w:id="529" w:author="Ayush Mittal" w:date="2019-04-26T15:10:00Z">
              <w:rPr/>
            </w:rPrChange>
          </w:rPr>
          <w:delText xml:space="preserve">.  </w:delText>
        </w:r>
        <w:r w:rsidR="00CE695D" w:rsidRPr="00C00498" w:rsidDel="00457E80">
          <w:rPr>
            <w:highlight w:val="yellow"/>
            <w:rPrChange w:id="530" w:author="Ayush Mittal" w:date="2019-04-26T15:10:00Z">
              <w:rPr/>
            </w:rPrChange>
          </w:rPr>
          <w:delText xml:space="preserve">Shire MRT has developed </w:delText>
        </w:r>
        <w:r w:rsidR="009724A4" w:rsidRPr="00C00498" w:rsidDel="00457E80">
          <w:rPr>
            <w:highlight w:val="yellow"/>
            <w:rPrChange w:id="531" w:author="Ayush Mittal" w:date="2019-04-26T15:10:00Z">
              <w:rPr/>
            </w:rPrChange>
          </w:rPr>
          <w:delText xml:space="preserve">the </w:delText>
        </w:r>
        <w:r w:rsidR="00CE695D" w:rsidRPr="00C00498" w:rsidDel="00457E80">
          <w:rPr>
            <w:highlight w:val="yellow"/>
            <w:rPrChange w:id="532" w:author="Ayush Mittal" w:date="2019-04-26T15:10:00Z">
              <w:rPr/>
            </w:rPrChange>
          </w:rPr>
          <w:delText xml:space="preserve">MRT </w:delText>
        </w:r>
        <w:r w:rsidR="009724A4" w:rsidRPr="00C00498" w:rsidDel="00457E80">
          <w:rPr>
            <w:highlight w:val="yellow"/>
            <w:rPrChange w:id="533" w:author="Ayush Mittal" w:date="2019-04-26T15:10:00Z">
              <w:rPr/>
            </w:rPrChange>
          </w:rPr>
          <w:delText>P</w:delText>
        </w:r>
        <w:r w:rsidR="00CE695D" w:rsidRPr="00C00498" w:rsidDel="00457E80">
          <w:rPr>
            <w:highlight w:val="yellow"/>
            <w:rPrChange w:id="534" w:author="Ayush Mittal" w:date="2019-04-26T15:10:00Z">
              <w:rPr/>
            </w:rPrChange>
          </w:rPr>
          <w:delText xml:space="preserve">latform that has </w:delText>
        </w:r>
        <w:r w:rsidR="009724A4" w:rsidRPr="00C00498" w:rsidDel="00457E80">
          <w:rPr>
            <w:highlight w:val="yellow"/>
            <w:rPrChange w:id="535" w:author="Ayush Mittal" w:date="2019-04-26T15:10:00Z">
              <w:rPr/>
            </w:rPrChange>
          </w:rPr>
          <w:delText xml:space="preserve">the </w:delText>
        </w:r>
        <w:r w:rsidR="00CE695D" w:rsidRPr="00C00498" w:rsidDel="00457E80">
          <w:rPr>
            <w:highlight w:val="yellow"/>
            <w:rPrChange w:id="536" w:author="Ayush Mittal" w:date="2019-04-26T15:10:00Z">
              <w:rPr/>
            </w:rPrChange>
          </w:rPr>
          <w:delText>potential to address unmet disease targets.</w:delText>
        </w:r>
        <w:r w:rsidR="0068065C" w:rsidRPr="00C00498" w:rsidDel="00457E80">
          <w:rPr>
            <w:highlight w:val="yellow"/>
            <w:rPrChange w:id="537" w:author="Ayush Mittal" w:date="2019-04-26T15:10:00Z">
              <w:rPr/>
            </w:rPrChange>
          </w:rPr>
          <w:delText xml:space="preserve">  Shire MRT’s Proprie</w:delText>
        </w:r>
        <w:r w:rsidR="00820C4C" w:rsidRPr="00C00498" w:rsidDel="00457E80">
          <w:rPr>
            <w:highlight w:val="yellow"/>
            <w:rPrChange w:id="538" w:author="Ayush Mittal" w:date="2019-04-26T15:10:00Z">
              <w:rPr/>
            </w:rPrChange>
          </w:rPr>
          <w:delText>tary cGMP manufacturing produced</w:delText>
        </w:r>
        <w:r w:rsidR="0068065C" w:rsidRPr="00C00498" w:rsidDel="00457E80">
          <w:rPr>
            <w:highlight w:val="yellow"/>
            <w:rPrChange w:id="539" w:author="Ayush Mittal" w:date="2019-04-26T15:10:00Z">
              <w:rPr/>
            </w:rPrChange>
          </w:rPr>
          <w:delText xml:space="preserve"> </w:delText>
        </w:r>
        <w:r w:rsidR="00820C4C" w:rsidRPr="00C00498" w:rsidDel="00457E80">
          <w:rPr>
            <w:highlight w:val="yellow"/>
            <w:rPrChange w:id="540" w:author="Ayush Mittal" w:date="2019-04-26T15:10:00Z">
              <w:rPr/>
            </w:rPrChange>
          </w:rPr>
          <w:delText xml:space="preserve">the </w:delText>
        </w:r>
        <w:r w:rsidR="0068065C" w:rsidRPr="00C00498" w:rsidDel="00457E80">
          <w:rPr>
            <w:highlight w:val="yellow"/>
            <w:rPrChange w:id="541" w:author="Ayush Mittal" w:date="2019-04-26T15:10:00Z">
              <w:rPr/>
            </w:rPrChange>
          </w:rPr>
          <w:delText>highest quality mRNA at largest scale available in the industry</w:delText>
        </w:r>
        <w:r w:rsidR="00820C4C" w:rsidRPr="00C00498" w:rsidDel="00457E80">
          <w:rPr>
            <w:highlight w:val="yellow"/>
            <w:rPrChange w:id="542" w:author="Ayush Mittal" w:date="2019-04-26T15:10:00Z">
              <w:rPr/>
            </w:rPrChange>
          </w:rPr>
          <w:delText>, and had produced a single proof-of-concept (“POC”) batch of 100 grams.</w:delText>
        </w:r>
        <w:r w:rsidR="00CE695D" w:rsidRPr="00C00498" w:rsidDel="00457E80">
          <w:rPr>
            <w:rStyle w:val="FootnoteReference"/>
            <w:highlight w:val="yellow"/>
            <w:rPrChange w:id="543" w:author="Ayush Mittal" w:date="2019-04-26T15:10:00Z">
              <w:rPr>
                <w:rStyle w:val="FootnoteReference"/>
              </w:rPr>
            </w:rPrChange>
          </w:rPr>
          <w:footnoteReference w:id="6"/>
        </w:r>
        <w:r w:rsidR="00CE695D" w:rsidRPr="00C00498" w:rsidDel="00457E80">
          <w:delText xml:space="preserve">  </w:delText>
        </w:r>
      </w:del>
    </w:p>
    <w:p w14:paraId="2499815A" w14:textId="77777777" w:rsidR="004B6A84" w:rsidRPr="00C00498" w:rsidRDefault="004B6A84" w:rsidP="004B6A84">
      <w:pPr>
        <w:rPr>
          <w:rFonts w:ascii="Georgia" w:hAnsi="Georgia"/>
          <w:rPrChange w:id="546" w:author="Ayush Mittal" w:date="2019-04-26T15:10:00Z">
            <w:rPr/>
          </w:rPrChange>
        </w:rPr>
      </w:pPr>
    </w:p>
    <w:p w14:paraId="2C22824C" w14:textId="77777777" w:rsidR="004B6A84" w:rsidRPr="00C00498" w:rsidRDefault="004B6A84" w:rsidP="004B6A84">
      <w:pPr>
        <w:pStyle w:val="RNAHeadlineB"/>
        <w:outlineLvl w:val="1"/>
        <w:rPr>
          <w:rFonts w:ascii="Georgia" w:hAnsi="Georgia"/>
        </w:rPr>
      </w:pPr>
      <w:bookmarkStart w:id="547" w:name="_Toc477980375"/>
      <w:bookmarkStart w:id="548" w:name="_Toc481756155"/>
      <w:bookmarkStart w:id="549" w:name="_Toc432004241"/>
      <w:r w:rsidRPr="00C00498">
        <w:rPr>
          <w:rFonts w:ascii="Georgia" w:hAnsi="Georgia"/>
        </w:rPr>
        <w:t>Deal Overview</w:t>
      </w:r>
      <w:r w:rsidRPr="00C00498">
        <w:rPr>
          <w:rStyle w:val="FootnoteReference"/>
          <w:rFonts w:ascii="Georgia" w:hAnsi="Georgia"/>
        </w:rPr>
        <w:footnoteReference w:id="7"/>
      </w:r>
      <w:bookmarkEnd w:id="547"/>
      <w:bookmarkEnd w:id="548"/>
      <w:r w:rsidRPr="00C00498">
        <w:rPr>
          <w:rFonts w:ascii="Georgia" w:hAnsi="Georgia"/>
        </w:rPr>
        <w:t xml:space="preserve"> </w:t>
      </w:r>
    </w:p>
    <w:p w14:paraId="4AD72605" w14:textId="08F086FA" w:rsidR="001B4437" w:rsidRDefault="001B4437" w:rsidP="004B6A84">
      <w:pPr>
        <w:pStyle w:val="RNABodyCopy"/>
        <w:rPr>
          <w:ins w:id="552" w:author="Ayush Mittal" w:date="2019-04-29T13:01:00Z"/>
        </w:rPr>
      </w:pPr>
      <w:ins w:id="553" w:author="Ayush Mittal" w:date="2019-04-26T18:43:00Z">
        <w:r>
          <w:rPr>
            <w:highlight w:val="yellow"/>
          </w:rPr>
          <w:t xml:space="preserve">On November 21,2018, the Company entered into a merger </w:t>
        </w:r>
      </w:ins>
      <w:ins w:id="554" w:author="Ayush Mittal" w:date="2019-04-29T09:54:00Z">
        <w:r w:rsidR="002650DC">
          <w:rPr>
            <w:highlight w:val="yellow"/>
          </w:rPr>
          <w:t>agreement</w:t>
        </w:r>
      </w:ins>
      <w:ins w:id="555" w:author="Ayush Mittal" w:date="2019-04-26T18:43:00Z">
        <w:r>
          <w:rPr>
            <w:highlight w:val="yellow"/>
          </w:rPr>
          <w:t xml:space="preserve"> with </w:t>
        </w:r>
      </w:ins>
      <w:ins w:id="556" w:author="Ayush Mittal" w:date="2019-04-26T18:44:00Z">
        <w:r>
          <w:rPr>
            <w:highlight w:val="yellow"/>
          </w:rPr>
          <w:t xml:space="preserve">Lion Midco, Inc. (c/o </w:t>
        </w:r>
        <w:r w:rsidRPr="001B4437">
          <w:t>Leeds Equity Partners, LLC</w:t>
        </w:r>
        <w:r>
          <w:t>)</w:t>
        </w:r>
      </w:ins>
      <w:ins w:id="557" w:author="Ayush Mittal" w:date="2019-04-29T11:48:00Z">
        <w:r w:rsidR="00E767CE">
          <w:t>, and Li</w:t>
        </w:r>
      </w:ins>
      <w:ins w:id="558" w:author="Ayush Mittal" w:date="2019-04-29T11:49:00Z">
        <w:r w:rsidR="00E767CE">
          <w:t>on Merger Sub, Inc.</w:t>
        </w:r>
        <w:r w:rsidR="00A36E98">
          <w:t xml:space="preserve">, a subsidiary of Lion Midco, Inc. </w:t>
        </w:r>
      </w:ins>
      <w:ins w:id="559" w:author="Ayush Mittal" w:date="2019-04-29T11:50:00Z">
        <w:r w:rsidR="00A36E98">
          <w:t xml:space="preserve"> </w:t>
        </w:r>
        <w:proofErr w:type="gramStart"/>
        <w:r w:rsidR="00A36E98">
          <w:t xml:space="preserve">The </w:t>
        </w:r>
      </w:ins>
      <w:ins w:id="560" w:author="Ayush Mittal" w:date="2019-04-29T14:04:00Z">
        <w:r w:rsidR="00397902">
          <w:t>Company,</w:t>
        </w:r>
        <w:proofErr w:type="gramEnd"/>
        <w:r w:rsidR="00397902">
          <w:t xml:space="preserve"> raised</w:t>
        </w:r>
      </w:ins>
      <w:ins w:id="561" w:author="Ayush Mittal" w:date="2019-04-29T11:51:00Z">
        <w:r w:rsidR="00A36E98">
          <w:t xml:space="preserve"> an aggregate $30.0 million as a part of the tr</w:t>
        </w:r>
      </w:ins>
      <w:ins w:id="562" w:author="Ayush Mittal" w:date="2019-04-29T11:52:00Z">
        <w:r w:rsidR="00A36E98">
          <w:t xml:space="preserve">ansaction.  </w:t>
        </w:r>
      </w:ins>
      <w:ins w:id="563" w:author="Ayush Mittal" w:date="2019-04-29T11:53:00Z">
        <w:r w:rsidR="00A36E98">
          <w:t xml:space="preserve">Under the terms of the agreement, upon closing of the deal and </w:t>
        </w:r>
      </w:ins>
      <w:ins w:id="564" w:author="Ayush Mittal" w:date="2019-04-29T11:54:00Z">
        <w:r w:rsidR="00A36E98">
          <w:t xml:space="preserve">signing and acceptance of the </w:t>
        </w:r>
      </w:ins>
      <w:ins w:id="565" w:author="Ayush Mittal" w:date="2019-04-29T11:56:00Z">
        <w:r w:rsidR="00A36E98">
          <w:t>c</w:t>
        </w:r>
      </w:ins>
      <w:ins w:id="566" w:author="Ayush Mittal" w:date="2019-04-29T11:54:00Z">
        <w:r w:rsidR="00A36E98">
          <w:t xml:space="preserve">ertificate of </w:t>
        </w:r>
      </w:ins>
      <w:ins w:id="567" w:author="Ayush Mittal" w:date="2019-04-29T11:56:00Z">
        <w:r w:rsidR="00A36E98">
          <w:t>m</w:t>
        </w:r>
      </w:ins>
      <w:ins w:id="568" w:author="Ayush Mittal" w:date="2019-04-29T11:54:00Z">
        <w:r w:rsidR="00A36E98">
          <w:t>erger, Lion Merger Sub shall cease an</w:t>
        </w:r>
      </w:ins>
      <w:ins w:id="569" w:author="Ayush Mittal" w:date="2019-04-29T11:55:00Z">
        <w:r w:rsidR="00A36E98">
          <w:t xml:space="preserve">d continue to operate further as the Company. </w:t>
        </w:r>
      </w:ins>
    </w:p>
    <w:p w14:paraId="7E30DB72" w14:textId="335FAECF" w:rsidR="00C34DA7" w:rsidRDefault="00C34DA7" w:rsidP="004B6A84">
      <w:pPr>
        <w:pStyle w:val="RNABodyCopy"/>
        <w:rPr>
          <w:ins w:id="570" w:author="Ayush Mittal" w:date="2019-04-29T13:01:00Z"/>
        </w:rPr>
      </w:pPr>
    </w:p>
    <w:p w14:paraId="42ED5714" w14:textId="3536870D" w:rsidR="004B6A84" w:rsidRPr="00C00498" w:rsidDel="00182152" w:rsidRDefault="004B6A84" w:rsidP="004B6A84">
      <w:pPr>
        <w:pStyle w:val="RNABodyCopy"/>
        <w:rPr>
          <w:del w:id="571" w:author="Ayush Mittal" w:date="2019-04-29T13:40:00Z"/>
          <w:highlight w:val="yellow"/>
          <w:rPrChange w:id="572" w:author="Ayush Mittal" w:date="2019-04-26T15:10:00Z">
            <w:rPr>
              <w:del w:id="573" w:author="Ayush Mittal" w:date="2019-04-29T13:40:00Z"/>
            </w:rPr>
          </w:rPrChange>
        </w:rPr>
      </w:pPr>
      <w:del w:id="574" w:author="Ayush Mittal" w:date="2019-04-29T13:40:00Z">
        <w:r w:rsidRPr="00C00498" w:rsidDel="00182152">
          <w:rPr>
            <w:highlight w:val="yellow"/>
            <w:rPrChange w:id="575" w:author="Ayush Mittal" w:date="2019-04-26T15:10:00Z">
              <w:rPr/>
            </w:rPrChange>
          </w:rPr>
          <w:delText xml:space="preserve">On </w:delText>
        </w:r>
        <w:r w:rsidR="00515E6F" w:rsidRPr="00C00498" w:rsidDel="00182152">
          <w:rPr>
            <w:highlight w:val="yellow"/>
            <w:rPrChange w:id="576" w:author="Ayush Mittal" w:date="2019-04-26T15:10:00Z">
              <w:rPr/>
            </w:rPrChange>
          </w:rPr>
          <w:delText xml:space="preserve">December </w:delText>
        </w:r>
      </w:del>
      <w:del w:id="577" w:author="Ayush Mittal" w:date="2019-04-26T18:32:00Z">
        <w:r w:rsidR="00515E6F" w:rsidRPr="00C00498" w:rsidDel="003077EB">
          <w:rPr>
            <w:highlight w:val="yellow"/>
            <w:rPrChange w:id="578" w:author="Ayush Mittal" w:date="2019-04-26T15:10:00Z">
              <w:rPr/>
            </w:rPrChange>
          </w:rPr>
          <w:delText>22</w:delText>
        </w:r>
      </w:del>
      <w:del w:id="579" w:author="Ayush Mittal" w:date="2019-04-29T13:40:00Z">
        <w:r w:rsidR="00515E6F" w:rsidRPr="00C00498" w:rsidDel="00182152">
          <w:rPr>
            <w:highlight w:val="yellow"/>
            <w:rPrChange w:id="580" w:author="Ayush Mittal" w:date="2019-04-26T15:10:00Z">
              <w:rPr/>
            </w:rPrChange>
          </w:rPr>
          <w:delText xml:space="preserve">, </w:delText>
        </w:r>
      </w:del>
      <w:del w:id="581" w:author="Ayush Mittal" w:date="2019-04-26T18:32:00Z">
        <w:r w:rsidR="00515E6F" w:rsidRPr="00C00498" w:rsidDel="003077EB">
          <w:rPr>
            <w:highlight w:val="yellow"/>
            <w:rPrChange w:id="582" w:author="Ayush Mittal" w:date="2019-04-26T15:10:00Z">
              <w:rPr/>
            </w:rPrChange>
          </w:rPr>
          <w:delText>2016</w:delText>
        </w:r>
      </w:del>
      <w:del w:id="583" w:author="Ayush Mittal" w:date="2019-04-29T13:40:00Z">
        <w:r w:rsidRPr="00C00498" w:rsidDel="00182152">
          <w:rPr>
            <w:highlight w:val="yellow"/>
            <w:rPrChange w:id="584" w:author="Ayush Mittal" w:date="2019-04-26T15:10:00Z">
              <w:rPr/>
            </w:rPrChange>
          </w:rPr>
          <w:delText>, the Company acquired the MRT business unit of Shire in an asset purchase transaction in accordance with Section 351 of the Internal Revenue Code (the “Transaction”).  The following was determined based on the asset purchase agreement signed by and between the Company and Shire on</w:delText>
        </w:r>
        <w:r w:rsidR="00D15FCB" w:rsidRPr="00C00498" w:rsidDel="00182152">
          <w:rPr>
            <w:highlight w:val="yellow"/>
            <w:rPrChange w:id="585" w:author="Ayush Mittal" w:date="2019-04-26T15:10:00Z">
              <w:rPr/>
            </w:rPrChange>
          </w:rPr>
          <w:delText xml:space="preserve"> </w:delText>
        </w:r>
        <w:r w:rsidR="00515E6F" w:rsidRPr="00C00498" w:rsidDel="00182152">
          <w:rPr>
            <w:highlight w:val="yellow"/>
            <w:rPrChange w:id="586" w:author="Ayush Mittal" w:date="2019-04-26T15:10:00Z">
              <w:rPr/>
            </w:rPrChange>
          </w:rPr>
          <w:delText>December 22, 2016</w:delText>
        </w:r>
        <w:r w:rsidRPr="00C00498" w:rsidDel="00182152">
          <w:rPr>
            <w:highlight w:val="yellow"/>
            <w:rPrChange w:id="587" w:author="Ayush Mittal" w:date="2019-04-26T15:10:00Z">
              <w:rPr/>
            </w:rPrChange>
          </w:rPr>
          <w:delText xml:space="preserve"> (“Asset Purchase Agreement”). </w:delText>
        </w:r>
      </w:del>
    </w:p>
    <w:p w14:paraId="26328052" w14:textId="07E7BB3E" w:rsidR="004B6A84" w:rsidRPr="00C00498" w:rsidDel="00182152" w:rsidRDefault="004B6A84" w:rsidP="004B6A84">
      <w:pPr>
        <w:pStyle w:val="RNABodyCopy"/>
        <w:rPr>
          <w:del w:id="588" w:author="Ayush Mittal" w:date="2019-04-29T13:40:00Z"/>
          <w:highlight w:val="yellow"/>
          <w:rPrChange w:id="589" w:author="Ayush Mittal" w:date="2019-04-26T15:10:00Z">
            <w:rPr>
              <w:del w:id="590" w:author="Ayush Mittal" w:date="2019-04-29T13:40:00Z"/>
            </w:rPr>
          </w:rPrChange>
        </w:rPr>
      </w:pPr>
    </w:p>
    <w:p w14:paraId="7A718C66" w14:textId="0579C245" w:rsidR="004B6A84" w:rsidRPr="00C00498" w:rsidDel="00182152" w:rsidRDefault="004B6A84" w:rsidP="004B6A84">
      <w:pPr>
        <w:pStyle w:val="RNABodyCopy"/>
        <w:rPr>
          <w:del w:id="591" w:author="Ayush Mittal" w:date="2019-04-29T13:40:00Z"/>
          <w:highlight w:val="yellow"/>
          <w:rPrChange w:id="592" w:author="Ayush Mittal" w:date="2019-04-26T15:10:00Z">
            <w:rPr>
              <w:del w:id="593" w:author="Ayush Mittal" w:date="2019-04-29T13:40:00Z"/>
            </w:rPr>
          </w:rPrChange>
        </w:rPr>
      </w:pPr>
      <w:del w:id="594" w:author="Ayush Mittal" w:date="2019-04-29T13:40:00Z">
        <w:r w:rsidRPr="00C00498" w:rsidDel="00182152">
          <w:rPr>
            <w:highlight w:val="yellow"/>
            <w:rPrChange w:id="595" w:author="Ayush Mittal" w:date="2019-04-26T15:10:00Z">
              <w:rPr/>
            </w:rPrChange>
          </w:rPr>
          <w:delText>As part of the total consideration for the deal, Shire would receive Common Stock, as well as other forms of contingent consideration (“Contingent Payments”).</w:delText>
        </w:r>
      </w:del>
    </w:p>
    <w:p w14:paraId="71241140" w14:textId="2B1E84C5" w:rsidR="004B6A84" w:rsidRPr="00C00498" w:rsidDel="00182152" w:rsidRDefault="004B6A84" w:rsidP="004B6A84">
      <w:pPr>
        <w:pStyle w:val="RNABodyCopy"/>
        <w:rPr>
          <w:del w:id="596" w:author="Ayush Mittal" w:date="2019-04-29T13:40:00Z"/>
          <w:highlight w:val="yellow"/>
          <w:rPrChange w:id="597" w:author="Ayush Mittal" w:date="2019-04-26T15:10:00Z">
            <w:rPr>
              <w:del w:id="598" w:author="Ayush Mittal" w:date="2019-04-29T13:40:00Z"/>
            </w:rPr>
          </w:rPrChange>
        </w:rPr>
      </w:pPr>
    </w:p>
    <w:p w14:paraId="0FB6A92F" w14:textId="07973448" w:rsidR="004B6A84" w:rsidRPr="00C00498" w:rsidDel="00182152" w:rsidRDefault="004B6A84" w:rsidP="004B6A84">
      <w:pPr>
        <w:pStyle w:val="RNABodyCopy"/>
        <w:rPr>
          <w:del w:id="599" w:author="Ayush Mittal" w:date="2019-04-29T13:40:00Z"/>
          <w:highlight w:val="yellow"/>
          <w:rPrChange w:id="600" w:author="Ayush Mittal" w:date="2019-04-26T15:10:00Z">
            <w:rPr>
              <w:del w:id="601" w:author="Ayush Mittal" w:date="2019-04-29T13:40:00Z"/>
            </w:rPr>
          </w:rPrChange>
        </w:rPr>
      </w:pPr>
      <w:del w:id="602" w:author="Ayush Mittal" w:date="2019-04-29T13:40:00Z">
        <w:r w:rsidRPr="00C00498" w:rsidDel="00182152">
          <w:rPr>
            <w:highlight w:val="yellow"/>
            <w:rPrChange w:id="603" w:author="Ayush Mittal" w:date="2019-04-26T15:10:00Z">
              <w:rPr/>
            </w:rPrChange>
          </w:rPr>
          <w:delText xml:space="preserve">As part of the Transaction, the Company was required to raise </w:delText>
        </w:r>
        <w:r w:rsidR="00DD15DF" w:rsidRPr="00C00498" w:rsidDel="00182152">
          <w:rPr>
            <w:highlight w:val="yellow"/>
            <w:rPrChange w:id="604" w:author="Ayush Mittal" w:date="2019-04-26T15:10:00Z">
              <w:rPr/>
            </w:rPrChange>
          </w:rPr>
          <w:delText xml:space="preserve">$100.0 million in </w:delText>
        </w:r>
        <w:r w:rsidRPr="00C00498" w:rsidDel="00182152">
          <w:rPr>
            <w:highlight w:val="yellow"/>
            <w:rPrChange w:id="605" w:author="Ayush Mittal" w:date="2019-04-26T15:10:00Z">
              <w:rPr/>
            </w:rPrChange>
          </w:rPr>
          <w:delText xml:space="preserve">equity financing in one or multiple tranches (each, a “Tranche”, and collectively the “Tranches”) so that the Company could continue developing the programs and technology underlying the </w:delText>
        </w:r>
        <w:r w:rsidR="006C5B83" w:rsidRPr="00C00498" w:rsidDel="00182152">
          <w:rPr>
            <w:highlight w:val="yellow"/>
            <w:rPrChange w:id="606" w:author="Ayush Mittal" w:date="2019-04-26T15:10:00Z">
              <w:rPr/>
            </w:rPrChange>
          </w:rPr>
          <w:delText>Transferred Assets</w:delText>
        </w:r>
        <w:r w:rsidRPr="00C00498" w:rsidDel="00182152">
          <w:rPr>
            <w:highlight w:val="yellow"/>
            <w:rPrChange w:id="607" w:author="Ayush Mittal" w:date="2019-04-26T15:10:00Z">
              <w:rPr/>
            </w:rPrChange>
          </w:rPr>
          <w:delText>.  The first Tranche of Series C financing (“Series C – Tranche I”</w:delText>
        </w:r>
        <w:r w:rsidR="00DD15DF" w:rsidRPr="00C00498" w:rsidDel="00182152">
          <w:rPr>
            <w:highlight w:val="yellow"/>
            <w:rPrChange w:id="608" w:author="Ayush Mittal" w:date="2019-04-26T15:10:00Z">
              <w:rPr/>
            </w:rPrChange>
          </w:rPr>
          <w:delText xml:space="preserve"> or “Tranche I”</w:delText>
        </w:r>
        <w:r w:rsidRPr="00C00498" w:rsidDel="00182152">
          <w:rPr>
            <w:highlight w:val="yellow"/>
            <w:rPrChange w:id="609" w:author="Ayush Mittal" w:date="2019-04-26T15:10:00Z">
              <w:rPr/>
            </w:rPrChange>
          </w:rPr>
          <w:delText xml:space="preserve">) totaling $51.0 million, was closed as on the Valuation Date, and based on discussions with Management there was a very high probability of the second Tranche </w:delText>
        </w:r>
        <w:r w:rsidR="00A41087" w:rsidRPr="00C00498" w:rsidDel="00182152">
          <w:rPr>
            <w:highlight w:val="yellow"/>
            <w:rPrChange w:id="610" w:author="Ayush Mittal" w:date="2019-04-26T15:10:00Z">
              <w:rPr/>
            </w:rPrChange>
          </w:rPr>
          <w:delText xml:space="preserve">of $49.0 million </w:delText>
        </w:r>
        <w:r w:rsidRPr="00C00498" w:rsidDel="00182152">
          <w:rPr>
            <w:highlight w:val="yellow"/>
            <w:rPrChange w:id="611" w:author="Ayush Mittal" w:date="2019-04-26T15:10:00Z">
              <w:rPr/>
            </w:rPrChange>
          </w:rPr>
          <w:delText>(“Series C – Tranche II”</w:delText>
        </w:r>
        <w:r w:rsidR="00DD15DF" w:rsidRPr="00C00498" w:rsidDel="00182152">
          <w:rPr>
            <w:highlight w:val="yellow"/>
            <w:rPrChange w:id="612" w:author="Ayush Mittal" w:date="2019-04-26T15:10:00Z">
              <w:rPr/>
            </w:rPrChange>
          </w:rPr>
          <w:delText xml:space="preserve"> or “Tranche II”</w:delText>
        </w:r>
        <w:r w:rsidRPr="00C00498" w:rsidDel="00182152">
          <w:rPr>
            <w:highlight w:val="yellow"/>
            <w:rPrChange w:id="613" w:author="Ayush Mittal" w:date="2019-04-26T15:10:00Z">
              <w:rPr/>
            </w:rPrChange>
          </w:rPr>
          <w:delText>) closing.</w:delText>
        </w:r>
      </w:del>
    </w:p>
    <w:p w14:paraId="6D8516F6" w14:textId="4EBD696D" w:rsidR="004B6A84" w:rsidRPr="00C00498" w:rsidDel="00182152" w:rsidRDefault="004B6A84" w:rsidP="004B6A84">
      <w:pPr>
        <w:pStyle w:val="RNABodyCopy"/>
        <w:rPr>
          <w:del w:id="614" w:author="Ayush Mittal" w:date="2019-04-29T13:40:00Z"/>
          <w:highlight w:val="yellow"/>
          <w:rPrChange w:id="615" w:author="Ayush Mittal" w:date="2019-04-26T15:10:00Z">
            <w:rPr>
              <w:del w:id="616" w:author="Ayush Mittal" w:date="2019-04-29T13:40:00Z"/>
            </w:rPr>
          </w:rPrChange>
        </w:rPr>
      </w:pPr>
    </w:p>
    <w:p w14:paraId="25CEBFA0" w14:textId="37FA9D57" w:rsidR="004B6A84" w:rsidRPr="00C00498" w:rsidDel="00182152" w:rsidRDefault="004B6A84" w:rsidP="004B6A84">
      <w:pPr>
        <w:pStyle w:val="RNABodyCopy"/>
        <w:rPr>
          <w:del w:id="617" w:author="Ayush Mittal" w:date="2019-04-29T13:40:00Z"/>
          <w:highlight w:val="yellow"/>
          <w:rPrChange w:id="618" w:author="Ayush Mittal" w:date="2019-04-26T15:10:00Z">
            <w:rPr>
              <w:del w:id="619" w:author="Ayush Mittal" w:date="2019-04-29T13:40:00Z"/>
            </w:rPr>
          </w:rPrChange>
        </w:rPr>
      </w:pPr>
      <w:del w:id="620" w:author="Ayush Mittal" w:date="2019-04-29T13:40:00Z">
        <w:r w:rsidRPr="00C00498" w:rsidDel="00182152">
          <w:rPr>
            <w:highlight w:val="yellow"/>
            <w:rPrChange w:id="621" w:author="Ayush Mittal" w:date="2019-04-26T15:10:00Z">
              <w:rPr/>
            </w:rPrChange>
          </w:rPr>
          <w:delText xml:space="preserve">As per the terms of the Asset Purchase Agreement, if the value of Tranche </w:delText>
        </w:r>
        <w:r w:rsidR="00DD15DF" w:rsidRPr="00C00498" w:rsidDel="00182152">
          <w:rPr>
            <w:highlight w:val="yellow"/>
            <w:rPrChange w:id="622" w:author="Ayush Mittal" w:date="2019-04-26T15:10:00Z">
              <w:rPr/>
            </w:rPrChange>
          </w:rPr>
          <w:delText xml:space="preserve">I </w:delText>
        </w:r>
        <w:r w:rsidRPr="00C00498" w:rsidDel="00182152">
          <w:rPr>
            <w:highlight w:val="yellow"/>
            <w:rPrChange w:id="623" w:author="Ayush Mittal" w:date="2019-04-26T15:10:00Z">
              <w:rPr/>
            </w:rPrChange>
          </w:rPr>
          <w:delText xml:space="preserve">was less than $100.0 million, the Company would be required to use $50.0 million of the net proceeds of Tranche </w:delText>
        </w:r>
        <w:r w:rsidR="00DD15DF" w:rsidRPr="00C00498" w:rsidDel="00182152">
          <w:rPr>
            <w:highlight w:val="yellow"/>
            <w:rPrChange w:id="624" w:author="Ayush Mittal" w:date="2019-04-26T15:10:00Z">
              <w:rPr/>
            </w:rPrChange>
          </w:rPr>
          <w:delText xml:space="preserve">I </w:delText>
        </w:r>
        <w:r w:rsidRPr="00C00498" w:rsidDel="00182152">
          <w:rPr>
            <w:highlight w:val="yellow"/>
            <w:rPrChange w:id="625" w:author="Ayush Mittal" w:date="2019-04-26T15:10:00Z">
              <w:rPr/>
            </w:rPrChange>
          </w:rPr>
          <w:delText>solely for the activities related to the Transferred Assets.  Furthermore, on the raise of Tranche</w:delText>
        </w:r>
        <w:r w:rsidR="00DD15DF" w:rsidRPr="00C00498" w:rsidDel="00182152">
          <w:rPr>
            <w:highlight w:val="yellow"/>
            <w:rPrChange w:id="626" w:author="Ayush Mittal" w:date="2019-04-26T15:10:00Z">
              <w:rPr/>
            </w:rPrChange>
          </w:rPr>
          <w:delText xml:space="preserve"> II</w:delText>
        </w:r>
        <w:r w:rsidRPr="00C00498" w:rsidDel="00182152">
          <w:rPr>
            <w:highlight w:val="yellow"/>
            <w:rPrChange w:id="627" w:author="Ayush Mittal" w:date="2019-04-26T15:10:00Z">
              <w:rPr/>
            </w:rPrChange>
          </w:rPr>
          <w:delText>, the number of newly issued shares of Common Stock should be such that Shire owns either:</w:delText>
        </w:r>
      </w:del>
    </w:p>
    <w:p w14:paraId="079A121A" w14:textId="2472E6E7" w:rsidR="004B6A84" w:rsidRPr="00C00498" w:rsidDel="00182152" w:rsidRDefault="004B6A84" w:rsidP="004B6A84">
      <w:pPr>
        <w:pStyle w:val="RNABodyCopy"/>
        <w:rPr>
          <w:del w:id="628" w:author="Ayush Mittal" w:date="2019-04-29T13:40:00Z"/>
          <w:highlight w:val="yellow"/>
          <w:rPrChange w:id="629" w:author="Ayush Mittal" w:date="2019-04-26T15:10:00Z">
            <w:rPr>
              <w:del w:id="630" w:author="Ayush Mittal" w:date="2019-04-29T13:40:00Z"/>
            </w:rPr>
          </w:rPrChange>
        </w:rPr>
      </w:pPr>
    </w:p>
    <w:p w14:paraId="3CB53308" w14:textId="1B0BBAD3" w:rsidR="004B6A84" w:rsidRPr="00C00498" w:rsidDel="00182152" w:rsidRDefault="004B6A84" w:rsidP="004B6A84">
      <w:pPr>
        <w:pStyle w:val="RNABodyCopy"/>
        <w:numPr>
          <w:ilvl w:val="0"/>
          <w:numId w:val="69"/>
        </w:numPr>
        <w:rPr>
          <w:del w:id="631" w:author="Ayush Mittal" w:date="2019-04-29T13:40:00Z"/>
          <w:highlight w:val="yellow"/>
          <w:rPrChange w:id="632" w:author="Ayush Mittal" w:date="2019-04-26T15:10:00Z">
            <w:rPr>
              <w:del w:id="633" w:author="Ayush Mittal" w:date="2019-04-29T13:40:00Z"/>
            </w:rPr>
          </w:rPrChange>
        </w:rPr>
      </w:pPr>
      <w:del w:id="634" w:author="Ayush Mittal" w:date="2019-04-29T13:40:00Z">
        <w:r w:rsidRPr="00C00498" w:rsidDel="00182152">
          <w:rPr>
            <w:highlight w:val="yellow"/>
            <w:rPrChange w:id="635" w:author="Ayush Mittal" w:date="2019-04-26T15:10:00Z">
              <w:rPr/>
            </w:rPrChange>
          </w:rPr>
          <w:delText>18.0% of the Common Stock calculated on an as-converted and fully diluted based or;</w:delText>
        </w:r>
      </w:del>
    </w:p>
    <w:p w14:paraId="0E738D9B" w14:textId="366333F3" w:rsidR="004B6A84" w:rsidRPr="00C00498" w:rsidDel="00182152" w:rsidRDefault="004B6A84" w:rsidP="004B6A84">
      <w:pPr>
        <w:pStyle w:val="RNABodyCopy"/>
        <w:numPr>
          <w:ilvl w:val="0"/>
          <w:numId w:val="69"/>
        </w:numPr>
        <w:rPr>
          <w:del w:id="636" w:author="Ayush Mittal" w:date="2019-04-29T13:40:00Z"/>
          <w:highlight w:val="yellow"/>
          <w:rPrChange w:id="637" w:author="Ayush Mittal" w:date="2019-04-26T15:10:00Z">
            <w:rPr>
              <w:del w:id="638" w:author="Ayush Mittal" w:date="2019-04-29T13:40:00Z"/>
            </w:rPr>
          </w:rPrChange>
        </w:rPr>
      </w:pPr>
      <w:del w:id="639" w:author="Ayush Mittal" w:date="2019-04-29T13:40:00Z">
        <w:r w:rsidRPr="00C00498" w:rsidDel="00182152">
          <w:rPr>
            <w:highlight w:val="yellow"/>
            <w:rPrChange w:id="640" w:author="Ayush Mittal" w:date="2019-04-26T15:10:00Z">
              <w:rPr/>
            </w:rPrChange>
          </w:rPr>
          <w:delText>If less, Common Stock representing 19.9% of the voting power of all outstanding Common Stock (excluding unvested restricted stock).</w:delText>
        </w:r>
      </w:del>
    </w:p>
    <w:p w14:paraId="020C22AB" w14:textId="16CCC473" w:rsidR="004B6A84" w:rsidRPr="00C00498" w:rsidDel="00182152" w:rsidRDefault="004B6A84" w:rsidP="004B6A84">
      <w:pPr>
        <w:pStyle w:val="RNABodyCopy"/>
        <w:rPr>
          <w:del w:id="641" w:author="Ayush Mittal" w:date="2019-04-29T13:40:00Z"/>
          <w:highlight w:val="yellow"/>
          <w:rPrChange w:id="642" w:author="Ayush Mittal" w:date="2019-04-26T15:10:00Z">
            <w:rPr>
              <w:del w:id="643" w:author="Ayush Mittal" w:date="2019-04-29T13:40:00Z"/>
            </w:rPr>
          </w:rPrChange>
        </w:rPr>
      </w:pPr>
    </w:p>
    <w:p w14:paraId="269AA5CE" w14:textId="38F1E735" w:rsidR="004B6A84" w:rsidRPr="00C00498" w:rsidDel="00182152" w:rsidRDefault="004B6A84" w:rsidP="004B6A84">
      <w:pPr>
        <w:pStyle w:val="RNABodyCopy"/>
        <w:rPr>
          <w:del w:id="644" w:author="Ayush Mittal" w:date="2019-04-29T13:40:00Z"/>
          <w:highlight w:val="yellow"/>
          <w:rPrChange w:id="645" w:author="Ayush Mittal" w:date="2019-04-26T15:10:00Z">
            <w:rPr>
              <w:del w:id="646" w:author="Ayush Mittal" w:date="2019-04-29T13:40:00Z"/>
            </w:rPr>
          </w:rPrChange>
        </w:rPr>
      </w:pPr>
      <w:del w:id="647" w:author="Ayush Mittal" w:date="2019-04-29T13:40:00Z">
        <w:r w:rsidRPr="00C00498" w:rsidDel="00182152">
          <w:rPr>
            <w:highlight w:val="yellow"/>
            <w:rPrChange w:id="648" w:author="Ayush Mittal" w:date="2019-04-26T15:10:00Z">
              <w:rPr/>
            </w:rPrChange>
          </w:rPr>
          <w:delText xml:space="preserve">Based on the Asset Purchase Agreement, 32,308,347 shares of Common Stock (“Shire – Tranche I”) were issued as purchase consideration for the Transaction as of the </w:delText>
        </w:r>
        <w:r w:rsidR="00DD15DF" w:rsidRPr="00C00498" w:rsidDel="00182152">
          <w:rPr>
            <w:highlight w:val="yellow"/>
            <w:rPrChange w:id="649" w:author="Ayush Mittal" w:date="2019-04-26T15:10:00Z">
              <w:rPr/>
            </w:rPrChange>
          </w:rPr>
          <w:delText>Valuation Date</w:delText>
        </w:r>
        <w:r w:rsidRPr="00C00498" w:rsidDel="00182152">
          <w:rPr>
            <w:highlight w:val="yellow"/>
            <w:rPrChange w:id="650" w:author="Ayush Mittal" w:date="2019-04-26T15:10:00Z">
              <w:rPr/>
            </w:rPrChange>
          </w:rPr>
          <w:delText xml:space="preserve">.  Based on the terms detailed above, RNA </w:delText>
        </w:r>
        <w:r w:rsidR="00DD15DF" w:rsidRPr="00C00498" w:rsidDel="00182152">
          <w:rPr>
            <w:highlight w:val="yellow"/>
            <w:rPrChange w:id="651" w:author="Ayush Mittal" w:date="2019-04-26T15:10:00Z">
              <w:rPr/>
            </w:rPrChange>
          </w:rPr>
          <w:delText xml:space="preserve">estimated </w:delText>
        </w:r>
        <w:r w:rsidRPr="00C00498" w:rsidDel="00182152">
          <w:rPr>
            <w:highlight w:val="yellow"/>
            <w:rPrChange w:id="652" w:author="Ayush Mittal" w:date="2019-04-26T15:10:00Z">
              <w:rPr/>
            </w:rPrChange>
          </w:rPr>
          <w:delText>6,644,384 shares of Common Stock (“Shire – Tranche II”) as the newly issued shares of Common Stock.  We calculated the additional shares based on 18.0% of common stock on an as-converted and fully diluted basis, as well as based on the 19.9% of voting stock.  However, we considered the additional shares calculated based on the former in our analysis, since the voting stock calculation changes as restricted shares vest.  Furthermore, we noted that both calculations result in fairly similar share counts that do not have a material impact on this valuation.</w:delText>
        </w:r>
        <w:r w:rsidR="00290425" w:rsidRPr="00C00498" w:rsidDel="00182152">
          <w:rPr>
            <w:highlight w:val="yellow"/>
            <w:rPrChange w:id="653" w:author="Ayush Mittal" w:date="2019-04-26T15:10:00Z">
              <w:rPr/>
            </w:rPrChange>
          </w:rPr>
          <w:delText xml:space="preserve">  </w:delText>
        </w:r>
        <w:r w:rsidR="00070529" w:rsidRPr="00C00498" w:rsidDel="00182152">
          <w:rPr>
            <w:highlight w:val="yellow"/>
            <w:rPrChange w:id="654" w:author="Ayush Mittal" w:date="2019-04-26T15:10:00Z">
              <w:rPr/>
            </w:rPrChange>
          </w:rPr>
          <w:delText>R</w:delText>
        </w:r>
        <w:r w:rsidR="00290425" w:rsidRPr="00C00498" w:rsidDel="00182152">
          <w:rPr>
            <w:highlight w:val="yellow"/>
            <w:rPrChange w:id="655" w:author="Ayush Mittal" w:date="2019-04-26T15:10:00Z">
              <w:rPr/>
            </w:rPrChange>
          </w:rPr>
          <w:delText>efer to the Common Stock Valuation Opinion for further details.</w:delText>
        </w:r>
      </w:del>
    </w:p>
    <w:p w14:paraId="15D7A5B6" w14:textId="333FB3FF" w:rsidR="004B6A84" w:rsidRPr="00C00498" w:rsidDel="00182152" w:rsidRDefault="004B6A84" w:rsidP="004B6A84">
      <w:pPr>
        <w:pStyle w:val="RNABodyCopy"/>
        <w:rPr>
          <w:del w:id="656" w:author="Ayush Mittal" w:date="2019-04-29T13:40:00Z"/>
          <w:highlight w:val="yellow"/>
          <w:rPrChange w:id="657" w:author="Ayush Mittal" w:date="2019-04-26T15:10:00Z">
            <w:rPr>
              <w:del w:id="658" w:author="Ayush Mittal" w:date="2019-04-29T13:40:00Z"/>
            </w:rPr>
          </w:rPrChange>
        </w:rPr>
      </w:pPr>
    </w:p>
    <w:p w14:paraId="0CFCE161" w14:textId="6F0411F5" w:rsidR="004B6A84" w:rsidRPr="00C00498" w:rsidDel="00182152" w:rsidRDefault="004B6A84" w:rsidP="004B6A84">
      <w:pPr>
        <w:pStyle w:val="RNABodyCopy"/>
        <w:rPr>
          <w:del w:id="659" w:author="Ayush Mittal" w:date="2019-04-29T13:40:00Z"/>
          <w:highlight w:val="yellow"/>
          <w:rPrChange w:id="660" w:author="Ayush Mittal" w:date="2019-04-26T15:10:00Z">
            <w:rPr>
              <w:del w:id="661" w:author="Ayush Mittal" w:date="2019-04-29T13:40:00Z"/>
            </w:rPr>
          </w:rPrChange>
        </w:rPr>
      </w:pPr>
      <w:del w:id="662" w:author="Ayush Mittal" w:date="2019-04-29T13:40:00Z">
        <w:r w:rsidRPr="00C00498" w:rsidDel="00182152">
          <w:rPr>
            <w:highlight w:val="yellow"/>
            <w:rPrChange w:id="663" w:author="Ayush Mittal" w:date="2019-04-26T15:10:00Z">
              <w:rPr/>
            </w:rPrChange>
          </w:rPr>
          <w:delText xml:space="preserve">Based on the terms of the Asset Purchase Agreement, the Company is required to make the following Contingent Payments: </w:delText>
        </w:r>
      </w:del>
    </w:p>
    <w:p w14:paraId="5C5F0ACC" w14:textId="0A31D7EC" w:rsidR="004B6A84" w:rsidRPr="00C00498" w:rsidDel="00182152" w:rsidRDefault="004B6A84" w:rsidP="004B6A84">
      <w:pPr>
        <w:pStyle w:val="RNABodyCopy"/>
        <w:rPr>
          <w:del w:id="664" w:author="Ayush Mittal" w:date="2019-04-29T13:40:00Z"/>
          <w:highlight w:val="yellow"/>
          <w:rPrChange w:id="665" w:author="Ayush Mittal" w:date="2019-04-26T15:10:00Z">
            <w:rPr>
              <w:del w:id="666" w:author="Ayush Mittal" w:date="2019-04-29T13:40:00Z"/>
            </w:rPr>
          </w:rPrChange>
        </w:rPr>
      </w:pPr>
    </w:p>
    <w:p w14:paraId="452E15AB" w14:textId="634348A7" w:rsidR="004B6A84" w:rsidRPr="00C00498" w:rsidDel="00182152" w:rsidRDefault="004B6A84" w:rsidP="004B6A84">
      <w:pPr>
        <w:pStyle w:val="RNABodyCopy"/>
        <w:numPr>
          <w:ilvl w:val="0"/>
          <w:numId w:val="70"/>
        </w:numPr>
        <w:rPr>
          <w:del w:id="667" w:author="Ayush Mittal" w:date="2019-04-29T13:40:00Z"/>
          <w:highlight w:val="yellow"/>
          <w:rPrChange w:id="668" w:author="Ayush Mittal" w:date="2019-04-26T15:10:00Z">
            <w:rPr>
              <w:del w:id="669" w:author="Ayush Mittal" w:date="2019-04-29T13:40:00Z"/>
            </w:rPr>
          </w:rPrChange>
        </w:rPr>
      </w:pPr>
      <w:del w:id="670" w:author="Ayush Mittal" w:date="2019-04-29T13:40:00Z">
        <w:r w:rsidRPr="00C00498" w:rsidDel="00182152">
          <w:rPr>
            <w:highlight w:val="yellow"/>
            <w:rPrChange w:id="671" w:author="Ayush Mittal" w:date="2019-04-26T15:10:00Z">
              <w:rPr/>
            </w:rPrChange>
          </w:rPr>
          <w:delText>A one-time payment of $35.0 million upon the first commercial sale of any CF transmembrane conductance regulator ("CFTR") mRNA therapeutics program in the US or the European Union (“EU”), including the United Kingdom (“UK”);</w:delText>
        </w:r>
      </w:del>
    </w:p>
    <w:p w14:paraId="140207A2" w14:textId="17DBB087" w:rsidR="004B6A84" w:rsidRPr="00C00498" w:rsidDel="00182152" w:rsidRDefault="004B6A84" w:rsidP="004B6A84">
      <w:pPr>
        <w:pStyle w:val="RNABodyCopy"/>
        <w:numPr>
          <w:ilvl w:val="0"/>
          <w:numId w:val="70"/>
        </w:numPr>
        <w:rPr>
          <w:del w:id="672" w:author="Ayush Mittal" w:date="2019-04-29T13:40:00Z"/>
          <w:highlight w:val="yellow"/>
          <w:rPrChange w:id="673" w:author="Ayush Mittal" w:date="2019-04-26T15:10:00Z">
            <w:rPr>
              <w:del w:id="674" w:author="Ayush Mittal" w:date="2019-04-29T13:40:00Z"/>
            </w:rPr>
          </w:rPrChange>
        </w:rPr>
      </w:pPr>
      <w:del w:id="675" w:author="Ayush Mittal" w:date="2019-04-29T13:40:00Z">
        <w:r w:rsidRPr="00C00498" w:rsidDel="00182152">
          <w:rPr>
            <w:highlight w:val="yellow"/>
            <w:rPrChange w:id="676" w:author="Ayush Mittal" w:date="2019-04-26T15:10:00Z">
              <w:rPr/>
            </w:rPrChange>
          </w:rPr>
          <w:delText xml:space="preserve">A one-time payment of $10.0 million upon the first commercial sale of any non-CFTR MRT product in the US or the EU; </w:delText>
        </w:r>
        <w:r w:rsidR="00F37B93" w:rsidRPr="00C00498" w:rsidDel="00182152">
          <w:rPr>
            <w:highlight w:val="yellow"/>
            <w:rPrChange w:id="677" w:author="Ayush Mittal" w:date="2019-04-26T15:10:00Z">
              <w:rPr/>
            </w:rPrChange>
          </w:rPr>
          <w:delText>(collectively (i) and (ii), the “Approval Milestone</w:delText>
        </w:r>
        <w:r w:rsidR="00112C92" w:rsidRPr="00C00498" w:rsidDel="00182152">
          <w:rPr>
            <w:highlight w:val="yellow"/>
            <w:rPrChange w:id="678" w:author="Ayush Mittal" w:date="2019-04-26T15:10:00Z">
              <w:rPr/>
            </w:rPrChange>
          </w:rPr>
          <w:delText xml:space="preserve"> Payment</w:delText>
        </w:r>
        <w:r w:rsidR="00070529" w:rsidRPr="00C00498" w:rsidDel="00182152">
          <w:rPr>
            <w:highlight w:val="yellow"/>
            <w:rPrChange w:id="679" w:author="Ayush Mittal" w:date="2019-04-26T15:10:00Z">
              <w:rPr/>
            </w:rPrChange>
          </w:rPr>
          <w:delText>s</w:delText>
        </w:r>
        <w:r w:rsidR="00F37B93" w:rsidRPr="00C00498" w:rsidDel="00182152">
          <w:rPr>
            <w:highlight w:val="yellow"/>
            <w:rPrChange w:id="680" w:author="Ayush Mittal" w:date="2019-04-26T15:10:00Z">
              <w:rPr/>
            </w:rPrChange>
          </w:rPr>
          <w:delText>”)</w:delText>
        </w:r>
        <w:r w:rsidR="00293FB8" w:rsidRPr="00C00498" w:rsidDel="00182152">
          <w:rPr>
            <w:highlight w:val="yellow"/>
            <w:rPrChange w:id="681" w:author="Ayush Mittal" w:date="2019-04-26T15:10:00Z">
              <w:rPr/>
            </w:rPrChange>
          </w:rPr>
          <w:delText xml:space="preserve">; </w:delText>
        </w:r>
        <w:r w:rsidRPr="00C00498" w:rsidDel="00182152">
          <w:rPr>
            <w:highlight w:val="yellow"/>
            <w:rPrChange w:id="682" w:author="Ayush Mittal" w:date="2019-04-26T15:10:00Z">
              <w:rPr/>
            </w:rPrChange>
          </w:rPr>
          <w:delText>and</w:delText>
        </w:r>
      </w:del>
    </w:p>
    <w:p w14:paraId="2CEB8268" w14:textId="76981AE8" w:rsidR="004B6A84" w:rsidRPr="00C00498" w:rsidDel="00182152" w:rsidRDefault="004B6A84" w:rsidP="004B6A84">
      <w:pPr>
        <w:pStyle w:val="RNABodyCopy"/>
        <w:numPr>
          <w:ilvl w:val="0"/>
          <w:numId w:val="70"/>
        </w:numPr>
        <w:rPr>
          <w:del w:id="683" w:author="Ayush Mittal" w:date="2019-04-29T13:40:00Z"/>
          <w:highlight w:val="yellow"/>
          <w:rPrChange w:id="684" w:author="Ayush Mittal" w:date="2019-04-26T15:10:00Z">
            <w:rPr>
              <w:del w:id="685" w:author="Ayush Mittal" w:date="2019-04-29T13:40:00Z"/>
            </w:rPr>
          </w:rPrChange>
        </w:rPr>
      </w:pPr>
      <w:del w:id="686" w:author="Ayush Mittal" w:date="2019-04-29T13:40:00Z">
        <w:r w:rsidRPr="00C00498" w:rsidDel="00182152">
          <w:rPr>
            <w:highlight w:val="yellow"/>
            <w:rPrChange w:id="687" w:author="Ayush Mittal" w:date="2019-04-26T15:10:00Z">
              <w:rPr/>
            </w:rPrChange>
          </w:rPr>
          <w:delText xml:space="preserve">A one-time payment of $25.0 million upon the first achievement of the aggregate annual net </w:delText>
        </w:r>
        <w:r w:rsidR="001B438B" w:rsidRPr="00C00498" w:rsidDel="00182152">
          <w:rPr>
            <w:highlight w:val="yellow"/>
            <w:rPrChange w:id="688" w:author="Ayush Mittal" w:date="2019-04-26T15:10:00Z">
              <w:rPr/>
            </w:rPrChange>
          </w:rPr>
          <w:delText xml:space="preserve">revenues </w:delText>
        </w:r>
        <w:r w:rsidRPr="00C00498" w:rsidDel="00182152">
          <w:rPr>
            <w:highlight w:val="yellow"/>
            <w:rPrChange w:id="689" w:author="Ayush Mittal" w:date="2019-04-26T15:10:00Z">
              <w:rPr/>
            </w:rPrChange>
          </w:rPr>
          <w:delText>of any MRT product equaling or being greater than $500.0 million</w:delText>
        </w:r>
        <w:r w:rsidR="00F37B93" w:rsidRPr="00C00498" w:rsidDel="00182152">
          <w:rPr>
            <w:highlight w:val="yellow"/>
            <w:rPrChange w:id="690" w:author="Ayush Mittal" w:date="2019-04-26T15:10:00Z">
              <w:rPr/>
            </w:rPrChange>
          </w:rPr>
          <w:delText xml:space="preserve"> (the </w:delText>
        </w:r>
        <w:r w:rsidR="00511E6F" w:rsidRPr="00C00498" w:rsidDel="00182152">
          <w:rPr>
            <w:highlight w:val="yellow"/>
            <w:rPrChange w:id="691" w:author="Ayush Mittal" w:date="2019-04-26T15:10:00Z">
              <w:rPr/>
            </w:rPrChange>
          </w:rPr>
          <w:delText xml:space="preserve">“Sales Milestone” and the related payment - </w:delText>
        </w:r>
        <w:r w:rsidR="00F37B93" w:rsidRPr="00C00498" w:rsidDel="00182152">
          <w:rPr>
            <w:highlight w:val="yellow"/>
            <w:rPrChange w:id="692" w:author="Ayush Mittal" w:date="2019-04-26T15:10:00Z">
              <w:rPr/>
            </w:rPrChange>
          </w:rPr>
          <w:delText>“Sales Milestone</w:delText>
        </w:r>
        <w:r w:rsidR="00112C92" w:rsidRPr="00C00498" w:rsidDel="00182152">
          <w:rPr>
            <w:highlight w:val="yellow"/>
            <w:rPrChange w:id="693" w:author="Ayush Mittal" w:date="2019-04-26T15:10:00Z">
              <w:rPr/>
            </w:rPrChange>
          </w:rPr>
          <w:delText xml:space="preserve"> Payment</w:delText>
        </w:r>
        <w:r w:rsidR="00F37B93" w:rsidRPr="00C00498" w:rsidDel="00182152">
          <w:rPr>
            <w:highlight w:val="yellow"/>
            <w:rPrChange w:id="694" w:author="Ayush Mittal" w:date="2019-04-26T15:10:00Z">
              <w:rPr/>
            </w:rPrChange>
          </w:rPr>
          <w:delText>”)</w:delText>
        </w:r>
        <w:r w:rsidRPr="00C00498" w:rsidDel="00182152">
          <w:rPr>
            <w:highlight w:val="yellow"/>
            <w:rPrChange w:id="695" w:author="Ayush Mittal" w:date="2019-04-26T15:10:00Z">
              <w:rPr/>
            </w:rPrChange>
          </w:rPr>
          <w:delText>.</w:delText>
        </w:r>
      </w:del>
    </w:p>
    <w:p w14:paraId="61F69E3B" w14:textId="444D2553" w:rsidR="004B6A84" w:rsidRPr="00C00498" w:rsidDel="00182152" w:rsidRDefault="004B6A84" w:rsidP="004B6A84">
      <w:pPr>
        <w:pStyle w:val="RNABodyCopy"/>
        <w:rPr>
          <w:del w:id="696" w:author="Ayush Mittal" w:date="2019-04-29T13:40:00Z"/>
          <w:highlight w:val="yellow"/>
          <w:rPrChange w:id="697" w:author="Ayush Mittal" w:date="2019-04-26T15:10:00Z">
            <w:rPr>
              <w:del w:id="698" w:author="Ayush Mittal" w:date="2019-04-29T13:40:00Z"/>
            </w:rPr>
          </w:rPrChange>
        </w:rPr>
      </w:pPr>
    </w:p>
    <w:p w14:paraId="4D211E17" w14:textId="48B4728D" w:rsidR="004B6A84" w:rsidRPr="00C00498" w:rsidDel="00182152" w:rsidRDefault="004B6A84" w:rsidP="004B6A84">
      <w:pPr>
        <w:pStyle w:val="RNABodyCopy"/>
        <w:rPr>
          <w:del w:id="699" w:author="Ayush Mittal" w:date="2019-04-29T13:40:00Z"/>
          <w:highlight w:val="yellow"/>
          <w:rPrChange w:id="700" w:author="Ayush Mittal" w:date="2019-04-26T15:10:00Z">
            <w:rPr>
              <w:del w:id="701" w:author="Ayush Mittal" w:date="2019-04-29T13:40:00Z"/>
            </w:rPr>
          </w:rPrChange>
        </w:rPr>
      </w:pPr>
      <w:del w:id="702" w:author="Ayush Mittal" w:date="2019-04-29T13:40:00Z">
        <w:r w:rsidRPr="00C00498" w:rsidDel="00182152">
          <w:rPr>
            <w:highlight w:val="yellow"/>
            <w:rPrChange w:id="703" w:author="Ayush Mittal" w:date="2019-04-26T15:10:00Z">
              <w:rPr/>
            </w:rPrChange>
          </w:rPr>
          <w:delText>In addition to the above one-time payments, the Company is also required to make the following royalty payments</w:delText>
        </w:r>
        <w:r w:rsidR="00B636B3" w:rsidRPr="00C00498" w:rsidDel="00182152">
          <w:rPr>
            <w:highlight w:val="yellow"/>
            <w:rPrChange w:id="704" w:author="Ayush Mittal" w:date="2019-04-26T15:10:00Z">
              <w:rPr/>
            </w:rPrChange>
          </w:rPr>
          <w:delText xml:space="preserve"> (</w:delText>
        </w:r>
        <w:r w:rsidR="00070529" w:rsidRPr="00C00498" w:rsidDel="00182152">
          <w:rPr>
            <w:highlight w:val="yellow"/>
            <w:rPrChange w:id="705" w:author="Ayush Mittal" w:date="2019-04-26T15:10:00Z">
              <w:rPr/>
            </w:rPrChange>
          </w:rPr>
          <w:delText xml:space="preserve">the </w:delText>
        </w:r>
        <w:r w:rsidR="00B636B3" w:rsidRPr="00C00498" w:rsidDel="00182152">
          <w:rPr>
            <w:highlight w:val="yellow"/>
            <w:rPrChange w:id="706" w:author="Ayush Mittal" w:date="2019-04-26T15:10:00Z">
              <w:rPr/>
            </w:rPrChange>
          </w:rPr>
          <w:delText>“Royalty Payments”)</w:delText>
        </w:r>
        <w:r w:rsidRPr="00C00498" w:rsidDel="00182152">
          <w:rPr>
            <w:highlight w:val="yellow"/>
            <w:rPrChange w:id="707" w:author="Ayush Mittal" w:date="2019-04-26T15:10:00Z">
              <w:rPr/>
            </w:rPrChange>
          </w:rPr>
          <w:delText>:</w:delText>
        </w:r>
      </w:del>
    </w:p>
    <w:p w14:paraId="0A8C3E56" w14:textId="4D9B71F3" w:rsidR="004B6A84" w:rsidRPr="00C00498" w:rsidDel="00182152" w:rsidRDefault="004B6A84" w:rsidP="004B6A84">
      <w:pPr>
        <w:pStyle w:val="RNABodyCopy"/>
        <w:rPr>
          <w:del w:id="708" w:author="Ayush Mittal" w:date="2019-04-29T13:40:00Z"/>
          <w:highlight w:val="yellow"/>
          <w:rPrChange w:id="709" w:author="Ayush Mittal" w:date="2019-04-26T15:10:00Z">
            <w:rPr>
              <w:del w:id="710" w:author="Ayush Mittal" w:date="2019-04-29T13:40:00Z"/>
            </w:rPr>
          </w:rPrChange>
        </w:rPr>
      </w:pPr>
    </w:p>
    <w:p w14:paraId="414024E3" w14:textId="755E015F" w:rsidR="004B6A84" w:rsidRPr="00C00498" w:rsidDel="00182152" w:rsidRDefault="004B6A84" w:rsidP="004B6A84">
      <w:pPr>
        <w:pStyle w:val="RNABodyCopy"/>
        <w:numPr>
          <w:ilvl w:val="0"/>
          <w:numId w:val="71"/>
        </w:numPr>
        <w:ind w:left="1080" w:hanging="720"/>
        <w:rPr>
          <w:del w:id="711" w:author="Ayush Mittal" w:date="2019-04-29T13:40:00Z"/>
          <w:highlight w:val="yellow"/>
          <w:rPrChange w:id="712" w:author="Ayush Mittal" w:date="2019-04-26T15:10:00Z">
            <w:rPr>
              <w:del w:id="713" w:author="Ayush Mittal" w:date="2019-04-29T13:40:00Z"/>
            </w:rPr>
          </w:rPrChange>
        </w:rPr>
      </w:pPr>
      <w:del w:id="714" w:author="Ayush Mittal" w:date="2019-04-29T13:40:00Z">
        <w:r w:rsidRPr="00C00498" w:rsidDel="00182152">
          <w:rPr>
            <w:highlight w:val="yellow"/>
            <w:rPrChange w:id="715" w:author="Ayush Mittal" w:date="2019-04-26T15:10:00Z">
              <w:rPr/>
            </w:rPrChange>
          </w:rPr>
          <w:delText xml:space="preserve">Quarterly payments equal to 4.0% of net sales (“Royalty Payment Rate”) of each MRT product in each country during the Royalty Earn-Out Period (defined below), which is the period beginning from the first commercial sale and lasting </w:delText>
        </w:r>
        <w:r w:rsidR="00EC621F" w:rsidRPr="00C00498" w:rsidDel="00182152">
          <w:rPr>
            <w:highlight w:val="yellow"/>
            <w:rPrChange w:id="716" w:author="Ayush Mittal" w:date="2019-04-26T15:10:00Z">
              <w:rPr/>
            </w:rPrChange>
          </w:rPr>
          <w:delText>un</w:delText>
        </w:r>
        <w:r w:rsidRPr="00C00498" w:rsidDel="00182152">
          <w:rPr>
            <w:highlight w:val="yellow"/>
            <w:rPrChange w:id="717" w:author="Ayush Mittal" w:date="2019-04-26T15:10:00Z">
              <w:rPr/>
            </w:rPrChange>
          </w:rPr>
          <w:delText>til the later of:</w:delText>
        </w:r>
      </w:del>
    </w:p>
    <w:p w14:paraId="54D3E26B" w14:textId="4B0538B7" w:rsidR="004B6A84" w:rsidRPr="00C00498" w:rsidDel="00182152" w:rsidRDefault="004B6A84" w:rsidP="004B6A84">
      <w:pPr>
        <w:pStyle w:val="RNABodyCopy"/>
        <w:numPr>
          <w:ilvl w:val="0"/>
          <w:numId w:val="72"/>
        </w:numPr>
        <w:ind w:left="1440"/>
        <w:rPr>
          <w:del w:id="718" w:author="Ayush Mittal" w:date="2019-04-29T13:40:00Z"/>
          <w:highlight w:val="yellow"/>
          <w:rPrChange w:id="719" w:author="Ayush Mittal" w:date="2019-04-26T15:10:00Z">
            <w:rPr>
              <w:del w:id="720" w:author="Ayush Mittal" w:date="2019-04-29T13:40:00Z"/>
            </w:rPr>
          </w:rPrChange>
        </w:rPr>
      </w:pPr>
      <w:del w:id="721" w:author="Ayush Mittal" w:date="2019-04-29T13:40:00Z">
        <w:r w:rsidRPr="00C00498" w:rsidDel="00182152">
          <w:rPr>
            <w:highlight w:val="yellow"/>
            <w:rPrChange w:id="722" w:author="Ayush Mittal" w:date="2019-04-26T15:10:00Z">
              <w:rPr/>
            </w:rPrChange>
          </w:rPr>
          <w:delText>Expiration of the valid claim for the MRT product (“Patent”); and</w:delText>
        </w:r>
      </w:del>
    </w:p>
    <w:p w14:paraId="5FA2076C" w14:textId="7A4DBB74" w:rsidR="004B6A84" w:rsidRPr="00C00498" w:rsidDel="00182152" w:rsidRDefault="004B6A84" w:rsidP="004B6A84">
      <w:pPr>
        <w:pStyle w:val="RNABodyCopy"/>
        <w:numPr>
          <w:ilvl w:val="0"/>
          <w:numId w:val="72"/>
        </w:numPr>
        <w:ind w:left="1440"/>
        <w:rPr>
          <w:del w:id="723" w:author="Ayush Mittal" w:date="2019-04-29T13:40:00Z"/>
          <w:highlight w:val="yellow"/>
          <w:rPrChange w:id="724" w:author="Ayush Mittal" w:date="2019-04-26T15:10:00Z">
            <w:rPr>
              <w:del w:id="725" w:author="Ayush Mittal" w:date="2019-04-29T13:40:00Z"/>
            </w:rPr>
          </w:rPrChange>
        </w:rPr>
      </w:pPr>
      <w:del w:id="726" w:author="Ayush Mittal" w:date="2019-04-29T13:40:00Z">
        <w:r w:rsidRPr="00C00498" w:rsidDel="00182152">
          <w:rPr>
            <w:highlight w:val="yellow"/>
            <w:rPrChange w:id="727" w:author="Ayush Mittal" w:date="2019-04-26T15:10:00Z">
              <w:rPr/>
            </w:rPrChange>
          </w:rPr>
          <w:delText>10 years from the first commercial sale (or “Royalty Earn-Out Period”).</w:delText>
        </w:r>
      </w:del>
    </w:p>
    <w:p w14:paraId="6603B14B" w14:textId="486C747A" w:rsidR="004B6A84" w:rsidRPr="00C00498" w:rsidDel="00182152" w:rsidRDefault="004B6A84" w:rsidP="004B6A84">
      <w:pPr>
        <w:pStyle w:val="RNABodyCopy"/>
        <w:numPr>
          <w:ilvl w:val="0"/>
          <w:numId w:val="71"/>
        </w:numPr>
        <w:ind w:left="1080" w:hanging="720"/>
        <w:rPr>
          <w:del w:id="728" w:author="Ayush Mittal" w:date="2019-04-29T13:40:00Z"/>
          <w:highlight w:val="yellow"/>
          <w:rPrChange w:id="729" w:author="Ayush Mittal" w:date="2019-04-26T15:10:00Z">
            <w:rPr>
              <w:del w:id="730" w:author="Ayush Mittal" w:date="2019-04-29T13:40:00Z"/>
            </w:rPr>
          </w:rPrChange>
        </w:rPr>
      </w:pPr>
      <w:del w:id="731" w:author="Ayush Mittal" w:date="2019-04-29T13:40:00Z">
        <w:r w:rsidRPr="00C00498" w:rsidDel="00182152">
          <w:rPr>
            <w:highlight w:val="yellow"/>
            <w:rPrChange w:id="732" w:author="Ayush Mittal" w:date="2019-04-26T15:10:00Z">
              <w:rPr/>
            </w:rPrChange>
          </w:rPr>
          <w:delText>The Royalty Payment Rate will be reduced by 15.0%, if the Patent for the MRT product expires in a country for which the Royalty Earn-Out Payments are being considered.</w:delText>
        </w:r>
      </w:del>
    </w:p>
    <w:p w14:paraId="36B57C23" w14:textId="03BD36BA" w:rsidR="004B6A84" w:rsidRPr="00C00498" w:rsidDel="00182152" w:rsidRDefault="004B6A84" w:rsidP="004B6A84">
      <w:pPr>
        <w:pStyle w:val="RNABodyCopy"/>
        <w:rPr>
          <w:del w:id="733" w:author="Ayush Mittal" w:date="2019-04-29T13:40:00Z"/>
          <w:highlight w:val="yellow"/>
          <w:rPrChange w:id="734" w:author="Ayush Mittal" w:date="2019-04-26T15:10:00Z">
            <w:rPr>
              <w:del w:id="735" w:author="Ayush Mittal" w:date="2019-04-29T13:40:00Z"/>
            </w:rPr>
          </w:rPrChange>
        </w:rPr>
      </w:pPr>
    </w:p>
    <w:p w14:paraId="6B682826" w14:textId="43776636" w:rsidR="004B6A84" w:rsidRPr="00C00498" w:rsidDel="00182152" w:rsidRDefault="004B6A84" w:rsidP="004B6A84">
      <w:pPr>
        <w:pStyle w:val="RNABodyCopy"/>
        <w:rPr>
          <w:del w:id="736" w:author="Ayush Mittal" w:date="2019-04-29T13:40:00Z"/>
          <w:highlight w:val="yellow"/>
          <w:rPrChange w:id="737" w:author="Ayush Mittal" w:date="2019-04-26T15:10:00Z">
            <w:rPr>
              <w:del w:id="738" w:author="Ayush Mittal" w:date="2019-04-29T13:40:00Z"/>
            </w:rPr>
          </w:rPrChange>
        </w:rPr>
      </w:pPr>
      <w:del w:id="739" w:author="Ayush Mittal" w:date="2019-04-29T13:40:00Z">
        <w:r w:rsidRPr="00C00498" w:rsidDel="00182152">
          <w:rPr>
            <w:highlight w:val="yellow"/>
            <w:rPrChange w:id="740" w:author="Ayush Mittal" w:date="2019-04-26T15:10:00Z">
              <w:rPr/>
            </w:rPrChange>
          </w:rPr>
          <w:delText xml:space="preserve">In addition to the above payments, the Company will also make the following payments to MTS Securities, LLC (“MTS”), the investment banker for the Transaction, pursuant to the Amendment #2 effective as of the </w:delText>
        </w:r>
        <w:r w:rsidR="00DD15DF" w:rsidRPr="00C00498" w:rsidDel="00182152">
          <w:rPr>
            <w:highlight w:val="yellow"/>
            <w:rPrChange w:id="741" w:author="Ayush Mittal" w:date="2019-04-26T15:10:00Z">
              <w:rPr/>
            </w:rPrChange>
          </w:rPr>
          <w:delText>Valuation Date</w:delText>
        </w:r>
        <w:r w:rsidRPr="00C00498" w:rsidDel="00182152">
          <w:rPr>
            <w:highlight w:val="yellow"/>
            <w:rPrChange w:id="742" w:author="Ayush Mittal" w:date="2019-04-26T15:10:00Z">
              <w:rPr/>
            </w:rPrChange>
          </w:rPr>
          <w:delText>:</w:delText>
        </w:r>
      </w:del>
    </w:p>
    <w:p w14:paraId="15D9270E" w14:textId="56991004" w:rsidR="004B6A84" w:rsidRPr="00C00498" w:rsidDel="00182152" w:rsidRDefault="004B6A84" w:rsidP="004B6A84">
      <w:pPr>
        <w:pStyle w:val="RNABodyCopy"/>
        <w:rPr>
          <w:del w:id="743" w:author="Ayush Mittal" w:date="2019-04-29T13:40:00Z"/>
          <w:highlight w:val="yellow"/>
          <w:rPrChange w:id="744" w:author="Ayush Mittal" w:date="2019-04-26T15:10:00Z">
            <w:rPr>
              <w:del w:id="745" w:author="Ayush Mittal" w:date="2019-04-29T13:40:00Z"/>
            </w:rPr>
          </w:rPrChange>
        </w:rPr>
      </w:pPr>
    </w:p>
    <w:p w14:paraId="46BBF145" w14:textId="3BFEDCC4" w:rsidR="004B6A84" w:rsidRPr="00C00498" w:rsidDel="00182152" w:rsidRDefault="004B6A84" w:rsidP="004B6A84">
      <w:pPr>
        <w:pStyle w:val="RNABodyCopy"/>
        <w:numPr>
          <w:ilvl w:val="0"/>
          <w:numId w:val="73"/>
        </w:numPr>
        <w:rPr>
          <w:del w:id="746" w:author="Ayush Mittal" w:date="2019-04-29T13:40:00Z"/>
          <w:highlight w:val="yellow"/>
          <w:rPrChange w:id="747" w:author="Ayush Mittal" w:date="2019-04-26T15:10:00Z">
            <w:rPr>
              <w:del w:id="748" w:author="Ayush Mittal" w:date="2019-04-29T13:40:00Z"/>
            </w:rPr>
          </w:rPrChange>
        </w:rPr>
      </w:pPr>
      <w:del w:id="749" w:author="Ayush Mittal" w:date="2019-04-29T13:40:00Z">
        <w:r w:rsidRPr="00C00498" w:rsidDel="00182152">
          <w:rPr>
            <w:highlight w:val="yellow"/>
            <w:rPrChange w:id="750" w:author="Ayush Mittal" w:date="2019-04-26T15:10:00Z">
              <w:rPr/>
            </w:rPrChange>
          </w:rPr>
          <w:delText xml:space="preserve">$2.0 million in cash (“Cash Fee”) payable on </w:delText>
        </w:r>
        <w:r w:rsidR="00DD15DF" w:rsidRPr="00C00498" w:rsidDel="00182152">
          <w:rPr>
            <w:highlight w:val="yellow"/>
            <w:rPrChange w:id="751" w:author="Ayush Mittal" w:date="2019-04-26T15:10:00Z">
              <w:rPr/>
            </w:rPrChange>
          </w:rPr>
          <w:delText>the Valuation Date</w:delText>
        </w:r>
        <w:r w:rsidRPr="00C00498" w:rsidDel="00182152">
          <w:rPr>
            <w:highlight w:val="yellow"/>
            <w:rPrChange w:id="752" w:author="Ayush Mittal" w:date="2019-04-26T15:10:00Z">
              <w:rPr/>
            </w:rPrChange>
          </w:rPr>
          <w:delText>; and</w:delText>
        </w:r>
      </w:del>
    </w:p>
    <w:p w14:paraId="3323ABD9" w14:textId="43ABF742" w:rsidR="004B6A84" w:rsidRPr="00C00498" w:rsidDel="00182152" w:rsidRDefault="004B6A84" w:rsidP="004B6A84">
      <w:pPr>
        <w:pStyle w:val="RNABodyCopy"/>
        <w:numPr>
          <w:ilvl w:val="0"/>
          <w:numId w:val="73"/>
        </w:numPr>
        <w:rPr>
          <w:del w:id="753" w:author="Ayush Mittal" w:date="2019-04-29T13:40:00Z"/>
          <w:highlight w:val="yellow"/>
          <w:rPrChange w:id="754" w:author="Ayush Mittal" w:date="2019-04-26T15:10:00Z">
            <w:rPr>
              <w:del w:id="755" w:author="Ayush Mittal" w:date="2019-04-29T13:40:00Z"/>
            </w:rPr>
          </w:rPrChange>
        </w:rPr>
      </w:pPr>
      <w:del w:id="756" w:author="Ayush Mittal" w:date="2019-04-29T13:40:00Z">
        <w:r w:rsidRPr="00C00498" w:rsidDel="00182152">
          <w:rPr>
            <w:highlight w:val="yellow"/>
            <w:rPrChange w:id="757" w:author="Ayush Mittal" w:date="2019-04-26T15:10:00Z">
              <w:rPr/>
            </w:rPrChange>
          </w:rPr>
          <w:delText xml:space="preserve">Common Stock equal to the quotient obtained by dividing $500,000 by price per share equal to the fair value of the Common Stock to be determined following the </w:delText>
        </w:r>
        <w:r w:rsidR="00DD15DF" w:rsidRPr="00C00498" w:rsidDel="00182152">
          <w:rPr>
            <w:highlight w:val="yellow"/>
            <w:rPrChange w:id="758" w:author="Ayush Mittal" w:date="2019-04-26T15:10:00Z">
              <w:rPr/>
            </w:rPrChange>
          </w:rPr>
          <w:delText>Valuation Date</w:delText>
        </w:r>
        <w:r w:rsidRPr="00C00498" w:rsidDel="00182152">
          <w:rPr>
            <w:highlight w:val="yellow"/>
            <w:rPrChange w:id="759" w:author="Ayush Mittal" w:date="2019-04-26T15:10:00Z">
              <w:rPr/>
            </w:rPrChange>
          </w:rPr>
          <w:delText>.</w:delText>
        </w:r>
      </w:del>
    </w:p>
    <w:p w14:paraId="7A847E1E" w14:textId="37397140" w:rsidR="004B6A84" w:rsidRPr="00C00498" w:rsidDel="00182152" w:rsidRDefault="004B6A84" w:rsidP="004B6A84">
      <w:pPr>
        <w:pStyle w:val="RNABodyCopy"/>
        <w:rPr>
          <w:del w:id="760" w:author="Ayush Mittal" w:date="2019-04-29T13:40:00Z"/>
          <w:highlight w:val="yellow"/>
          <w:rPrChange w:id="761" w:author="Ayush Mittal" w:date="2019-04-26T15:10:00Z">
            <w:rPr>
              <w:del w:id="762" w:author="Ayush Mittal" w:date="2019-04-29T13:40:00Z"/>
            </w:rPr>
          </w:rPrChange>
        </w:rPr>
      </w:pPr>
    </w:p>
    <w:p w14:paraId="47E74061" w14:textId="5780DBB0" w:rsidR="004B6A84" w:rsidRPr="00C00498" w:rsidDel="00182152" w:rsidRDefault="004B6A84" w:rsidP="004B6A84">
      <w:pPr>
        <w:pStyle w:val="RNABodyCopy"/>
        <w:rPr>
          <w:del w:id="763" w:author="Ayush Mittal" w:date="2019-04-29T13:40:00Z"/>
        </w:rPr>
      </w:pPr>
      <w:del w:id="764" w:author="Ayush Mittal" w:date="2019-04-29T13:40:00Z">
        <w:r w:rsidRPr="00C00498" w:rsidDel="00182152">
          <w:rPr>
            <w:highlight w:val="yellow"/>
            <w:rPrChange w:id="765" w:author="Ayush Mittal" w:date="2019-04-26T15:10:00Z">
              <w:rPr/>
            </w:rPrChange>
          </w:rPr>
          <w:delText xml:space="preserve">Based on the fair value of the Common Stock concluded in </w:delText>
        </w:r>
        <w:r w:rsidR="00BF0890" w:rsidRPr="00C00498" w:rsidDel="00182152">
          <w:rPr>
            <w:highlight w:val="yellow"/>
            <w:rPrChange w:id="766" w:author="Ayush Mittal" w:date="2019-04-26T15:10:00Z">
              <w:rPr/>
            </w:rPrChange>
          </w:rPr>
          <w:delText xml:space="preserve">Common Stock Valuation </w:delText>
        </w:r>
        <w:r w:rsidRPr="00C00498" w:rsidDel="00182152">
          <w:rPr>
            <w:highlight w:val="yellow"/>
            <w:rPrChange w:id="767" w:author="Ayush Mittal" w:date="2019-04-26T15:10:00Z">
              <w:rPr/>
            </w:rPrChange>
          </w:rPr>
          <w:delText xml:space="preserve">Opinion, RNA </w:delText>
        </w:r>
        <w:r w:rsidR="00DD15DF" w:rsidRPr="00C00498" w:rsidDel="00182152">
          <w:rPr>
            <w:highlight w:val="yellow"/>
            <w:rPrChange w:id="768" w:author="Ayush Mittal" w:date="2019-04-26T15:10:00Z">
              <w:rPr/>
            </w:rPrChange>
          </w:rPr>
          <w:delText xml:space="preserve">estimated </w:delText>
        </w:r>
        <w:r w:rsidRPr="00C00498" w:rsidDel="00182152">
          <w:rPr>
            <w:highlight w:val="yellow"/>
            <w:rPrChange w:id="769" w:author="Ayush Mittal" w:date="2019-04-26T15:10:00Z">
              <w:rPr/>
            </w:rPrChange>
          </w:rPr>
          <w:delText xml:space="preserve">that the Company would </w:delText>
        </w:r>
        <w:r w:rsidR="00DD15DF" w:rsidRPr="00C00498" w:rsidDel="00182152">
          <w:rPr>
            <w:highlight w:val="yellow"/>
            <w:rPrChange w:id="770" w:author="Ayush Mittal" w:date="2019-04-26T15:10:00Z">
              <w:rPr/>
            </w:rPrChange>
          </w:rPr>
          <w:delText xml:space="preserve">be </w:delText>
        </w:r>
        <w:r w:rsidRPr="00C00498" w:rsidDel="00182152">
          <w:rPr>
            <w:highlight w:val="yellow"/>
            <w:rPrChange w:id="771" w:author="Ayush Mittal" w:date="2019-04-26T15:10:00Z">
              <w:rPr/>
            </w:rPrChange>
          </w:rPr>
          <w:delText>require</w:delText>
        </w:r>
        <w:r w:rsidR="00DD15DF" w:rsidRPr="00C00498" w:rsidDel="00182152">
          <w:rPr>
            <w:highlight w:val="yellow"/>
            <w:rPrChange w:id="772" w:author="Ayush Mittal" w:date="2019-04-26T15:10:00Z">
              <w:rPr/>
            </w:rPrChange>
          </w:rPr>
          <w:delText>d</w:delText>
        </w:r>
        <w:r w:rsidRPr="00C00498" w:rsidDel="00182152">
          <w:rPr>
            <w:highlight w:val="yellow"/>
            <w:rPrChange w:id="773" w:author="Ayush Mittal" w:date="2019-04-26T15:10:00Z">
              <w:rPr/>
            </w:rPrChange>
          </w:rPr>
          <w:delText xml:space="preserve"> to issue 393,146 shares of the Common Stock to MTS.</w:delText>
        </w:r>
        <w:r w:rsidR="00070529" w:rsidRPr="00C00498" w:rsidDel="00182152">
          <w:rPr>
            <w:highlight w:val="yellow"/>
            <w:rPrChange w:id="774" w:author="Ayush Mittal" w:date="2019-04-26T15:10:00Z">
              <w:rPr/>
            </w:rPrChange>
          </w:rPr>
          <w:delText xml:space="preserve">  Refer to the Common Stock Valuation Opinion for further details.</w:delText>
        </w:r>
      </w:del>
    </w:p>
    <w:p w14:paraId="0D9DB045" w14:textId="0578DA50" w:rsidR="004B6A84" w:rsidRPr="00C00498" w:rsidDel="00182152" w:rsidRDefault="004B6A84" w:rsidP="004B6A84">
      <w:pPr>
        <w:rPr>
          <w:del w:id="775" w:author="Ayush Mittal" w:date="2019-04-29T13:40:00Z"/>
          <w:rFonts w:ascii="Georgia" w:hAnsi="Georgia"/>
          <w:rPrChange w:id="776" w:author="Ayush Mittal" w:date="2019-04-26T15:10:00Z">
            <w:rPr>
              <w:del w:id="777" w:author="Ayush Mittal" w:date="2019-04-29T13:40:00Z"/>
            </w:rPr>
          </w:rPrChange>
        </w:rPr>
      </w:pPr>
    </w:p>
    <w:p w14:paraId="757FF12C" w14:textId="05115E99" w:rsidR="004B6A84" w:rsidRPr="00C00498" w:rsidRDefault="006A1E6B" w:rsidP="004B6A84">
      <w:pPr>
        <w:pStyle w:val="RNAHeadlineB"/>
        <w:outlineLvl w:val="1"/>
        <w:rPr>
          <w:rFonts w:ascii="Georgia" w:hAnsi="Georgia"/>
        </w:rPr>
      </w:pPr>
      <w:bookmarkStart w:id="778" w:name="_Toc477980376"/>
      <w:bookmarkStart w:id="779" w:name="_Toc481756156"/>
      <w:del w:id="780" w:author="Ayush Mittal" w:date="2019-04-29T13:40:00Z">
        <w:r w:rsidRPr="00C00498" w:rsidDel="00182152">
          <w:rPr>
            <w:rFonts w:ascii="Georgia" w:hAnsi="Georgia"/>
          </w:rPr>
          <w:delText xml:space="preserve">Acquired </w:delText>
        </w:r>
        <w:r w:rsidR="004B6A84" w:rsidRPr="00C00498" w:rsidDel="00182152">
          <w:rPr>
            <w:rFonts w:ascii="Georgia" w:hAnsi="Georgia"/>
          </w:rPr>
          <w:delText xml:space="preserve">Product Pipeline / </w:delText>
        </w:r>
      </w:del>
      <w:r w:rsidR="004B6A84" w:rsidRPr="00C00498">
        <w:rPr>
          <w:rFonts w:ascii="Georgia" w:hAnsi="Georgia"/>
        </w:rPr>
        <w:t xml:space="preserve">Products and </w:t>
      </w:r>
      <w:del w:id="781" w:author="Ayush Mittal" w:date="2019-04-29T14:17:00Z">
        <w:r w:rsidR="004B6A84" w:rsidRPr="00C00498" w:rsidDel="001635BA">
          <w:rPr>
            <w:rFonts w:ascii="Georgia" w:hAnsi="Georgia"/>
          </w:rPr>
          <w:delText>Technology</w:delText>
        </w:r>
        <w:bookmarkEnd w:id="778"/>
        <w:bookmarkEnd w:id="779"/>
        <w:r w:rsidR="004B6A84" w:rsidRPr="00C00498" w:rsidDel="001635BA">
          <w:rPr>
            <w:rFonts w:ascii="Georgia" w:hAnsi="Georgia"/>
          </w:rPr>
          <w:delText xml:space="preserve"> </w:delText>
        </w:r>
      </w:del>
      <w:ins w:id="782" w:author="Ayush Mittal" w:date="2019-04-29T14:17:00Z">
        <w:r w:rsidR="001635BA">
          <w:rPr>
            <w:rFonts w:ascii="Georgia" w:hAnsi="Georgia"/>
          </w:rPr>
          <w:t>Sevices</w:t>
        </w:r>
      </w:ins>
    </w:p>
    <w:p w14:paraId="159DE824" w14:textId="77777777" w:rsidR="001635BA" w:rsidRDefault="001635BA" w:rsidP="001635BA">
      <w:pPr>
        <w:pStyle w:val="RNABodyCopy"/>
        <w:rPr>
          <w:ins w:id="783" w:author="Ayush Mittal" w:date="2019-04-29T14:12:00Z"/>
        </w:rPr>
      </w:pPr>
    </w:p>
    <w:p w14:paraId="65DF754F" w14:textId="1FDFD48D" w:rsidR="001635BA" w:rsidRDefault="001635BA" w:rsidP="001635BA">
      <w:pPr>
        <w:pStyle w:val="RNABodyCopy"/>
        <w:rPr>
          <w:ins w:id="784" w:author="Ayush Mittal" w:date="2019-04-29T14:12:00Z"/>
        </w:rPr>
      </w:pPr>
      <w:ins w:id="785" w:author="Ayush Mittal" w:date="2019-04-29T14:12:00Z">
        <w:r>
          <w:t xml:space="preserve">The Company’s services are divided into two main business segments: </w:t>
        </w:r>
      </w:ins>
    </w:p>
    <w:p w14:paraId="48A4356F" w14:textId="77777777" w:rsidR="001635BA" w:rsidRDefault="001635BA" w:rsidP="001635BA">
      <w:pPr>
        <w:pStyle w:val="RNABodyCopy"/>
        <w:rPr>
          <w:ins w:id="786" w:author="Ayush Mittal" w:date="2019-04-29T14:12:00Z"/>
        </w:rPr>
      </w:pPr>
    </w:p>
    <w:p w14:paraId="14988A03" w14:textId="5F938AFC" w:rsidR="00B51283" w:rsidRDefault="001635BA" w:rsidP="001635BA">
      <w:pPr>
        <w:pStyle w:val="RNANumberedList"/>
        <w:numPr>
          <w:ilvl w:val="0"/>
          <w:numId w:val="81"/>
        </w:numPr>
        <w:ind w:left="1080" w:hanging="720"/>
        <w:rPr>
          <w:ins w:id="787" w:author="Ayush Mittal" w:date="2019-04-29T15:02:00Z"/>
        </w:rPr>
      </w:pPr>
      <w:ins w:id="788" w:author="Ayush Mittal" w:date="2019-04-29T14:12:00Z">
        <w:r w:rsidRPr="00F63321">
          <w:rPr>
            <w:b/>
          </w:rPr>
          <w:t>Ethics &amp; compliance</w:t>
        </w:r>
      </w:ins>
      <w:ins w:id="789" w:author="Ayush Mittal" w:date="2019-04-29T15:03:00Z">
        <w:r w:rsidR="00B51283">
          <w:rPr>
            <w:b/>
          </w:rPr>
          <w:t xml:space="preserve"> (E&amp;C)</w:t>
        </w:r>
      </w:ins>
      <w:ins w:id="790" w:author="Ayush Mittal" w:date="2019-04-29T14:12:00Z">
        <w:r w:rsidRPr="00F63321">
          <w:rPr>
            <w:b/>
          </w:rPr>
          <w:t>:</w:t>
        </w:r>
        <w:r>
          <w:t xml:space="preserve"> This segment caters to partners, seeking help navigate in the increasingly complex ethical and regulatory environment.  The Company offers diagnostics, advisory services and education as a comprehensive, innovative solutions to elevate behavior and the bottom line for its partners.  Under this the Company offers: </w:t>
        </w:r>
      </w:ins>
    </w:p>
    <w:p w14:paraId="6F7FF3DF" w14:textId="24190021" w:rsidR="00B51283" w:rsidRDefault="00B51283" w:rsidP="00B51283">
      <w:pPr>
        <w:pStyle w:val="RNABodyCopy-2ndABClist"/>
        <w:rPr>
          <w:ins w:id="791" w:author="Ayush Mittal" w:date="2019-04-29T15:03:00Z"/>
        </w:rPr>
      </w:pPr>
      <w:ins w:id="792" w:author="Ayush Mittal" w:date="2019-04-29T15:03:00Z">
        <w:r>
          <w:t xml:space="preserve">E&amp;C </w:t>
        </w:r>
      </w:ins>
      <w:ins w:id="793" w:author="Ayush Mittal" w:date="2019-04-29T14:12:00Z">
        <w:r w:rsidR="001635BA">
          <w:t>education services</w:t>
        </w:r>
      </w:ins>
      <w:ins w:id="794" w:author="Ayush Mittal" w:date="2019-04-29T15:04:00Z">
        <w:r>
          <w:t xml:space="preserve">: </w:t>
        </w:r>
        <w:r w:rsidRPr="00B51283">
          <w:t xml:space="preserve">This service offering includes online and blended learning courses, with a customization option, covering general and industry-specific E&amp;C risks.  The Company has a library of over </w:t>
        </w:r>
      </w:ins>
      <w:ins w:id="795" w:author="Ayush Mittal" w:date="2019-04-29T15:06:00Z">
        <w:r>
          <w:t>4</w:t>
        </w:r>
      </w:ins>
      <w:ins w:id="796" w:author="Ayush Mittal" w:date="2019-04-29T15:04:00Z">
        <w:r w:rsidRPr="00B51283">
          <w:t>00 courses</w:t>
        </w:r>
      </w:ins>
      <w:ins w:id="797" w:author="Ayush Mittal" w:date="2019-04-29T15:06:00Z">
        <w:r>
          <w:t xml:space="preserve"> covering more than 20 E&amp;C topics, </w:t>
        </w:r>
      </w:ins>
      <w:ins w:id="798" w:author="Ayush Mittal" w:date="2019-04-29T15:07:00Z">
        <w:r>
          <w:t xml:space="preserve">with </w:t>
        </w:r>
      </w:ins>
      <w:ins w:id="799" w:author="Ayush Mittal" w:date="2019-04-29T15:04:00Z">
        <w:r w:rsidRPr="00B51283">
          <w:t xml:space="preserve">majority of </w:t>
        </w:r>
      </w:ins>
      <w:ins w:id="800" w:author="Ayush Mittal" w:date="2019-04-29T15:07:00Z">
        <w:r>
          <w:t xml:space="preserve">the content available </w:t>
        </w:r>
      </w:ins>
      <w:ins w:id="801" w:author="Ayush Mittal" w:date="2019-04-29T15:04:00Z">
        <w:r w:rsidRPr="00B51283">
          <w:t xml:space="preserve">online material </w:t>
        </w:r>
      </w:ins>
      <w:ins w:id="802" w:author="Ayush Mittal" w:date="2019-04-29T15:07:00Z">
        <w:r>
          <w:t xml:space="preserve">and accessible via </w:t>
        </w:r>
      </w:ins>
      <w:ins w:id="803" w:author="Ayush Mittal" w:date="2019-04-29T15:04:00Z">
        <w:r w:rsidRPr="00B51283">
          <w:t>mobile devices through different applications</w:t>
        </w:r>
      </w:ins>
      <w:ins w:id="804" w:author="Ayush Mittal" w:date="2019-04-29T15:08:00Z">
        <w:r>
          <w:t xml:space="preserve">. </w:t>
        </w:r>
      </w:ins>
      <w:ins w:id="805" w:author="Ayush Mittal" w:date="2019-04-29T15:04:00Z">
        <w:r w:rsidRPr="00B51283">
          <w:t xml:space="preserve"> </w:t>
        </w:r>
      </w:ins>
      <w:ins w:id="806" w:author="Ayush Mittal" w:date="2019-04-29T15:08:00Z">
        <w:r>
          <w:t xml:space="preserve"> LRN’s courses </w:t>
        </w:r>
      </w:ins>
      <w:ins w:id="807" w:author="Ayush Mittal" w:date="2019-04-29T15:04:00Z">
        <w:r w:rsidRPr="00B51283">
          <w:t xml:space="preserve">can be translated into </w:t>
        </w:r>
      </w:ins>
      <w:ins w:id="808" w:author="Ayush Mittal" w:date="2019-04-29T15:08:00Z">
        <w:r>
          <w:t xml:space="preserve">66 </w:t>
        </w:r>
      </w:ins>
      <w:ins w:id="809" w:author="Ayush Mittal" w:date="2019-04-29T15:04:00Z">
        <w:r w:rsidRPr="00B51283">
          <w:t>languages</w:t>
        </w:r>
      </w:ins>
      <w:ins w:id="810" w:author="Ayush Mittal" w:date="2019-04-29T15:08:00Z">
        <w:r>
          <w:t>, with audio translations available on demand</w:t>
        </w:r>
      </w:ins>
      <w:ins w:id="811" w:author="Ayush Mittal" w:date="2019-04-29T15:04:00Z">
        <w:r w:rsidRPr="00B51283">
          <w:t>.  Learning courses are also available in the form of vignettes, games and live education; with a set of management and reporting tools for tracking compliance certifications and employee gifts and disclosures</w:t>
        </w:r>
        <w:r>
          <w:t>;</w:t>
        </w:r>
      </w:ins>
      <w:ins w:id="812" w:author="Ayush Mittal" w:date="2019-04-29T15:09:00Z">
        <w:r>
          <w:rPr>
            <w:rStyle w:val="FootnoteReference"/>
          </w:rPr>
          <w:footnoteReference w:id="8"/>
        </w:r>
      </w:ins>
    </w:p>
    <w:p w14:paraId="73CA2782" w14:textId="3D69EB60" w:rsidR="00B51283" w:rsidRDefault="00B51283" w:rsidP="00B51283">
      <w:pPr>
        <w:pStyle w:val="RNABodyCopy-2ndABClist"/>
        <w:rPr>
          <w:ins w:id="817" w:author="Ayush Mittal" w:date="2019-04-29T15:03:00Z"/>
        </w:rPr>
      </w:pPr>
      <w:ins w:id="818" w:author="Ayush Mittal" w:date="2019-04-29T15:03:00Z">
        <w:r>
          <w:t>E&amp;C</w:t>
        </w:r>
      </w:ins>
      <w:ins w:id="819" w:author="Ayush Mittal" w:date="2019-04-29T14:12:00Z">
        <w:r w:rsidR="001635BA">
          <w:t xml:space="preserve"> advisory services</w:t>
        </w:r>
      </w:ins>
      <w:ins w:id="820" w:author="Ayush Mittal" w:date="2019-04-29T15:04:00Z">
        <w:r>
          <w:t>:</w:t>
        </w:r>
        <w:r w:rsidRPr="00B51283">
          <w:t xml:space="preserve"> This service offering provides a shield against misconduct and propels long-term and sustainable performance.  The Company has developed this expertise by building a team of former chief ethics and compliance officers, attorneys, adult-learning specialists and others with deep program creation and management experience.  The E&amp;C advisory services team applies a proven three-part process to every assignment emphasizing deep discovery, broad input and a strategic perspective on execution.  The team is experienced in dealing with elements of program management, including risk analysis, curriculum design, crisis management, M&amp;A activities and board reporting and more</w:t>
        </w:r>
        <w:r>
          <w:t>;</w:t>
        </w:r>
      </w:ins>
      <w:ins w:id="821" w:author="Ayush Mittal" w:date="2019-04-29T15:12:00Z">
        <w:r w:rsidR="008C05A2" w:rsidRPr="008C05A2">
          <w:rPr>
            <w:rStyle w:val="FootnoteReference"/>
          </w:rPr>
          <w:t xml:space="preserve"> </w:t>
        </w:r>
        <w:r w:rsidR="008C05A2">
          <w:rPr>
            <w:rStyle w:val="FootnoteReference"/>
          </w:rPr>
          <w:footnoteReference w:id="9"/>
        </w:r>
      </w:ins>
    </w:p>
    <w:p w14:paraId="4AE899AE" w14:textId="75DD327E" w:rsidR="00B51283" w:rsidRDefault="00B51283" w:rsidP="00B51283">
      <w:pPr>
        <w:pStyle w:val="RNABodyCopy-2ndABClist"/>
        <w:rPr>
          <w:ins w:id="824" w:author="Ayush Mittal" w:date="2019-04-29T15:03:00Z"/>
        </w:rPr>
      </w:pPr>
      <w:ins w:id="825" w:author="Ayush Mittal" w:date="2019-04-29T15:03:00Z">
        <w:r>
          <w:t xml:space="preserve">E&amp;C </w:t>
        </w:r>
      </w:ins>
      <w:ins w:id="826" w:author="Ayush Mittal" w:date="2019-04-29T14:12:00Z">
        <w:r w:rsidR="001635BA">
          <w:t>innovation solution</w:t>
        </w:r>
      </w:ins>
      <w:ins w:id="827" w:author="Ayush Mittal" w:date="2019-04-29T15:04:00Z">
        <w:r>
          <w:t xml:space="preserve">: </w:t>
        </w:r>
        <w:r w:rsidRPr="00B51283">
          <w:t>Over the last twenty years, the Company had contributed innovative ideas like E&amp;C as a discrete focus area and launched the very first online E&amp;C learning management systems.  Currently, this segment is involved in gaming, mobility and adaptive learning, program effective index and metrics and data.  E&amp;C innovation invests in technology, content, and advanced learning strategies that distinguish the Company’s solutions in the market</w:t>
        </w:r>
        <w:r>
          <w:t>;</w:t>
        </w:r>
      </w:ins>
      <w:ins w:id="828" w:author="Ayush Mittal" w:date="2019-04-29T14:12:00Z">
        <w:r w:rsidR="001635BA">
          <w:t xml:space="preserve"> and </w:t>
        </w:r>
      </w:ins>
    </w:p>
    <w:p w14:paraId="5EA2C614" w14:textId="69F687C3" w:rsidR="001635BA" w:rsidRDefault="00B51283">
      <w:pPr>
        <w:pStyle w:val="RNABodyCopy-2ndABClist"/>
        <w:rPr>
          <w:ins w:id="829" w:author="Ayush Mittal" w:date="2019-04-29T14:12:00Z"/>
        </w:rPr>
        <w:pPrChange w:id="830" w:author="Ayush Mittal" w:date="2019-04-29T15:02:00Z">
          <w:pPr>
            <w:pStyle w:val="RNANumberedList"/>
            <w:numPr>
              <w:numId w:val="81"/>
            </w:numPr>
            <w:ind w:left="576" w:hanging="288"/>
          </w:pPr>
        </w:pPrChange>
      </w:pPr>
      <w:ins w:id="831" w:author="Ayush Mittal" w:date="2019-04-29T15:03:00Z">
        <w:r>
          <w:t xml:space="preserve">E&amp;C </w:t>
        </w:r>
      </w:ins>
      <w:ins w:id="832" w:author="Ayush Mittal" w:date="2019-04-29T14:12:00Z">
        <w:r w:rsidR="001635BA">
          <w:t>code of conduct drafting</w:t>
        </w:r>
      </w:ins>
      <w:ins w:id="833" w:author="Ayush Mittal" w:date="2019-04-29T15:05:00Z">
        <w:r w:rsidRPr="00B51283">
          <w:t>:  This service offering helps companies across the globe develop values-based codes that inspire, guide, and enable principled performance while fostering vibrant, cohesive, and ethical culture.  Through an in-depth assessment and discovery process, the code of conduct team collaborates with the client’s team to create suitable content and design, and helps the client plan for a launch, with a strategy to drive adoption and sustain engagement</w:t>
        </w:r>
        <w:r>
          <w:t>.</w:t>
        </w:r>
      </w:ins>
      <w:ins w:id="834" w:author="Ayush Mittal" w:date="2019-04-29T14:12:00Z">
        <w:r w:rsidR="001635BA" w:rsidRPr="00A56EA5">
          <w:rPr>
            <w:rStyle w:val="FootnoteReference"/>
          </w:rPr>
          <w:t xml:space="preserve"> </w:t>
        </w:r>
        <w:r w:rsidR="001635BA">
          <w:rPr>
            <w:rStyle w:val="FootnoteReference"/>
          </w:rPr>
          <w:footnoteReference w:id="10"/>
        </w:r>
      </w:ins>
    </w:p>
    <w:p w14:paraId="2595D68B" w14:textId="77777777" w:rsidR="001635BA" w:rsidRDefault="001635BA" w:rsidP="001635BA">
      <w:pPr>
        <w:pStyle w:val="RNANumberedList"/>
        <w:numPr>
          <w:ilvl w:val="0"/>
          <w:numId w:val="81"/>
        </w:numPr>
        <w:ind w:left="1080" w:hanging="720"/>
        <w:rPr>
          <w:ins w:id="837" w:author="Ayush Mittal" w:date="2019-04-29T14:12:00Z"/>
        </w:rPr>
      </w:pPr>
      <w:ins w:id="838" w:author="Ayush Mittal" w:date="2019-04-29T14:12:00Z">
        <w:r w:rsidRPr="00F63321">
          <w:rPr>
            <w:b/>
          </w:rPr>
          <w:t>Government, culture and leadership:</w:t>
        </w:r>
        <w:r>
          <w:rPr>
            <w:b/>
          </w:rPr>
          <w:t xml:space="preserve"> </w:t>
        </w:r>
        <w:r w:rsidRPr="00F63321">
          <w:t>This</w:t>
        </w:r>
        <w:r>
          <w:rPr>
            <w:b/>
          </w:rPr>
          <w:t xml:space="preserve"> </w:t>
        </w:r>
        <w:r>
          <w:t xml:space="preserve">business helps </w:t>
        </w:r>
        <w:r w:rsidRPr="00A56EA5">
          <w:t>organizations expand focus from best practice to best behavior through collaboration around five core types of activities with specific design customized to each organization’s individual needs</w:t>
        </w:r>
        <w:r>
          <w:t>:</w:t>
        </w:r>
        <w:r>
          <w:rPr>
            <w:rStyle w:val="FootnoteReference"/>
          </w:rPr>
          <w:footnoteReference w:id="11"/>
        </w:r>
      </w:ins>
    </w:p>
    <w:p w14:paraId="00544DD8" w14:textId="77777777" w:rsidR="001635BA" w:rsidRDefault="001635BA" w:rsidP="001635BA">
      <w:pPr>
        <w:pStyle w:val="RNABodyCopy-2ndABClist"/>
        <w:rPr>
          <w:ins w:id="841" w:author="Ayush Mittal" w:date="2019-04-29T14:12:00Z"/>
        </w:rPr>
      </w:pPr>
      <w:ins w:id="842" w:author="Ayush Mittal" w:date="2019-04-29T14:12:00Z">
        <w:r w:rsidRPr="00F63321">
          <w:rPr>
            <w:u w:val="single"/>
          </w:rPr>
          <w:t>Catalytic services:</w:t>
        </w:r>
        <w:r>
          <w:t xml:space="preserve"> High impact experiences to break through traditional mindsets, introduce and enlist colleagues in a new set of ideas and spur change.</w:t>
        </w:r>
      </w:ins>
    </w:p>
    <w:p w14:paraId="3D3B058D" w14:textId="77777777" w:rsidR="001635BA" w:rsidRDefault="001635BA" w:rsidP="001635BA">
      <w:pPr>
        <w:pStyle w:val="RNABodyCopy-2ndABClist"/>
        <w:rPr>
          <w:ins w:id="843" w:author="Ayush Mittal" w:date="2019-04-29T14:12:00Z"/>
        </w:rPr>
      </w:pPr>
      <w:ins w:id="844" w:author="Ayush Mittal" w:date="2019-04-29T14:12:00Z">
        <w:r w:rsidRPr="00F63321">
          <w:rPr>
            <w:u w:val="single"/>
          </w:rPr>
          <w:t xml:space="preserve">How metrics: </w:t>
        </w:r>
        <w:r>
          <w:t>Quantitative and qualitative assessments to heighten focus on how things are done at an organization, baseline behaviors, surface risks, and measure progress.</w:t>
        </w:r>
      </w:ins>
    </w:p>
    <w:p w14:paraId="1C50C0E7" w14:textId="77777777" w:rsidR="001635BA" w:rsidRDefault="001635BA" w:rsidP="001635BA">
      <w:pPr>
        <w:pStyle w:val="RNABodyCopy-2ndABClist"/>
        <w:rPr>
          <w:ins w:id="845" w:author="Ayush Mittal" w:date="2019-04-29T14:12:00Z"/>
        </w:rPr>
      </w:pPr>
      <w:ins w:id="846" w:author="Ayush Mittal" w:date="2019-04-29T14:12:00Z">
        <w:r w:rsidRPr="00F63321">
          <w:rPr>
            <w:u w:val="single"/>
          </w:rPr>
          <w:t>Core architecture:</w:t>
        </w:r>
        <w:r>
          <w:t xml:space="preserve"> Refresh or re-imagine the core of an organization, its purpose and values, and the design of new frameworks, models, and mechanisms that animate behavior.</w:t>
        </w:r>
      </w:ins>
    </w:p>
    <w:p w14:paraId="61051523" w14:textId="77777777" w:rsidR="001635BA" w:rsidRDefault="001635BA" w:rsidP="001635BA">
      <w:pPr>
        <w:pStyle w:val="RNABodyCopy-2ndABClist"/>
        <w:rPr>
          <w:ins w:id="847" w:author="Ayush Mittal" w:date="2019-04-29T14:12:00Z"/>
        </w:rPr>
      </w:pPr>
      <w:ins w:id="848" w:author="Ayush Mittal" w:date="2019-04-29T14:12:00Z">
        <w:r w:rsidRPr="00F63321">
          <w:rPr>
            <w:u w:val="single"/>
          </w:rPr>
          <w:t>Applied how:</w:t>
        </w:r>
        <w:r>
          <w:t xml:space="preserve"> Focused efforts to tackle business issues through the lens of governance, culture and leadership, evolving organizations and helping colleagues learn by doing.</w:t>
        </w:r>
      </w:ins>
    </w:p>
    <w:p w14:paraId="1B08DAE6" w14:textId="77777777" w:rsidR="001635BA" w:rsidRPr="00A56EA5" w:rsidRDefault="001635BA" w:rsidP="001635BA">
      <w:pPr>
        <w:pStyle w:val="RNABodyCopy-2ndABClist"/>
        <w:rPr>
          <w:ins w:id="849" w:author="Ayush Mittal" w:date="2019-04-29T14:12:00Z"/>
        </w:rPr>
      </w:pPr>
      <w:ins w:id="850" w:author="Ayush Mittal" w:date="2019-04-29T14:12:00Z">
        <w:r w:rsidRPr="00F63321">
          <w:rPr>
            <w:u w:val="single"/>
          </w:rPr>
          <w:t>Education:</w:t>
        </w:r>
        <w:r>
          <w:t xml:space="preserve"> Experiential, online, mobile and gaming solutions to help scale values, new modes of behavior and inspirational leadership across an organization.</w:t>
        </w:r>
      </w:ins>
    </w:p>
    <w:p w14:paraId="7B1C01F7" w14:textId="533CE2A4" w:rsidR="0078710E" w:rsidRPr="00C00498" w:rsidDel="00182152" w:rsidRDefault="0078710E" w:rsidP="0078710E">
      <w:pPr>
        <w:pStyle w:val="RNABodyCopy"/>
        <w:rPr>
          <w:del w:id="851" w:author="Ayush Mittal" w:date="2019-04-29T13:40:00Z"/>
          <w:highlight w:val="yellow"/>
          <w:rPrChange w:id="852" w:author="Ayush Mittal" w:date="2019-04-26T15:10:00Z">
            <w:rPr>
              <w:del w:id="853" w:author="Ayush Mittal" w:date="2019-04-29T13:40:00Z"/>
            </w:rPr>
          </w:rPrChange>
        </w:rPr>
      </w:pPr>
      <w:del w:id="854" w:author="Ayush Mittal" w:date="2019-04-29T13:40:00Z">
        <w:r w:rsidRPr="00C00498" w:rsidDel="00182152">
          <w:rPr>
            <w:highlight w:val="yellow"/>
            <w:rPrChange w:id="855" w:author="Ayush Mittal" w:date="2019-04-26T15:10:00Z">
              <w:rPr/>
            </w:rPrChange>
          </w:rPr>
          <w:delText>Shire MRT</w:delText>
        </w:r>
        <w:r w:rsidR="00320E75" w:rsidRPr="00C00498" w:rsidDel="00182152">
          <w:rPr>
            <w:highlight w:val="yellow"/>
            <w:rPrChange w:id="856" w:author="Ayush Mittal" w:date="2019-04-26T15:10:00Z">
              <w:rPr/>
            </w:rPrChange>
          </w:rPr>
          <w:delText>’s</w:delText>
        </w:r>
        <w:r w:rsidRPr="00C00498" w:rsidDel="00182152">
          <w:rPr>
            <w:highlight w:val="yellow"/>
            <w:rPrChange w:id="857" w:author="Ayush Mittal" w:date="2019-04-26T15:10:00Z">
              <w:rPr/>
            </w:rPrChange>
          </w:rPr>
          <w:delText xml:space="preserve"> proprietary MRT Platform will help demonstrate mRNA delivery via intrathecal, intra-ocular and intra-articular administration.  Generally, manufacturing scalability and drug delivery are the most common hindrances faced by the developers of MRT</w:delText>
        </w:r>
        <w:r w:rsidR="00320E75" w:rsidRPr="00C00498" w:rsidDel="00182152">
          <w:rPr>
            <w:highlight w:val="yellow"/>
            <w:rPrChange w:id="858" w:author="Ayush Mittal" w:date="2019-04-26T15:10:00Z">
              <w:rPr/>
            </w:rPrChange>
          </w:rPr>
          <w:delText>,</w:delText>
        </w:r>
        <w:r w:rsidRPr="00C00498" w:rsidDel="00182152">
          <w:rPr>
            <w:highlight w:val="yellow"/>
            <w:rPrChange w:id="859" w:author="Ayush Mittal" w:date="2019-04-26T15:10:00Z">
              <w:rPr/>
            </w:rPrChange>
          </w:rPr>
          <w:delText xml:space="preserve"> </w:delText>
        </w:r>
        <w:r w:rsidR="00320E75" w:rsidRPr="00C00498" w:rsidDel="00182152">
          <w:rPr>
            <w:highlight w:val="yellow"/>
            <w:rPrChange w:id="860" w:author="Ayush Mittal" w:date="2019-04-26T15:10:00Z">
              <w:rPr/>
            </w:rPrChange>
          </w:rPr>
          <w:delText>however</w:delText>
        </w:r>
        <w:r w:rsidR="005031D9" w:rsidRPr="00C00498" w:rsidDel="00182152">
          <w:rPr>
            <w:highlight w:val="yellow"/>
            <w:rPrChange w:id="861" w:author="Ayush Mittal" w:date="2019-04-26T15:10:00Z">
              <w:rPr/>
            </w:rPrChange>
          </w:rPr>
          <w:delText>,</w:delText>
        </w:r>
        <w:r w:rsidR="00320E75" w:rsidRPr="00C00498" w:rsidDel="00182152">
          <w:rPr>
            <w:highlight w:val="yellow"/>
            <w:rPrChange w:id="862" w:author="Ayush Mittal" w:date="2019-04-26T15:10:00Z">
              <w:rPr/>
            </w:rPrChange>
          </w:rPr>
          <w:delText xml:space="preserve"> the MRT Platform</w:delText>
        </w:r>
        <w:r w:rsidRPr="00C00498" w:rsidDel="00182152">
          <w:rPr>
            <w:highlight w:val="yellow"/>
            <w:rPrChange w:id="863" w:author="Ayush Mittal" w:date="2019-04-26T15:10:00Z">
              <w:rPr/>
            </w:rPrChange>
          </w:rPr>
          <w:delText xml:space="preserve"> has overcome both the</w:delText>
        </w:r>
        <w:r w:rsidR="00320E75" w:rsidRPr="00C00498" w:rsidDel="00182152">
          <w:rPr>
            <w:highlight w:val="yellow"/>
            <w:rPrChange w:id="864" w:author="Ayush Mittal" w:date="2019-04-26T15:10:00Z">
              <w:rPr/>
            </w:rPrChange>
          </w:rPr>
          <w:delText>se</w:delText>
        </w:r>
        <w:r w:rsidRPr="00C00498" w:rsidDel="00182152">
          <w:rPr>
            <w:highlight w:val="yellow"/>
            <w:rPrChange w:id="865" w:author="Ayush Mittal" w:date="2019-04-26T15:10:00Z">
              <w:rPr/>
            </w:rPrChange>
          </w:rPr>
          <w:delText xml:space="preserve"> challenges.  The MRT Platform provides high quality mRNA with a large scale of production.  Furthermore, </w:delText>
        </w:r>
        <w:r w:rsidR="00320E75" w:rsidRPr="00C00498" w:rsidDel="00182152">
          <w:rPr>
            <w:highlight w:val="yellow"/>
            <w:rPrChange w:id="866" w:author="Ayush Mittal" w:date="2019-04-26T15:10:00Z">
              <w:rPr/>
            </w:rPrChange>
          </w:rPr>
          <w:delText>access</w:delText>
        </w:r>
        <w:r w:rsidRPr="00C00498" w:rsidDel="00182152">
          <w:rPr>
            <w:highlight w:val="yellow"/>
            <w:rPrChange w:id="867" w:author="Ayush Mittal" w:date="2019-04-26T15:10:00Z">
              <w:rPr/>
            </w:rPrChange>
          </w:rPr>
          <w:delText xml:space="preserve"> to most potent drug delivery agents </w:delText>
        </w:r>
        <w:r w:rsidR="00320E75" w:rsidRPr="00C00498" w:rsidDel="00182152">
          <w:rPr>
            <w:highlight w:val="yellow"/>
            <w:rPrChange w:id="868" w:author="Ayush Mittal" w:date="2019-04-26T15:10:00Z">
              <w:rPr/>
            </w:rPrChange>
          </w:rPr>
          <w:delText xml:space="preserve">via licensing </w:delText>
        </w:r>
        <w:r w:rsidRPr="00C00498" w:rsidDel="00182152">
          <w:rPr>
            <w:highlight w:val="yellow"/>
            <w:rPrChange w:id="869" w:author="Ayush Mittal" w:date="2019-04-26T15:10:00Z">
              <w:rPr/>
            </w:rPrChange>
          </w:rPr>
          <w:delText xml:space="preserve">and </w:delText>
        </w:r>
        <w:r w:rsidR="00320E75" w:rsidRPr="00C00498" w:rsidDel="00182152">
          <w:rPr>
            <w:highlight w:val="yellow"/>
            <w:rPrChange w:id="870" w:author="Ayush Mittal" w:date="2019-04-26T15:10:00Z">
              <w:rPr/>
            </w:rPrChange>
          </w:rPr>
          <w:delText>agreements</w:delText>
        </w:r>
        <w:r w:rsidRPr="00C00498" w:rsidDel="00182152">
          <w:rPr>
            <w:highlight w:val="yellow"/>
            <w:rPrChange w:id="871" w:author="Ayush Mittal" w:date="2019-04-26T15:10:00Z">
              <w:rPr/>
            </w:rPrChange>
          </w:rPr>
          <w:delText xml:space="preserve"> with the academic research institution </w:delText>
        </w:r>
        <w:r w:rsidR="00320E75" w:rsidRPr="00C00498" w:rsidDel="00182152">
          <w:rPr>
            <w:highlight w:val="yellow"/>
            <w:rPrChange w:id="872" w:author="Ayush Mittal" w:date="2019-04-26T15:10:00Z">
              <w:rPr/>
            </w:rPrChange>
          </w:rPr>
          <w:delText>will help strengthen the</w:delText>
        </w:r>
        <w:r w:rsidRPr="00C00498" w:rsidDel="00182152">
          <w:rPr>
            <w:highlight w:val="yellow"/>
            <w:rPrChange w:id="873" w:author="Ayush Mittal" w:date="2019-04-26T15:10:00Z">
              <w:rPr/>
            </w:rPrChange>
          </w:rPr>
          <w:delText xml:space="preserve"> </w:delText>
        </w:r>
        <w:r w:rsidR="00320E75" w:rsidRPr="00C00498" w:rsidDel="00182152">
          <w:rPr>
            <w:highlight w:val="yellow"/>
            <w:rPrChange w:id="874" w:author="Ayush Mittal" w:date="2019-04-26T15:10:00Z">
              <w:rPr/>
            </w:rPrChange>
          </w:rPr>
          <w:delText xml:space="preserve">drug </w:delText>
        </w:r>
        <w:r w:rsidRPr="00C00498" w:rsidDel="00182152">
          <w:rPr>
            <w:highlight w:val="yellow"/>
            <w:rPrChange w:id="875" w:author="Ayush Mittal" w:date="2019-04-26T15:10:00Z">
              <w:rPr/>
            </w:rPrChange>
          </w:rPr>
          <w:delText xml:space="preserve">delivery technology.  </w:delText>
        </w:r>
      </w:del>
    </w:p>
    <w:p w14:paraId="74CF5FE8" w14:textId="65C030DE" w:rsidR="00182152" w:rsidRPr="00C00498" w:rsidDel="001635BA" w:rsidRDefault="00182152" w:rsidP="0078710E">
      <w:pPr>
        <w:pStyle w:val="RNABodyCopy"/>
        <w:rPr>
          <w:del w:id="876" w:author="Ayush Mittal" w:date="2019-04-29T14:17:00Z"/>
          <w:highlight w:val="yellow"/>
          <w:rPrChange w:id="877" w:author="Ayush Mittal" w:date="2019-04-26T15:10:00Z">
            <w:rPr>
              <w:del w:id="878" w:author="Ayush Mittal" w:date="2019-04-29T14:17:00Z"/>
            </w:rPr>
          </w:rPrChange>
        </w:rPr>
      </w:pPr>
    </w:p>
    <w:p w14:paraId="7D84A2C6" w14:textId="59F94D3A" w:rsidR="0078710E" w:rsidRPr="00C00498" w:rsidDel="001635BA" w:rsidRDefault="00320E75" w:rsidP="0078710E">
      <w:pPr>
        <w:pStyle w:val="RNABodyCopy"/>
        <w:rPr>
          <w:del w:id="879" w:author="Ayush Mittal" w:date="2019-04-29T14:17:00Z"/>
          <w:highlight w:val="yellow"/>
          <w:rPrChange w:id="880" w:author="Ayush Mittal" w:date="2019-04-26T15:10:00Z">
            <w:rPr>
              <w:del w:id="881" w:author="Ayush Mittal" w:date="2019-04-29T14:17:00Z"/>
            </w:rPr>
          </w:rPrChange>
        </w:rPr>
      </w:pPr>
      <w:del w:id="882" w:author="Ayush Mittal" w:date="2019-04-29T14:17:00Z">
        <w:r w:rsidRPr="00C00498" w:rsidDel="001635BA">
          <w:rPr>
            <w:highlight w:val="yellow"/>
            <w:rPrChange w:id="883" w:author="Ayush Mittal" w:date="2019-04-26T15:10:00Z">
              <w:rPr/>
            </w:rPrChange>
          </w:rPr>
          <w:delText xml:space="preserve">The MRT Platform </w:delText>
        </w:r>
        <w:r w:rsidR="0078710E" w:rsidRPr="00C00498" w:rsidDel="001635BA">
          <w:rPr>
            <w:highlight w:val="yellow"/>
            <w:rPrChange w:id="884" w:author="Ayush Mittal" w:date="2019-04-26T15:10:00Z">
              <w:rPr/>
            </w:rPrChange>
          </w:rPr>
          <w:delText xml:space="preserve">has established POC efficacy in </w:delText>
        </w:r>
        <w:r w:rsidR="0062758D" w:rsidRPr="00C00498" w:rsidDel="001635BA">
          <w:rPr>
            <w:highlight w:val="yellow"/>
            <w:rPrChange w:id="885" w:author="Ayush Mittal" w:date="2019-04-26T15:10:00Z">
              <w:rPr/>
            </w:rPrChange>
          </w:rPr>
          <w:delText xml:space="preserve">a </w:delText>
        </w:r>
        <w:r w:rsidR="0078710E" w:rsidRPr="00C00498" w:rsidDel="001635BA">
          <w:rPr>
            <w:highlight w:val="yellow"/>
            <w:rPrChange w:id="886" w:author="Ayush Mittal" w:date="2019-04-26T15:10:00Z">
              <w:rPr/>
            </w:rPrChange>
          </w:rPr>
          <w:delText xml:space="preserve">wide range of animal models such as mouse, rat, rabbit, </w:delText>
        </w:r>
        <w:r w:rsidR="00651848" w:rsidRPr="00C00498" w:rsidDel="001635BA">
          <w:rPr>
            <w:highlight w:val="yellow"/>
            <w:rPrChange w:id="887" w:author="Ayush Mittal" w:date="2019-04-26T15:10:00Z">
              <w:rPr/>
            </w:rPrChange>
          </w:rPr>
          <w:delText xml:space="preserve">and </w:delText>
        </w:r>
        <w:r w:rsidR="0078710E" w:rsidRPr="00C00498" w:rsidDel="001635BA">
          <w:rPr>
            <w:highlight w:val="yellow"/>
            <w:rPrChange w:id="888" w:author="Ayush Mittal" w:date="2019-04-26T15:10:00Z">
              <w:rPr/>
            </w:rPrChange>
          </w:rPr>
          <w:delText>pig</w:delText>
        </w:r>
        <w:r w:rsidR="00651848" w:rsidRPr="00C00498" w:rsidDel="001635BA">
          <w:rPr>
            <w:highlight w:val="yellow"/>
            <w:rPrChange w:id="889" w:author="Ayush Mittal" w:date="2019-04-26T15:10:00Z">
              <w:rPr/>
            </w:rPrChange>
          </w:rPr>
          <w:delText>, and</w:delText>
        </w:r>
        <w:r w:rsidR="0062758D" w:rsidRPr="00C00498" w:rsidDel="001635BA">
          <w:rPr>
            <w:highlight w:val="yellow"/>
            <w:rPrChange w:id="890" w:author="Ayush Mittal" w:date="2019-04-26T15:10:00Z">
              <w:rPr/>
            </w:rPrChange>
          </w:rPr>
          <w:delText xml:space="preserve"> </w:delText>
        </w:r>
        <w:r w:rsidR="0078710E" w:rsidRPr="00C00498" w:rsidDel="001635BA">
          <w:rPr>
            <w:highlight w:val="yellow"/>
            <w:rPrChange w:id="891" w:author="Ayush Mittal" w:date="2019-04-26T15:10:00Z">
              <w:rPr/>
            </w:rPrChange>
          </w:rPr>
          <w:delText>has also demonstrated efficacy in multiple disease models and established safe and effective dosing using unmodified mRNA in small and large animals.  The MRT Platform has the potential for broad therapeutic applicability, as mRNA produces the desired protein endogenously where organs act as protein production factories for local or systemic therapy.  The application</w:delText>
        </w:r>
        <w:r w:rsidR="00651848" w:rsidRPr="00C00498" w:rsidDel="001635BA">
          <w:rPr>
            <w:highlight w:val="yellow"/>
            <w:rPrChange w:id="892" w:author="Ayush Mittal" w:date="2019-04-26T15:10:00Z">
              <w:rPr/>
            </w:rPrChange>
          </w:rPr>
          <w:delText>s</w:delText>
        </w:r>
        <w:r w:rsidR="0078710E" w:rsidRPr="00C00498" w:rsidDel="001635BA">
          <w:rPr>
            <w:highlight w:val="yellow"/>
            <w:rPrChange w:id="893" w:author="Ayush Mittal" w:date="2019-04-26T15:10:00Z">
              <w:rPr/>
            </w:rPrChange>
          </w:rPr>
          <w:delText xml:space="preserve"> of </w:delText>
        </w:r>
        <w:r w:rsidR="0062758D" w:rsidRPr="00C00498" w:rsidDel="001635BA">
          <w:rPr>
            <w:highlight w:val="yellow"/>
            <w:rPrChange w:id="894" w:author="Ayush Mittal" w:date="2019-04-26T15:10:00Z">
              <w:rPr/>
            </w:rPrChange>
          </w:rPr>
          <w:delText xml:space="preserve">the </w:delText>
        </w:r>
        <w:r w:rsidR="0078710E" w:rsidRPr="00C00498" w:rsidDel="001635BA">
          <w:rPr>
            <w:highlight w:val="yellow"/>
            <w:rPrChange w:id="895" w:author="Ayush Mittal" w:date="2019-04-26T15:10:00Z">
              <w:rPr/>
            </w:rPrChange>
          </w:rPr>
          <w:delText xml:space="preserve">MRT </w:delText>
        </w:r>
        <w:r w:rsidR="00651848" w:rsidRPr="00C00498" w:rsidDel="001635BA">
          <w:rPr>
            <w:highlight w:val="yellow"/>
            <w:rPrChange w:id="896" w:author="Ayush Mittal" w:date="2019-04-26T15:10:00Z">
              <w:rPr/>
            </w:rPrChange>
          </w:rPr>
          <w:delText xml:space="preserve">Platform </w:delText>
        </w:r>
        <w:r w:rsidR="0078710E" w:rsidRPr="00C00498" w:rsidDel="001635BA">
          <w:rPr>
            <w:highlight w:val="yellow"/>
            <w:rPrChange w:id="897" w:author="Ayush Mittal" w:date="2019-04-26T15:10:00Z">
              <w:rPr/>
            </w:rPrChange>
          </w:rPr>
          <w:delText>include chronic therapeutics, immunotherapy, and gene correction.</w:delText>
        </w:r>
        <w:r w:rsidR="0078710E" w:rsidRPr="00C00498" w:rsidDel="001635BA">
          <w:rPr>
            <w:highlight w:val="yellow"/>
            <w:vertAlign w:val="superscript"/>
            <w:rPrChange w:id="898" w:author="Ayush Mittal" w:date="2019-04-26T15:10:00Z">
              <w:rPr>
                <w:vertAlign w:val="superscript"/>
              </w:rPr>
            </w:rPrChange>
          </w:rPr>
          <w:footnoteReference w:id="12"/>
        </w:r>
      </w:del>
    </w:p>
    <w:p w14:paraId="53F82944" w14:textId="4C14A1CE" w:rsidR="004B6A84" w:rsidRPr="00C00498" w:rsidDel="001635BA" w:rsidRDefault="004B6A84" w:rsidP="004B6A84">
      <w:pPr>
        <w:pStyle w:val="RNABodyCopy"/>
        <w:rPr>
          <w:del w:id="901" w:author="Ayush Mittal" w:date="2019-04-29T14:17:00Z"/>
          <w:highlight w:val="yellow"/>
          <w:rPrChange w:id="902" w:author="Ayush Mittal" w:date="2019-04-26T15:10:00Z">
            <w:rPr>
              <w:del w:id="903" w:author="Ayush Mittal" w:date="2019-04-29T14:17:00Z"/>
            </w:rPr>
          </w:rPrChange>
        </w:rPr>
      </w:pPr>
    </w:p>
    <w:p w14:paraId="7254080A" w14:textId="5D3BC28E" w:rsidR="004B6A84" w:rsidRPr="00C00498" w:rsidDel="001635BA" w:rsidRDefault="004B6A84" w:rsidP="004B6A84">
      <w:pPr>
        <w:pStyle w:val="RNABodyCopy"/>
        <w:rPr>
          <w:del w:id="904" w:author="Ayush Mittal" w:date="2019-04-29T14:17:00Z"/>
          <w:highlight w:val="yellow"/>
          <w:rPrChange w:id="905" w:author="Ayush Mittal" w:date="2019-04-26T15:10:00Z">
            <w:rPr>
              <w:del w:id="906" w:author="Ayush Mittal" w:date="2019-04-29T14:17:00Z"/>
            </w:rPr>
          </w:rPrChange>
        </w:rPr>
      </w:pPr>
      <w:del w:id="907" w:author="Ayush Mittal" w:date="2019-04-29T14:17:00Z">
        <w:r w:rsidRPr="00C00498" w:rsidDel="001635BA">
          <w:rPr>
            <w:highlight w:val="yellow"/>
            <w:rPrChange w:id="908" w:author="Ayush Mittal" w:date="2019-04-26T15:10:00Z">
              <w:rPr/>
            </w:rPrChange>
          </w:rPr>
          <w:delText xml:space="preserve">The </w:delText>
        </w:r>
        <w:r w:rsidR="00060FCA" w:rsidRPr="00C00498" w:rsidDel="001635BA">
          <w:rPr>
            <w:highlight w:val="yellow"/>
            <w:rPrChange w:id="909" w:author="Ayush Mittal" w:date="2019-04-26T15:10:00Z">
              <w:rPr/>
            </w:rPrChange>
          </w:rPr>
          <w:delText xml:space="preserve">MRT Platform </w:delText>
        </w:r>
        <w:r w:rsidRPr="00C00498" w:rsidDel="001635BA">
          <w:rPr>
            <w:highlight w:val="yellow"/>
            <w:rPrChange w:id="910" w:author="Ayush Mittal" w:date="2019-04-26T15:10:00Z">
              <w:rPr/>
            </w:rPrChange>
          </w:rPr>
          <w:delText>technology has the potential to apply to a broad range of diseases</w:delText>
        </w:r>
        <w:r w:rsidR="0062758D" w:rsidRPr="00C00498" w:rsidDel="001635BA">
          <w:rPr>
            <w:highlight w:val="yellow"/>
            <w:rPrChange w:id="911" w:author="Ayush Mittal" w:date="2019-04-26T15:10:00Z">
              <w:rPr/>
            </w:rPrChange>
          </w:rPr>
          <w:delText xml:space="preserve">; </w:delText>
        </w:r>
        <w:r w:rsidRPr="00C00498" w:rsidDel="001635BA">
          <w:rPr>
            <w:highlight w:val="yellow"/>
            <w:rPrChange w:id="912" w:author="Ayush Mittal" w:date="2019-04-26T15:10:00Z">
              <w:rPr/>
            </w:rPrChange>
          </w:rPr>
          <w:delText>however</w:delText>
        </w:r>
        <w:r w:rsidR="0062758D" w:rsidRPr="00C00498" w:rsidDel="001635BA">
          <w:rPr>
            <w:highlight w:val="yellow"/>
            <w:rPrChange w:id="913" w:author="Ayush Mittal" w:date="2019-04-26T15:10:00Z">
              <w:rPr/>
            </w:rPrChange>
          </w:rPr>
          <w:delText>,</w:delText>
        </w:r>
        <w:r w:rsidRPr="00C00498" w:rsidDel="001635BA">
          <w:rPr>
            <w:highlight w:val="yellow"/>
            <w:rPrChange w:id="914" w:author="Ayush Mittal" w:date="2019-04-26T15:10:00Z">
              <w:rPr/>
            </w:rPrChange>
          </w:rPr>
          <w:delText xml:space="preserve"> its initial focus is on developing treatments for CF and OTC.  The</w:delText>
        </w:r>
        <w:r w:rsidR="00060FCA" w:rsidRPr="00C00498" w:rsidDel="001635BA">
          <w:rPr>
            <w:highlight w:val="yellow"/>
            <w:rPrChange w:id="915" w:author="Ayush Mittal" w:date="2019-04-26T15:10:00Z">
              <w:rPr/>
            </w:rPrChange>
          </w:rPr>
          <w:delText>se</w:delText>
        </w:r>
        <w:r w:rsidRPr="00C00498" w:rsidDel="001635BA">
          <w:rPr>
            <w:highlight w:val="yellow"/>
            <w:rPrChange w:id="916" w:author="Ayush Mittal" w:date="2019-04-26T15:10:00Z">
              <w:rPr/>
            </w:rPrChange>
          </w:rPr>
          <w:delText xml:space="preserve"> indications meet important criteria for </w:delText>
        </w:r>
        <w:r w:rsidR="0062758D" w:rsidRPr="00C00498" w:rsidDel="001635BA">
          <w:rPr>
            <w:highlight w:val="yellow"/>
            <w:rPrChange w:id="917" w:author="Ayush Mittal" w:date="2019-04-26T15:10:00Z">
              <w:rPr/>
            </w:rPrChange>
          </w:rPr>
          <w:delText xml:space="preserve">the </w:delText>
        </w:r>
        <w:r w:rsidRPr="00C00498" w:rsidDel="001635BA">
          <w:rPr>
            <w:highlight w:val="yellow"/>
            <w:rPrChange w:id="918" w:author="Ayush Mittal" w:date="2019-04-26T15:10:00Z">
              <w:rPr/>
            </w:rPrChange>
          </w:rPr>
          <w:delText xml:space="preserve">first MRT development programs.  The prioritized disease areas possess high unmet need, strong scientific rationale, and the potential for rapid clinical de-risking of the MRT approach.  To accelerate the drug development process in these two areas, the Company closed the Transaction.  </w:delText>
        </w:r>
      </w:del>
    </w:p>
    <w:p w14:paraId="1CC56EE1" w14:textId="58A3AC22" w:rsidR="004B6A84" w:rsidRPr="00C00498" w:rsidDel="001635BA" w:rsidRDefault="004B6A84" w:rsidP="004B6A84">
      <w:pPr>
        <w:pStyle w:val="RNABodyCopy"/>
        <w:rPr>
          <w:del w:id="919" w:author="Ayush Mittal" w:date="2019-04-29T14:17:00Z"/>
          <w:highlight w:val="yellow"/>
          <w:rPrChange w:id="920" w:author="Ayush Mittal" w:date="2019-04-26T15:10:00Z">
            <w:rPr>
              <w:del w:id="921" w:author="Ayush Mittal" w:date="2019-04-29T14:17:00Z"/>
            </w:rPr>
          </w:rPrChange>
        </w:rPr>
      </w:pPr>
    </w:p>
    <w:p w14:paraId="5D3B8255" w14:textId="5EB24C12" w:rsidR="004B6A84" w:rsidRPr="00C00498" w:rsidDel="001635BA" w:rsidRDefault="004B6A84" w:rsidP="004B6A84">
      <w:pPr>
        <w:pStyle w:val="RNABodyCopy"/>
        <w:keepNext/>
        <w:jc w:val="center"/>
        <w:rPr>
          <w:del w:id="922" w:author="Ayush Mittal" w:date="2019-04-29T14:17:00Z"/>
          <w:i/>
          <w:highlight w:val="yellow"/>
          <w:rPrChange w:id="923" w:author="Ayush Mittal" w:date="2019-04-26T15:10:00Z">
            <w:rPr>
              <w:del w:id="924" w:author="Ayush Mittal" w:date="2019-04-29T14:17:00Z"/>
              <w:i/>
            </w:rPr>
          </w:rPrChange>
        </w:rPr>
      </w:pPr>
      <w:del w:id="925" w:author="Ayush Mittal" w:date="2019-04-29T14:17:00Z">
        <w:r w:rsidRPr="00C00498" w:rsidDel="001635BA">
          <w:rPr>
            <w:i/>
            <w:highlight w:val="yellow"/>
            <w:rPrChange w:id="926" w:author="Ayush Mittal" w:date="2019-04-26T15:10:00Z">
              <w:rPr>
                <w:i/>
              </w:rPr>
            </w:rPrChange>
          </w:rPr>
          <w:delText>Figure 1: Summary of RNA platforms</w:delText>
        </w:r>
      </w:del>
    </w:p>
    <w:p w14:paraId="4F03D37D" w14:textId="372151A3" w:rsidR="004B6A84" w:rsidRPr="00C00498" w:rsidDel="001635BA" w:rsidRDefault="004B6A84" w:rsidP="004B6A84">
      <w:pPr>
        <w:pStyle w:val="RNABodyCopy"/>
        <w:keepNext/>
        <w:jc w:val="center"/>
        <w:rPr>
          <w:del w:id="927" w:author="Ayush Mittal" w:date="2019-04-29T14:17:00Z"/>
          <w:i/>
          <w:highlight w:val="yellow"/>
          <w:rPrChange w:id="928" w:author="Ayush Mittal" w:date="2019-04-26T15:10:00Z">
            <w:rPr>
              <w:del w:id="929" w:author="Ayush Mittal" w:date="2019-04-29T14:17:00Z"/>
              <w:i/>
            </w:rPr>
          </w:rPrChange>
        </w:rPr>
      </w:pPr>
      <w:del w:id="930" w:author="Ayush Mittal" w:date="2019-04-29T14:17:00Z">
        <w:r w:rsidRPr="00C00498" w:rsidDel="001635BA">
          <w:rPr>
            <w:i/>
            <w:noProof/>
            <w:highlight w:val="yellow"/>
            <w:rPrChange w:id="931" w:author="Ayush Mittal" w:date="2019-04-26T15:10:00Z">
              <w:rPr>
                <w:i/>
                <w:noProof/>
              </w:rPr>
            </w:rPrChange>
          </w:rPr>
          <w:drawing>
            <wp:anchor distT="0" distB="0" distL="114300" distR="114300" simplePos="0" relativeHeight="251674624" behindDoc="0" locked="0" layoutInCell="1" allowOverlap="1" wp14:anchorId="42EBED91" wp14:editId="581AE420">
              <wp:simplePos x="0" y="0"/>
              <wp:positionH relativeFrom="margin">
                <wp:posOffset>5080</wp:posOffset>
              </wp:positionH>
              <wp:positionV relativeFrom="paragraph">
                <wp:posOffset>252730</wp:posOffset>
              </wp:positionV>
              <wp:extent cx="6384290" cy="2806700"/>
              <wp:effectExtent l="19050" t="19050" r="16510" b="1270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384290" cy="2806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del>
    </w:p>
    <w:p w14:paraId="60D54FBB" w14:textId="1445B614" w:rsidR="004B6A84" w:rsidRPr="00C00498" w:rsidDel="001635BA" w:rsidRDefault="004B6A84" w:rsidP="004B6A84">
      <w:pPr>
        <w:pStyle w:val="RNABodyCopy"/>
        <w:rPr>
          <w:del w:id="932" w:author="Ayush Mittal" w:date="2019-04-29T14:17:00Z"/>
          <w:highlight w:val="yellow"/>
          <w:rPrChange w:id="933" w:author="Ayush Mittal" w:date="2019-04-26T15:10:00Z">
            <w:rPr>
              <w:del w:id="934" w:author="Ayush Mittal" w:date="2019-04-29T14:17:00Z"/>
            </w:rPr>
          </w:rPrChange>
        </w:rPr>
      </w:pPr>
    </w:p>
    <w:p w14:paraId="7260934B" w14:textId="392BD1AE" w:rsidR="004B6A84" w:rsidRPr="00C00498" w:rsidDel="001635BA" w:rsidRDefault="004B6A84" w:rsidP="004B6A84">
      <w:pPr>
        <w:pStyle w:val="RNABodyCopy"/>
        <w:rPr>
          <w:del w:id="935" w:author="Ayush Mittal" w:date="2019-04-29T14:17:00Z"/>
          <w:highlight w:val="yellow"/>
          <w:rPrChange w:id="936" w:author="Ayush Mittal" w:date="2019-04-26T15:10:00Z">
            <w:rPr>
              <w:del w:id="937" w:author="Ayush Mittal" w:date="2019-04-29T14:17:00Z"/>
            </w:rPr>
          </w:rPrChange>
        </w:rPr>
      </w:pPr>
      <w:del w:id="938" w:author="Ayush Mittal" w:date="2019-04-29T14:17:00Z">
        <w:r w:rsidRPr="00C00498" w:rsidDel="001635BA">
          <w:rPr>
            <w:highlight w:val="yellow"/>
            <w:rPrChange w:id="939" w:author="Ayush Mittal" w:date="2019-04-26T15:10:00Z">
              <w:rPr/>
            </w:rPrChange>
          </w:rPr>
          <w:delText>The Company expects that the Transaction would enable it to expand its therapeutic approach and will provide it access to a wider combined drug program portfolio.  The combined entity would contain three distinct RNA platforms – transcriptional, post-transcriptional, and MRT.  All the platforms are protected by extensive IP portfolio</w:delText>
        </w:r>
        <w:r w:rsidR="00DD15DF" w:rsidRPr="00C00498" w:rsidDel="001635BA">
          <w:rPr>
            <w:highlight w:val="yellow"/>
            <w:rPrChange w:id="940" w:author="Ayush Mittal" w:date="2019-04-26T15:10:00Z">
              <w:rPr/>
            </w:rPrChange>
          </w:rPr>
          <w:delText>s</w:delText>
        </w:r>
        <w:r w:rsidRPr="00C00498" w:rsidDel="001635BA">
          <w:rPr>
            <w:highlight w:val="yellow"/>
            <w:rPrChange w:id="941" w:author="Ayush Mittal" w:date="2019-04-26T15:10:00Z">
              <w:rPr/>
            </w:rPrChange>
          </w:rPr>
          <w:delText>.</w:delText>
        </w:r>
      </w:del>
    </w:p>
    <w:p w14:paraId="7DFFA6B1" w14:textId="6117E523" w:rsidR="004B6A84" w:rsidRPr="00C00498" w:rsidDel="001635BA" w:rsidRDefault="004B6A84" w:rsidP="004B6A84">
      <w:pPr>
        <w:pStyle w:val="RNABodyCopy"/>
        <w:rPr>
          <w:del w:id="942" w:author="Ayush Mittal" w:date="2019-04-29T14:17:00Z"/>
          <w:highlight w:val="yellow"/>
          <w:rPrChange w:id="943" w:author="Ayush Mittal" w:date="2019-04-26T15:10:00Z">
            <w:rPr>
              <w:del w:id="944" w:author="Ayush Mittal" w:date="2019-04-29T14:17:00Z"/>
            </w:rPr>
          </w:rPrChange>
        </w:rPr>
      </w:pPr>
    </w:p>
    <w:p w14:paraId="53AADDA5" w14:textId="0ADD3301" w:rsidR="004B6A84" w:rsidRPr="00C00498" w:rsidDel="001635BA" w:rsidRDefault="004B6A84" w:rsidP="004B6A84">
      <w:pPr>
        <w:pStyle w:val="RNABodyCopy"/>
        <w:rPr>
          <w:del w:id="945" w:author="Ayush Mittal" w:date="2019-04-29T14:17:00Z"/>
        </w:rPr>
      </w:pPr>
      <w:del w:id="946" w:author="Ayush Mittal" w:date="2019-04-29T14:17:00Z">
        <w:r w:rsidRPr="00C00498" w:rsidDel="001635BA">
          <w:rPr>
            <w:highlight w:val="yellow"/>
            <w:rPrChange w:id="947" w:author="Ayush Mittal" w:date="2019-04-26T15:10:00Z">
              <w:rPr/>
            </w:rPrChange>
          </w:rPr>
          <w:delText xml:space="preserve">The Company expects to file </w:delText>
        </w:r>
        <w:r w:rsidR="00DD15DF" w:rsidRPr="00C00498" w:rsidDel="001635BA">
          <w:rPr>
            <w:highlight w:val="yellow"/>
            <w:rPrChange w:id="948" w:author="Ayush Mittal" w:date="2019-04-26T15:10:00Z">
              <w:rPr/>
            </w:rPrChange>
          </w:rPr>
          <w:delText xml:space="preserve">an </w:delText>
        </w:r>
        <w:r w:rsidRPr="00C00498" w:rsidDel="001635BA">
          <w:rPr>
            <w:highlight w:val="yellow"/>
            <w:rPrChange w:id="949" w:author="Ayush Mittal" w:date="2019-04-26T15:10:00Z">
              <w:rPr/>
            </w:rPrChange>
          </w:rPr>
          <w:delText xml:space="preserve">IND for its CF drug by </w:delText>
        </w:r>
        <w:r w:rsidR="00DD15DF" w:rsidRPr="00C00498" w:rsidDel="001635BA">
          <w:rPr>
            <w:highlight w:val="yellow"/>
            <w:rPrChange w:id="950" w:author="Ayush Mittal" w:date="2019-04-26T15:10:00Z">
              <w:rPr/>
            </w:rPrChange>
          </w:rPr>
          <w:delText xml:space="preserve">the </w:delText>
        </w:r>
        <w:r w:rsidRPr="00C00498" w:rsidDel="001635BA">
          <w:rPr>
            <w:highlight w:val="yellow"/>
            <w:rPrChange w:id="951" w:author="Ayush Mittal" w:date="2019-04-26T15:10:00Z">
              <w:rPr/>
            </w:rPrChange>
          </w:rPr>
          <w:delText xml:space="preserve">fourth quarter of 2017, and the IND filing for OTC is expected by </w:delText>
        </w:r>
        <w:r w:rsidR="00DD15DF" w:rsidRPr="00C00498" w:rsidDel="001635BA">
          <w:rPr>
            <w:highlight w:val="yellow"/>
            <w:rPrChange w:id="952" w:author="Ayush Mittal" w:date="2019-04-26T15:10:00Z">
              <w:rPr/>
            </w:rPrChange>
          </w:rPr>
          <w:delText xml:space="preserve">the </w:delText>
        </w:r>
        <w:r w:rsidRPr="00C00498" w:rsidDel="001635BA">
          <w:rPr>
            <w:highlight w:val="yellow"/>
            <w:rPrChange w:id="953" w:author="Ayush Mittal" w:date="2019-04-26T15:10:00Z">
              <w:rPr/>
            </w:rPrChange>
          </w:rPr>
          <w:delText>first quarter of 2018, as noted in the figure below:</w:delText>
        </w:r>
        <w:r w:rsidRPr="00C00498" w:rsidDel="001635BA">
          <w:rPr>
            <w:rStyle w:val="FootnoteReference"/>
            <w:highlight w:val="yellow"/>
            <w:rPrChange w:id="954" w:author="Ayush Mittal" w:date="2019-04-26T15:10:00Z">
              <w:rPr>
                <w:rStyle w:val="FootnoteReference"/>
              </w:rPr>
            </w:rPrChange>
          </w:rPr>
          <w:footnoteReference w:id="13"/>
        </w:r>
      </w:del>
    </w:p>
    <w:p w14:paraId="5D05DAD5" w14:textId="62FA66FB" w:rsidR="004B6A84" w:rsidRPr="00C00498" w:rsidDel="001635BA" w:rsidRDefault="004B6A84" w:rsidP="004B6A84">
      <w:pPr>
        <w:pStyle w:val="RNABodyCopy"/>
        <w:rPr>
          <w:del w:id="957" w:author="Ayush Mittal" w:date="2019-04-29T14:17:00Z"/>
        </w:rPr>
      </w:pPr>
    </w:p>
    <w:p w14:paraId="44A8F9B1" w14:textId="2BE03BB8" w:rsidR="004B6A84" w:rsidRPr="00C00498" w:rsidDel="001635BA" w:rsidRDefault="004B6A84" w:rsidP="004B6A84">
      <w:pPr>
        <w:pStyle w:val="RNABodyCopy"/>
        <w:keepNext/>
        <w:keepLines/>
        <w:jc w:val="center"/>
        <w:rPr>
          <w:del w:id="958" w:author="Ayush Mittal" w:date="2019-04-29T14:17:00Z"/>
          <w:i/>
        </w:rPr>
      </w:pPr>
      <w:del w:id="959" w:author="Ayush Mittal" w:date="2019-04-29T14:17:00Z">
        <w:r w:rsidRPr="00C00498" w:rsidDel="001635BA">
          <w:rPr>
            <w:i/>
          </w:rPr>
          <w:delText>Figure 2: Key Events Timeline</w:delText>
        </w:r>
      </w:del>
    </w:p>
    <w:p w14:paraId="217FCCC0" w14:textId="2A29003C" w:rsidR="004B6A84" w:rsidRPr="00C00498" w:rsidDel="001635BA" w:rsidRDefault="004B6A84" w:rsidP="004B6A84">
      <w:pPr>
        <w:pStyle w:val="RNABodyCopy"/>
        <w:keepNext/>
        <w:keepLines/>
        <w:jc w:val="center"/>
        <w:rPr>
          <w:del w:id="960" w:author="Ayush Mittal" w:date="2019-04-29T14:17:00Z"/>
          <w:i/>
        </w:rPr>
      </w:pPr>
      <w:del w:id="961" w:author="Ayush Mittal" w:date="2019-04-29T14:17:00Z">
        <w:r w:rsidRPr="00C00498" w:rsidDel="001635BA">
          <w:rPr>
            <w:noProof/>
          </w:rPr>
          <w:drawing>
            <wp:anchor distT="0" distB="0" distL="114300" distR="114300" simplePos="0" relativeHeight="251673600" behindDoc="0" locked="0" layoutInCell="1" allowOverlap="1" wp14:anchorId="248E01B6" wp14:editId="76E474DC">
              <wp:simplePos x="0" y="0"/>
              <wp:positionH relativeFrom="margin">
                <wp:align>right</wp:align>
              </wp:positionH>
              <wp:positionV relativeFrom="paragraph">
                <wp:posOffset>285750</wp:posOffset>
              </wp:positionV>
              <wp:extent cx="6391275" cy="3669030"/>
              <wp:effectExtent l="19050" t="19050" r="28575" b="266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A2.jpg"/>
                      <pic:cNvPicPr/>
                    </pic:nvPicPr>
                    <pic:blipFill rotWithShape="1">
                      <a:blip r:embed="rId14"/>
                      <a:srcRect l="1042" r="1042"/>
                      <a:stretch/>
                    </pic:blipFill>
                    <pic:spPr bwMode="auto">
                      <a:xfrm>
                        <a:off x="0" y="0"/>
                        <a:ext cx="6391275" cy="36690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3EDEA63C" w14:textId="77777777" w:rsidR="004B6A84" w:rsidRPr="00C00498" w:rsidRDefault="004B6A84" w:rsidP="004B6A84">
      <w:pPr>
        <w:rPr>
          <w:rFonts w:ascii="Georgia" w:hAnsi="Georgia"/>
        </w:rPr>
      </w:pPr>
    </w:p>
    <w:p w14:paraId="16F571D0" w14:textId="77777777" w:rsidR="004B6A84" w:rsidRPr="00C00498" w:rsidRDefault="004B6A84" w:rsidP="004B6A84">
      <w:pPr>
        <w:pStyle w:val="RNAHeadlineB"/>
        <w:outlineLvl w:val="1"/>
        <w:rPr>
          <w:rFonts w:ascii="Georgia" w:hAnsi="Georgia"/>
        </w:rPr>
      </w:pPr>
      <w:bookmarkStart w:id="962" w:name="_Toc477980378"/>
      <w:bookmarkStart w:id="963" w:name="_Toc481756157"/>
      <w:r w:rsidRPr="00C00498">
        <w:rPr>
          <w:rFonts w:ascii="Georgia" w:hAnsi="Georgia"/>
        </w:rPr>
        <w:t>Intellectual Property</w:t>
      </w:r>
      <w:bookmarkEnd w:id="962"/>
      <w:bookmarkEnd w:id="963"/>
    </w:p>
    <w:p w14:paraId="1FA759FE" w14:textId="77777777" w:rsidR="000E648A" w:rsidRPr="00325D27" w:rsidRDefault="000E648A">
      <w:pPr>
        <w:pStyle w:val="RNABodyCopy"/>
        <w:rPr>
          <w:ins w:id="964" w:author="Ayush Mittal" w:date="2019-04-29T15:01:00Z"/>
        </w:rPr>
      </w:pPr>
      <w:ins w:id="965" w:author="Ayush Mittal" w:date="2019-04-29T15:01:00Z">
        <w:r w:rsidRPr="00325D27">
          <w:t>In June 2013, the Company was issued a patent titled “Knowledge Management System”.  It includes a mapping engine configured to receive responses for a survey campaign completed by a participant and a set of rules configured to map the survey responses to a set of knowledge resources.</w:t>
        </w:r>
        <w:r w:rsidRPr="00325D27">
          <w:rPr>
            <w:rStyle w:val="FootnoteReference"/>
            <w:rFonts w:ascii="Times New Roman" w:hAnsi="Times New Roman"/>
          </w:rPr>
          <w:footnoteReference w:id="14"/>
        </w:r>
        <w:r w:rsidRPr="00325D27">
          <w:t xml:space="preserve">  </w:t>
        </w:r>
      </w:ins>
    </w:p>
    <w:p w14:paraId="611C0776" w14:textId="1F97DA88" w:rsidR="004B6A84" w:rsidRPr="00C00498" w:rsidDel="000E648A" w:rsidRDefault="00A21D7B" w:rsidP="004B6A84">
      <w:pPr>
        <w:pStyle w:val="RNABodyCopy"/>
        <w:rPr>
          <w:del w:id="970" w:author="Ayush Mittal" w:date="2019-04-29T15:01:00Z"/>
          <w:highlight w:val="yellow"/>
          <w:rPrChange w:id="971" w:author="Ayush Mittal" w:date="2019-04-26T15:10:00Z">
            <w:rPr>
              <w:del w:id="972" w:author="Ayush Mittal" w:date="2019-04-29T15:01:00Z"/>
            </w:rPr>
          </w:rPrChange>
        </w:rPr>
      </w:pPr>
      <w:del w:id="973" w:author="Ayush Mittal" w:date="2019-04-29T15:01:00Z">
        <w:r w:rsidRPr="00C00498" w:rsidDel="000E648A">
          <w:rPr>
            <w:highlight w:val="yellow"/>
            <w:rPrChange w:id="974" w:author="Ayush Mittal" w:date="2019-04-26T15:10:00Z">
              <w:rPr/>
            </w:rPrChange>
          </w:rPr>
          <w:delText>T</w:delText>
        </w:r>
        <w:r w:rsidR="004B6A84" w:rsidRPr="00C00498" w:rsidDel="000E648A">
          <w:rPr>
            <w:highlight w:val="yellow"/>
            <w:rPrChange w:id="975" w:author="Ayush Mittal" w:date="2019-04-26T15:10:00Z">
              <w:rPr/>
            </w:rPrChange>
          </w:rPr>
          <w:delText xml:space="preserve">he MRT </w:delText>
        </w:r>
        <w:r w:rsidR="00DE3104" w:rsidRPr="00C00498" w:rsidDel="000E648A">
          <w:rPr>
            <w:highlight w:val="yellow"/>
            <w:rPrChange w:id="976" w:author="Ayush Mittal" w:date="2019-04-26T15:10:00Z">
              <w:rPr/>
            </w:rPrChange>
          </w:rPr>
          <w:delText>P</w:delText>
        </w:r>
        <w:r w:rsidR="004B6A84" w:rsidRPr="00C00498" w:rsidDel="000E648A">
          <w:rPr>
            <w:highlight w:val="yellow"/>
            <w:rPrChange w:id="977" w:author="Ayush Mittal" w:date="2019-04-26T15:10:00Z">
              <w:rPr/>
            </w:rPrChange>
          </w:rPr>
          <w:delText>latform has a broad IP portfolio, addressing all areas of mRNA development, with more than 35 patent families and over 50 patent applications (245 filings worldwide).  These patents are related to the following technologies:</w:delText>
        </w:r>
      </w:del>
    </w:p>
    <w:p w14:paraId="0B571DFA" w14:textId="0D7A23FE" w:rsidR="004B6A84" w:rsidRPr="00C00498" w:rsidDel="00E94ECD" w:rsidRDefault="004B6A84" w:rsidP="004B6A84">
      <w:pPr>
        <w:pStyle w:val="RNABodyCopy"/>
        <w:rPr>
          <w:del w:id="978" w:author="Ayush Mittal" w:date="2019-04-29T15:22:00Z"/>
          <w:highlight w:val="yellow"/>
          <w:rPrChange w:id="979" w:author="Ayush Mittal" w:date="2019-04-26T15:10:00Z">
            <w:rPr>
              <w:del w:id="980" w:author="Ayush Mittal" w:date="2019-04-29T15:22:00Z"/>
            </w:rPr>
          </w:rPrChange>
        </w:rPr>
      </w:pPr>
    </w:p>
    <w:p w14:paraId="2825A6B6" w14:textId="2E66B7D9" w:rsidR="004B6A84" w:rsidRPr="00C00498" w:rsidDel="00E94ECD" w:rsidRDefault="004B6A84" w:rsidP="004B6A84">
      <w:pPr>
        <w:pStyle w:val="RNABodyCopy"/>
        <w:numPr>
          <w:ilvl w:val="0"/>
          <w:numId w:val="75"/>
        </w:numPr>
        <w:ind w:left="1080" w:hanging="720"/>
        <w:rPr>
          <w:del w:id="981" w:author="Ayush Mittal" w:date="2019-04-29T15:22:00Z"/>
          <w:highlight w:val="yellow"/>
          <w:rPrChange w:id="982" w:author="Ayush Mittal" w:date="2019-04-26T15:10:00Z">
            <w:rPr>
              <w:del w:id="983" w:author="Ayush Mittal" w:date="2019-04-29T15:22:00Z"/>
            </w:rPr>
          </w:rPrChange>
        </w:rPr>
      </w:pPr>
      <w:del w:id="984" w:author="Ayush Mittal" w:date="2019-04-29T15:22:00Z">
        <w:r w:rsidRPr="00C00498" w:rsidDel="00E94ECD">
          <w:rPr>
            <w:highlight w:val="yellow"/>
            <w:rPrChange w:id="985" w:author="Ayush Mittal" w:date="2019-04-26T15:10:00Z">
              <w:rPr/>
            </w:rPrChange>
          </w:rPr>
          <w:delText>Production of proteins, antibodies, nucleases, virus;</w:delText>
        </w:r>
      </w:del>
    </w:p>
    <w:p w14:paraId="47795202" w14:textId="21B986DB" w:rsidR="004B6A84" w:rsidRPr="00C00498" w:rsidDel="00E94ECD" w:rsidRDefault="004B6A84" w:rsidP="004B6A84">
      <w:pPr>
        <w:pStyle w:val="RNABodyCopy"/>
        <w:numPr>
          <w:ilvl w:val="0"/>
          <w:numId w:val="75"/>
        </w:numPr>
        <w:ind w:left="1080" w:hanging="720"/>
        <w:rPr>
          <w:del w:id="986" w:author="Ayush Mittal" w:date="2019-04-29T15:22:00Z"/>
          <w:highlight w:val="yellow"/>
          <w:rPrChange w:id="987" w:author="Ayush Mittal" w:date="2019-04-26T15:10:00Z">
            <w:rPr>
              <w:del w:id="988" w:author="Ayush Mittal" w:date="2019-04-29T15:22:00Z"/>
            </w:rPr>
          </w:rPrChange>
        </w:rPr>
      </w:pPr>
      <w:del w:id="989" w:author="Ayush Mittal" w:date="2019-04-29T15:22:00Z">
        <w:r w:rsidRPr="00C00498" w:rsidDel="00E94ECD">
          <w:rPr>
            <w:highlight w:val="yellow"/>
            <w:rPrChange w:id="990" w:author="Ayush Mittal" w:date="2019-04-26T15:10:00Z">
              <w:rPr/>
            </w:rPrChange>
          </w:rPr>
          <w:delText xml:space="preserve">Delivery to liver, pulmonary, </w:delText>
        </w:r>
        <w:r w:rsidR="001812CE" w:rsidRPr="00C00498" w:rsidDel="00E94ECD">
          <w:rPr>
            <w:highlight w:val="yellow"/>
            <w:rPrChange w:id="991" w:author="Ayush Mittal" w:date="2019-04-26T15:10:00Z">
              <w:rPr/>
            </w:rPrChange>
          </w:rPr>
          <w:delText>central nervous system</w:delText>
        </w:r>
        <w:r w:rsidRPr="00C00498" w:rsidDel="00E94ECD">
          <w:rPr>
            <w:highlight w:val="yellow"/>
            <w:rPrChange w:id="992" w:author="Ayush Mittal" w:date="2019-04-26T15:10:00Z">
              <w:rPr/>
            </w:rPrChange>
          </w:rPr>
          <w:delText>, ocular, articular;</w:delText>
        </w:r>
      </w:del>
    </w:p>
    <w:p w14:paraId="144BF1EB" w14:textId="5CAEF70C" w:rsidR="004B6A84" w:rsidRPr="00C00498" w:rsidDel="00E94ECD" w:rsidRDefault="004B6A84" w:rsidP="004B6A84">
      <w:pPr>
        <w:pStyle w:val="RNABodyCopy"/>
        <w:numPr>
          <w:ilvl w:val="0"/>
          <w:numId w:val="75"/>
        </w:numPr>
        <w:ind w:left="1080" w:hanging="720"/>
        <w:rPr>
          <w:del w:id="993" w:author="Ayush Mittal" w:date="2019-04-29T15:22:00Z"/>
          <w:highlight w:val="yellow"/>
          <w:rPrChange w:id="994" w:author="Ayush Mittal" w:date="2019-04-26T15:10:00Z">
            <w:rPr>
              <w:del w:id="995" w:author="Ayush Mittal" w:date="2019-04-29T15:22:00Z"/>
            </w:rPr>
          </w:rPrChange>
        </w:rPr>
      </w:pPr>
      <w:del w:id="996" w:author="Ayush Mittal" w:date="2019-04-29T15:22:00Z">
        <w:r w:rsidRPr="00C00498" w:rsidDel="00E94ECD">
          <w:rPr>
            <w:highlight w:val="yellow"/>
            <w:rPrChange w:id="997" w:author="Ayush Mittal" w:date="2019-04-26T15:10:00Z">
              <w:rPr/>
            </w:rPrChange>
          </w:rPr>
          <w:delText>Treatment of UCDs, LSDs, CFTR, Pompe disease, PKU;</w:delText>
        </w:r>
      </w:del>
    </w:p>
    <w:p w14:paraId="408C7A05" w14:textId="58C83C0C" w:rsidR="004B6A84" w:rsidRPr="00C00498" w:rsidDel="00E94ECD" w:rsidRDefault="004B6A84" w:rsidP="004B6A84">
      <w:pPr>
        <w:pStyle w:val="RNABodyCopy"/>
        <w:numPr>
          <w:ilvl w:val="0"/>
          <w:numId w:val="75"/>
        </w:numPr>
        <w:ind w:left="1080" w:hanging="720"/>
        <w:rPr>
          <w:del w:id="998" w:author="Ayush Mittal" w:date="2019-04-29T15:22:00Z"/>
          <w:highlight w:val="yellow"/>
          <w:rPrChange w:id="999" w:author="Ayush Mittal" w:date="2019-04-26T15:10:00Z">
            <w:rPr>
              <w:del w:id="1000" w:author="Ayush Mittal" w:date="2019-04-29T15:22:00Z"/>
            </w:rPr>
          </w:rPrChange>
        </w:rPr>
      </w:pPr>
      <w:del w:id="1001" w:author="Ayush Mittal" w:date="2019-04-29T15:22:00Z">
        <w:r w:rsidRPr="00C00498" w:rsidDel="00E94ECD">
          <w:rPr>
            <w:highlight w:val="yellow"/>
            <w:rPrChange w:id="1002" w:author="Ayush Mittal" w:date="2019-04-26T15:10:00Z">
              <w:rPr/>
            </w:rPrChange>
          </w:rPr>
          <w:delText>Composition of matter for mRNA / lipids / polymers / LNP;</w:delText>
        </w:r>
      </w:del>
    </w:p>
    <w:p w14:paraId="6831EDC0" w14:textId="5BE5119D" w:rsidR="004B6A84" w:rsidRPr="00C00498" w:rsidDel="00E94ECD" w:rsidRDefault="004B6A84">
      <w:pPr>
        <w:pStyle w:val="RNABodyCopy"/>
        <w:numPr>
          <w:ilvl w:val="0"/>
          <w:numId w:val="75"/>
        </w:numPr>
        <w:ind w:left="1080" w:hanging="720"/>
        <w:rPr>
          <w:del w:id="1003" w:author="Ayush Mittal" w:date="2019-04-29T15:22:00Z"/>
          <w:highlight w:val="yellow"/>
          <w:rPrChange w:id="1004" w:author="Ayush Mittal" w:date="2019-04-26T15:10:00Z">
            <w:rPr>
              <w:del w:id="1005" w:author="Ayush Mittal" w:date="2019-04-29T15:22:00Z"/>
            </w:rPr>
          </w:rPrChange>
        </w:rPr>
      </w:pPr>
      <w:del w:id="1006" w:author="Ayush Mittal" w:date="2019-04-29T15:22:00Z">
        <w:r w:rsidRPr="00C00498" w:rsidDel="00E94ECD">
          <w:rPr>
            <w:highlight w:val="yellow"/>
            <w:rPrChange w:id="1007" w:author="Ayush Mittal" w:date="2019-04-26T15:10:00Z">
              <w:rPr/>
            </w:rPrChange>
          </w:rPr>
          <w:delText xml:space="preserve">Manufacturing processes for mRNA / LNP / polymers / lipids; and </w:delText>
        </w:r>
      </w:del>
    </w:p>
    <w:p w14:paraId="5E7ADA15" w14:textId="53DB3BB7" w:rsidR="004B6A84" w:rsidRPr="00C00498" w:rsidDel="00E94ECD" w:rsidRDefault="004B6A84">
      <w:pPr>
        <w:pStyle w:val="RNABodyCopy"/>
        <w:numPr>
          <w:ilvl w:val="0"/>
          <w:numId w:val="75"/>
        </w:numPr>
        <w:ind w:left="1080" w:hanging="720"/>
        <w:rPr>
          <w:del w:id="1008" w:author="Ayush Mittal" w:date="2019-04-29T15:22:00Z"/>
          <w:highlight w:val="yellow"/>
          <w:rPrChange w:id="1009" w:author="Ayush Mittal" w:date="2019-04-26T15:10:00Z">
            <w:rPr>
              <w:del w:id="1010" w:author="Ayush Mittal" w:date="2019-04-29T15:22:00Z"/>
            </w:rPr>
          </w:rPrChange>
        </w:rPr>
      </w:pPr>
      <w:del w:id="1011" w:author="Ayush Mittal" w:date="2019-04-29T15:22:00Z">
        <w:r w:rsidRPr="00C00498" w:rsidDel="00E94ECD">
          <w:rPr>
            <w:highlight w:val="yellow"/>
            <w:rPrChange w:id="1012" w:author="Ayush Mittal" w:date="2019-04-26T15:10:00Z">
              <w:rPr/>
            </w:rPrChange>
          </w:rPr>
          <w:delText>Sequences, new constructs, chemistries.</w:delText>
        </w:r>
      </w:del>
    </w:p>
    <w:p w14:paraId="2A0D30B8" w14:textId="1C8EBA6B" w:rsidR="004B6A84" w:rsidRPr="00C00498" w:rsidDel="00E94ECD" w:rsidRDefault="004B6A84">
      <w:pPr>
        <w:pStyle w:val="RNABodyCopy"/>
        <w:numPr>
          <w:ilvl w:val="0"/>
          <w:numId w:val="75"/>
        </w:numPr>
        <w:ind w:left="1080" w:hanging="720"/>
        <w:rPr>
          <w:del w:id="1013" w:author="Ayush Mittal" w:date="2019-04-29T15:22:00Z"/>
          <w:highlight w:val="yellow"/>
          <w:rPrChange w:id="1014" w:author="Ayush Mittal" w:date="2019-04-26T15:10:00Z">
            <w:rPr>
              <w:del w:id="1015" w:author="Ayush Mittal" w:date="2019-04-29T15:22:00Z"/>
            </w:rPr>
          </w:rPrChange>
        </w:rPr>
        <w:pPrChange w:id="1016" w:author="Ayush Mittal" w:date="2019-04-29T15:22:00Z">
          <w:pPr>
            <w:pStyle w:val="RNABodyCopy"/>
          </w:pPr>
        </w:pPrChange>
      </w:pPr>
    </w:p>
    <w:p w14:paraId="5712DB8F" w14:textId="3CF7073F" w:rsidR="004B6A84" w:rsidRPr="00C00498" w:rsidDel="00E94ECD" w:rsidRDefault="004B6A84">
      <w:pPr>
        <w:pStyle w:val="RNABodyCopy"/>
        <w:numPr>
          <w:ilvl w:val="0"/>
          <w:numId w:val="75"/>
        </w:numPr>
        <w:ind w:left="1080" w:hanging="720"/>
        <w:rPr>
          <w:del w:id="1017" w:author="Ayush Mittal" w:date="2019-04-29T15:22:00Z"/>
          <w:highlight w:val="yellow"/>
          <w:rPrChange w:id="1018" w:author="Ayush Mittal" w:date="2019-04-26T15:10:00Z">
            <w:rPr>
              <w:del w:id="1019" w:author="Ayush Mittal" w:date="2019-04-29T15:22:00Z"/>
            </w:rPr>
          </w:rPrChange>
        </w:rPr>
        <w:pPrChange w:id="1020" w:author="Ayush Mittal" w:date="2019-04-29T15:22:00Z">
          <w:pPr>
            <w:pStyle w:val="RNABodyCopy"/>
          </w:pPr>
        </w:pPrChange>
      </w:pPr>
      <w:del w:id="1021" w:author="Ayush Mittal" w:date="2019-04-29T15:22:00Z">
        <w:r w:rsidRPr="00C00498" w:rsidDel="00E94ECD">
          <w:rPr>
            <w:highlight w:val="yellow"/>
            <w:rPrChange w:id="1022" w:author="Ayush Mittal" w:date="2019-04-26T15:10:00Z">
              <w:rPr/>
            </w:rPrChange>
          </w:rPr>
          <w:delText>Several of the patents granted include those for sequences (UTRs, CFTR), CF treatment, Fabry disease.</w:delText>
        </w:r>
        <w:r w:rsidRPr="00C00498" w:rsidDel="00E94ECD">
          <w:rPr>
            <w:rStyle w:val="FootnoteReference"/>
            <w:highlight w:val="yellow"/>
            <w:rPrChange w:id="1023" w:author="Ayush Mittal" w:date="2019-04-26T15:10:00Z">
              <w:rPr>
                <w:rStyle w:val="FootnoteReference"/>
              </w:rPr>
            </w:rPrChange>
          </w:rPr>
          <w:footnoteReference w:id="15"/>
        </w:r>
      </w:del>
    </w:p>
    <w:p w14:paraId="097DD931" w14:textId="77777777" w:rsidR="004B6A84" w:rsidRPr="00C00498" w:rsidRDefault="004B6A84" w:rsidP="004B6A84">
      <w:pPr>
        <w:pStyle w:val="RNABodyCopy"/>
        <w:rPr>
          <w:highlight w:val="yellow"/>
          <w:rPrChange w:id="1026" w:author="Ayush Mittal" w:date="2019-04-26T15:10:00Z">
            <w:rPr/>
          </w:rPrChange>
        </w:rPr>
      </w:pPr>
    </w:p>
    <w:p w14:paraId="3C01D0EB" w14:textId="77777777" w:rsidR="004B6A84" w:rsidRPr="00C00498" w:rsidRDefault="004B6A84" w:rsidP="004B6A84">
      <w:pPr>
        <w:pStyle w:val="RNAHeadlineB"/>
        <w:outlineLvl w:val="1"/>
        <w:rPr>
          <w:rFonts w:ascii="Georgia" w:hAnsi="Georgia"/>
        </w:rPr>
      </w:pPr>
      <w:bookmarkStart w:id="1027" w:name="_Toc477980379"/>
      <w:bookmarkStart w:id="1028" w:name="_Toc481756158"/>
      <w:r w:rsidRPr="00C00498">
        <w:rPr>
          <w:rFonts w:ascii="Georgia" w:hAnsi="Georgia"/>
        </w:rPr>
        <w:t>Management Team</w:t>
      </w:r>
      <w:r w:rsidRPr="00C00498">
        <w:rPr>
          <w:rStyle w:val="FootnoteReference"/>
          <w:rFonts w:ascii="Georgia" w:hAnsi="Georgia"/>
        </w:rPr>
        <w:footnoteReference w:id="16"/>
      </w:r>
      <w:bookmarkEnd w:id="1027"/>
      <w:bookmarkEnd w:id="1028"/>
    </w:p>
    <w:p w14:paraId="2CB88FFA" w14:textId="0F7B4201" w:rsidR="004B6A84" w:rsidRPr="00C00498" w:rsidRDefault="004B6A84" w:rsidP="004B6A84">
      <w:pPr>
        <w:pStyle w:val="RNABodyCopy"/>
      </w:pPr>
      <w:r w:rsidRPr="00C00498">
        <w:t xml:space="preserve">The </w:t>
      </w:r>
      <w:r w:rsidR="00E244A4" w:rsidRPr="00C00498">
        <w:t>k</w:t>
      </w:r>
      <w:r w:rsidRPr="00C00498">
        <w:t xml:space="preserve">ey members of the Management team </w:t>
      </w:r>
      <w:r w:rsidR="00E244A4" w:rsidRPr="00C00498">
        <w:t xml:space="preserve">of the Company </w:t>
      </w:r>
      <w:r w:rsidRPr="00C00498">
        <w:t>are:</w:t>
      </w:r>
    </w:p>
    <w:p w14:paraId="3F784409" w14:textId="77777777" w:rsidR="004B6A84" w:rsidRPr="00C00498" w:rsidRDefault="004B6A84" w:rsidP="004B6A84">
      <w:pPr>
        <w:pStyle w:val="RNABodyCopy"/>
        <w:rPr>
          <w:highlight w:val="yellow"/>
          <w:rPrChange w:id="1030" w:author="Ayush Mittal" w:date="2019-04-26T15:10:00Z">
            <w:rPr/>
          </w:rPrChange>
        </w:rPr>
      </w:pPr>
    </w:p>
    <w:p w14:paraId="05C1BA83" w14:textId="77777777" w:rsidR="009324EC" w:rsidRPr="00C00498" w:rsidRDefault="009324EC" w:rsidP="009324EC">
      <w:pPr>
        <w:pStyle w:val="RNABodyCopy"/>
        <w:rPr>
          <w:ins w:id="1031" w:author="Ayush Mittal" w:date="2019-04-26T14:06:00Z"/>
          <w:b/>
          <w:rPrChange w:id="1032" w:author="Ayush Mittal" w:date="2019-04-26T15:10:00Z">
            <w:rPr>
              <w:ins w:id="1033" w:author="Ayush Mittal" w:date="2019-04-26T14:06:00Z"/>
              <w:rFonts w:ascii="Times New Roman" w:hAnsi="Times New Roman"/>
              <w:b/>
            </w:rPr>
          </w:rPrChange>
        </w:rPr>
      </w:pPr>
      <w:proofErr w:type="spellStart"/>
      <w:ins w:id="1034" w:author="Ayush Mittal" w:date="2019-04-26T14:06:00Z">
        <w:r w:rsidRPr="00C00498">
          <w:rPr>
            <w:b/>
            <w:rPrChange w:id="1035" w:author="Ayush Mittal" w:date="2019-04-26T15:10:00Z">
              <w:rPr>
                <w:rFonts w:ascii="Times New Roman" w:hAnsi="Times New Roman"/>
                <w:b/>
              </w:rPr>
            </w:rPrChange>
          </w:rPr>
          <w:t>Dov</w:t>
        </w:r>
        <w:proofErr w:type="spellEnd"/>
        <w:r w:rsidRPr="00C00498">
          <w:rPr>
            <w:b/>
            <w:rPrChange w:id="1036" w:author="Ayush Mittal" w:date="2019-04-26T15:10:00Z">
              <w:rPr>
                <w:rFonts w:ascii="Times New Roman" w:hAnsi="Times New Roman"/>
                <w:b/>
              </w:rPr>
            </w:rPrChange>
          </w:rPr>
          <w:t xml:space="preserve"> Seidman – </w:t>
        </w:r>
        <w:r w:rsidRPr="00C00498">
          <w:rPr>
            <w:b/>
            <w:i/>
            <w:rPrChange w:id="1037" w:author="Ayush Mittal" w:date="2019-04-26T15:10:00Z">
              <w:rPr>
                <w:rFonts w:ascii="Times New Roman" w:hAnsi="Times New Roman"/>
                <w:b/>
                <w:i/>
              </w:rPr>
            </w:rPrChange>
          </w:rPr>
          <w:t>Founder and Chief Executive Officer</w:t>
        </w:r>
        <w:r w:rsidRPr="00C00498">
          <w:rPr>
            <w:b/>
            <w:rPrChange w:id="1038" w:author="Ayush Mittal" w:date="2019-04-26T15:10:00Z">
              <w:rPr>
                <w:rFonts w:ascii="Times New Roman" w:hAnsi="Times New Roman"/>
                <w:b/>
              </w:rPr>
            </w:rPrChange>
          </w:rPr>
          <w:t xml:space="preserve"> </w:t>
        </w:r>
      </w:ins>
    </w:p>
    <w:p w14:paraId="741CDF1F" w14:textId="77777777" w:rsidR="009324EC" w:rsidRPr="00C00498" w:rsidRDefault="009324EC" w:rsidP="009324EC">
      <w:pPr>
        <w:pStyle w:val="RNABodyCopy"/>
        <w:rPr>
          <w:ins w:id="1039" w:author="Ayush Mittal" w:date="2019-04-26T14:06:00Z"/>
          <w:b/>
          <w:rPrChange w:id="1040" w:author="Ayush Mittal" w:date="2019-04-26T15:10:00Z">
            <w:rPr>
              <w:ins w:id="1041" w:author="Ayush Mittal" w:date="2019-04-26T14:06:00Z"/>
              <w:rFonts w:ascii="Times New Roman" w:hAnsi="Times New Roman"/>
              <w:b/>
            </w:rPr>
          </w:rPrChange>
        </w:rPr>
      </w:pPr>
      <w:ins w:id="1042" w:author="Ayush Mittal" w:date="2019-04-26T14:06:00Z">
        <w:r w:rsidRPr="00C00498">
          <w:rPr>
            <w:shd w:val="clear" w:color="auto" w:fill="FFFFFF"/>
            <w:rPrChange w:id="1043" w:author="Ayush Mittal" w:date="2019-04-26T15:10:00Z">
              <w:rPr>
                <w:rFonts w:ascii="Times New Roman" w:hAnsi="Times New Roman"/>
                <w:shd w:val="clear" w:color="auto" w:fill="FFFFFF"/>
              </w:rPr>
            </w:rPrChange>
          </w:rPr>
          <w:t xml:space="preserve">Mr. Seidman’s professional career has focused on how companies and their people can operate in both a principled and profitable way.  </w:t>
        </w:r>
        <w:r w:rsidRPr="00C00498">
          <w:rPr>
            <w:rFonts w:eastAsia="MS PGothic"/>
            <w:color w:val="595959"/>
            <w:shd w:val="clear" w:color="auto" w:fill="FFFFFF"/>
            <w:rPrChange w:id="1044" w:author="Ayush Mittal" w:date="2019-04-26T15:10:00Z">
              <w:rPr>
                <w:rFonts w:ascii="Times New Roman" w:eastAsia="MS PGothic" w:hAnsi="Times New Roman"/>
                <w:color w:val="595959"/>
                <w:shd w:val="clear" w:color="auto" w:fill="FFFFFF"/>
              </w:rPr>
            </w:rPrChange>
          </w:rPr>
          <w:t xml:space="preserve">Mr. Seidman is also the author of best-selling book </w:t>
        </w:r>
        <w:r w:rsidRPr="00C00498">
          <w:rPr>
            <w:rFonts w:eastAsia="MS PGothic"/>
            <w:i/>
            <w:iCs/>
            <w:color w:val="595959"/>
            <w:shd w:val="clear" w:color="auto" w:fill="FFFFFF"/>
            <w:rPrChange w:id="1045" w:author="Ayush Mittal" w:date="2019-04-26T15:10:00Z">
              <w:rPr>
                <w:rFonts w:ascii="Times New Roman" w:eastAsia="MS PGothic" w:hAnsi="Times New Roman"/>
                <w:i/>
                <w:iCs/>
                <w:color w:val="595959"/>
                <w:shd w:val="clear" w:color="auto" w:fill="FFFFFF"/>
              </w:rPr>
            </w:rPrChange>
          </w:rPr>
          <w:t>“HOW: Why HOW We Do Anything Means Everything”</w:t>
        </w:r>
        <w:r w:rsidRPr="00C00498">
          <w:rPr>
            <w:rFonts w:eastAsia="MS PGothic"/>
            <w:color w:val="595959"/>
            <w:shd w:val="clear" w:color="auto" w:fill="FFFFFF"/>
            <w:rPrChange w:id="1046" w:author="Ayush Mittal" w:date="2019-04-26T15:10:00Z">
              <w:rPr>
                <w:rFonts w:ascii="Times New Roman" w:eastAsia="MS PGothic" w:hAnsi="Times New Roman"/>
                <w:color w:val="595959"/>
                <w:shd w:val="clear" w:color="auto" w:fill="FFFFFF"/>
              </w:rPr>
            </w:rPrChange>
          </w:rPr>
          <w:t xml:space="preserve">.  </w:t>
        </w:r>
        <w:r w:rsidRPr="00C00498">
          <w:rPr>
            <w:shd w:val="clear" w:color="auto" w:fill="FFFFFF"/>
            <w:rPrChange w:id="1047" w:author="Ayush Mittal" w:date="2019-04-26T15:10:00Z">
              <w:rPr>
                <w:rFonts w:ascii="Times New Roman" w:hAnsi="Times New Roman"/>
                <w:shd w:val="clear" w:color="auto" w:fill="FFFFFF"/>
              </w:rPr>
            </w:rPrChange>
          </w:rPr>
          <w:t xml:space="preserve">He was </w:t>
        </w:r>
        <w:r w:rsidRPr="00C00498">
          <w:rPr>
            <w:rPrChange w:id="1048" w:author="Ayush Mittal" w:date="2019-04-26T15:10:00Z">
              <w:rPr>
                <w:rFonts w:ascii="Times New Roman" w:hAnsi="Times New Roman"/>
              </w:rPr>
            </w:rPrChange>
          </w:rPr>
          <w:t xml:space="preserve">named one of the “Top 60 Global Thinkers of the Last Decade” by Economic Times, and “the hottest advisor on the corporate virtue circuit” by Fortune.  </w:t>
        </w:r>
        <w:r w:rsidRPr="00C00498">
          <w:rPr>
            <w:rFonts w:eastAsia="MS PGothic"/>
            <w:color w:val="595959"/>
            <w:shd w:val="clear" w:color="auto" w:fill="FFFFFF"/>
            <w:rPrChange w:id="1049" w:author="Ayush Mittal" w:date="2019-04-26T15:10:00Z">
              <w:rPr>
                <w:rFonts w:ascii="Times New Roman" w:eastAsia="MS PGothic" w:hAnsi="Times New Roman"/>
                <w:color w:val="595959"/>
                <w:shd w:val="clear" w:color="auto" w:fill="FFFFFF"/>
              </w:rPr>
            </w:rPrChange>
          </w:rPr>
          <w:t xml:space="preserve">He became the exclusive corporate sponsor of the Elie Wiesel Foundation for Humanity Prize in Ethics in 2008.  </w:t>
        </w:r>
        <w:r w:rsidRPr="00C00498">
          <w:rPr>
            <w:rPrChange w:id="1050" w:author="Ayush Mittal" w:date="2019-04-26T15:10:00Z">
              <w:rPr>
                <w:rFonts w:ascii="Times New Roman" w:hAnsi="Times New Roman"/>
              </w:rPr>
            </w:rPrChange>
          </w:rPr>
          <w:t xml:space="preserve">Mr. Seidman </w:t>
        </w:r>
        <w:r w:rsidRPr="00C00498">
          <w:rPr>
            <w:rFonts w:eastAsia="MS PGothic"/>
            <w:color w:val="595959"/>
            <w:shd w:val="clear" w:color="auto" w:fill="FFFFFF"/>
            <w:rPrChange w:id="1051" w:author="Ayush Mittal" w:date="2019-04-26T15:10:00Z">
              <w:rPr>
                <w:rFonts w:ascii="Times New Roman" w:eastAsia="MS PGothic" w:hAnsi="Times New Roman"/>
                <w:color w:val="595959"/>
                <w:shd w:val="clear" w:color="auto" w:fill="FFFFFF"/>
              </w:rPr>
            </w:rPrChange>
          </w:rPr>
          <w:t xml:space="preserve">is a Harvard Law School graduate who also earned </w:t>
        </w:r>
        <w:proofErr w:type="gramStart"/>
        <w:r w:rsidRPr="00C00498">
          <w:rPr>
            <w:rFonts w:eastAsia="MS PGothic"/>
            <w:color w:val="595959"/>
            <w:shd w:val="clear" w:color="auto" w:fill="FFFFFF"/>
            <w:rPrChange w:id="1052" w:author="Ayush Mittal" w:date="2019-04-26T15:10:00Z">
              <w:rPr>
                <w:rFonts w:ascii="Times New Roman" w:eastAsia="MS PGothic" w:hAnsi="Times New Roman"/>
                <w:color w:val="595959"/>
                <w:shd w:val="clear" w:color="auto" w:fill="FFFFFF"/>
              </w:rPr>
            </w:rPrChange>
          </w:rPr>
          <w:t>Bachelors</w:t>
        </w:r>
        <w:proofErr w:type="gramEnd"/>
        <w:r w:rsidRPr="00C00498">
          <w:rPr>
            <w:rFonts w:eastAsia="MS PGothic"/>
            <w:color w:val="595959"/>
            <w:shd w:val="clear" w:color="auto" w:fill="FFFFFF"/>
            <w:rPrChange w:id="1053" w:author="Ayush Mittal" w:date="2019-04-26T15:10:00Z">
              <w:rPr>
                <w:rFonts w:ascii="Times New Roman" w:eastAsia="MS PGothic" w:hAnsi="Times New Roman"/>
                <w:color w:val="595959"/>
                <w:shd w:val="clear" w:color="auto" w:fill="FFFFFF"/>
              </w:rPr>
            </w:rPrChange>
          </w:rPr>
          <w:t xml:space="preserve"> and Master’s degrees in moral philosophy from UCLA and a Bachelor of Arts with honors in philosophy, politics, and economics from Oxford University.</w:t>
        </w:r>
        <w:r w:rsidRPr="00C00498" w:rsidDel="00B20AEF">
          <w:rPr>
            <w:shd w:val="clear" w:color="auto" w:fill="FFFFFF"/>
            <w:rPrChange w:id="1054" w:author="Ayush Mittal" w:date="2019-04-26T15:10:00Z">
              <w:rPr>
                <w:rFonts w:ascii="Times New Roman" w:hAnsi="Times New Roman"/>
                <w:shd w:val="clear" w:color="auto" w:fill="FFFFFF"/>
              </w:rPr>
            </w:rPrChange>
          </w:rPr>
          <w:t xml:space="preserve"> </w:t>
        </w:r>
      </w:ins>
    </w:p>
    <w:p w14:paraId="12A8968F" w14:textId="77777777" w:rsidR="009324EC" w:rsidRPr="00C00498" w:rsidRDefault="009324EC" w:rsidP="009324EC">
      <w:pPr>
        <w:pStyle w:val="RNABodyCopy"/>
        <w:rPr>
          <w:ins w:id="1055" w:author="Ayush Mittal" w:date="2019-04-26T14:06:00Z"/>
          <w:b/>
          <w:rPrChange w:id="1056" w:author="Ayush Mittal" w:date="2019-04-26T15:10:00Z">
            <w:rPr>
              <w:ins w:id="1057" w:author="Ayush Mittal" w:date="2019-04-26T14:06:00Z"/>
              <w:rFonts w:ascii="Times New Roman" w:hAnsi="Times New Roman"/>
              <w:b/>
            </w:rPr>
          </w:rPrChange>
        </w:rPr>
      </w:pPr>
    </w:p>
    <w:p w14:paraId="68A4ADCF" w14:textId="77777777" w:rsidR="009324EC" w:rsidRPr="00C00498" w:rsidRDefault="009324EC" w:rsidP="009324EC">
      <w:pPr>
        <w:pStyle w:val="RNABodyCopy"/>
        <w:rPr>
          <w:ins w:id="1058" w:author="Ayush Mittal" w:date="2019-04-26T14:06:00Z"/>
          <w:b/>
          <w:rPrChange w:id="1059" w:author="Ayush Mittal" w:date="2019-04-26T15:10:00Z">
            <w:rPr>
              <w:ins w:id="1060" w:author="Ayush Mittal" w:date="2019-04-26T14:06:00Z"/>
              <w:rFonts w:ascii="Times New Roman" w:hAnsi="Times New Roman"/>
              <w:b/>
            </w:rPr>
          </w:rPrChange>
        </w:rPr>
      </w:pPr>
      <w:ins w:id="1061" w:author="Ayush Mittal" w:date="2019-04-26T14:06:00Z">
        <w:r w:rsidRPr="00C00498">
          <w:rPr>
            <w:b/>
            <w:rPrChange w:id="1062" w:author="Ayush Mittal" w:date="2019-04-26T15:10:00Z">
              <w:rPr>
                <w:rFonts w:ascii="Times New Roman" w:hAnsi="Times New Roman"/>
                <w:b/>
              </w:rPr>
            </w:rPrChange>
          </w:rPr>
          <w:t xml:space="preserve">Tom </w:t>
        </w:r>
        <w:proofErr w:type="spellStart"/>
        <w:r w:rsidRPr="00C00498">
          <w:rPr>
            <w:b/>
            <w:rPrChange w:id="1063" w:author="Ayush Mittal" w:date="2019-04-26T15:10:00Z">
              <w:rPr>
                <w:rFonts w:ascii="Times New Roman" w:hAnsi="Times New Roman"/>
                <w:b/>
              </w:rPr>
            </w:rPrChange>
          </w:rPr>
          <w:t>Bubeck</w:t>
        </w:r>
        <w:proofErr w:type="spellEnd"/>
        <w:r w:rsidRPr="00C00498">
          <w:rPr>
            <w:b/>
            <w:rPrChange w:id="1064" w:author="Ayush Mittal" w:date="2019-04-26T15:10:00Z">
              <w:rPr>
                <w:rFonts w:ascii="Times New Roman" w:hAnsi="Times New Roman"/>
                <w:b/>
              </w:rPr>
            </w:rPrChange>
          </w:rPr>
          <w:t xml:space="preserve"> –</w:t>
        </w:r>
        <w:r w:rsidRPr="00C00498">
          <w:rPr>
            <w:b/>
            <w:i/>
            <w:rPrChange w:id="1065" w:author="Ayush Mittal" w:date="2019-04-26T15:10:00Z">
              <w:rPr>
                <w:rFonts w:ascii="Times New Roman" w:hAnsi="Times New Roman"/>
                <w:b/>
                <w:i/>
              </w:rPr>
            </w:rPrChange>
          </w:rPr>
          <w:t xml:space="preserve"> Chief Operating Officer</w:t>
        </w:r>
      </w:ins>
    </w:p>
    <w:p w14:paraId="10ACD171" w14:textId="77777777" w:rsidR="009324EC" w:rsidRPr="00C00498" w:rsidRDefault="009324EC" w:rsidP="009324EC">
      <w:pPr>
        <w:pStyle w:val="RNABodyCopy"/>
        <w:rPr>
          <w:ins w:id="1066" w:author="Ayush Mittal" w:date="2019-04-26T14:06:00Z"/>
          <w:shd w:val="clear" w:color="auto" w:fill="FFFFFF"/>
          <w:rPrChange w:id="1067" w:author="Ayush Mittal" w:date="2019-04-26T15:10:00Z">
            <w:rPr>
              <w:ins w:id="1068" w:author="Ayush Mittal" w:date="2019-04-26T14:06:00Z"/>
              <w:rFonts w:ascii="Times New Roman" w:hAnsi="Times New Roman"/>
              <w:shd w:val="clear" w:color="auto" w:fill="FFFFFF"/>
            </w:rPr>
          </w:rPrChange>
        </w:rPr>
      </w:pPr>
      <w:ins w:id="1069" w:author="Ayush Mittal" w:date="2019-04-26T14:06:00Z">
        <w:r w:rsidRPr="00C00498">
          <w:rPr>
            <w:shd w:val="clear" w:color="auto" w:fill="FFFFFF"/>
            <w:rPrChange w:id="1070" w:author="Ayush Mittal" w:date="2019-04-26T15:10:00Z">
              <w:rPr>
                <w:rFonts w:ascii="Times New Roman" w:hAnsi="Times New Roman"/>
                <w:shd w:val="clear" w:color="auto" w:fill="FFFFFF"/>
              </w:rPr>
            </w:rPrChange>
          </w:rPr>
          <w:t xml:space="preserve">Mr. </w:t>
        </w:r>
        <w:proofErr w:type="spellStart"/>
        <w:r w:rsidRPr="00C00498">
          <w:rPr>
            <w:shd w:val="clear" w:color="auto" w:fill="FFFFFF"/>
            <w:rPrChange w:id="1071" w:author="Ayush Mittal" w:date="2019-04-26T15:10:00Z">
              <w:rPr>
                <w:rFonts w:ascii="Times New Roman" w:hAnsi="Times New Roman"/>
                <w:shd w:val="clear" w:color="auto" w:fill="FFFFFF"/>
              </w:rPr>
            </w:rPrChange>
          </w:rPr>
          <w:t>Bubeck</w:t>
        </w:r>
        <w:proofErr w:type="spellEnd"/>
        <w:r w:rsidRPr="00C00498">
          <w:rPr>
            <w:shd w:val="clear" w:color="auto" w:fill="FFFFFF"/>
            <w:rPrChange w:id="1072" w:author="Ayush Mittal" w:date="2019-04-26T15:10:00Z">
              <w:rPr>
                <w:rFonts w:ascii="Times New Roman" w:hAnsi="Times New Roman"/>
                <w:shd w:val="clear" w:color="auto" w:fill="FFFFFF"/>
              </w:rPr>
            </w:rPrChange>
          </w:rPr>
          <w:t xml:space="preserve">, the Chief Operating Officer, of the Company, is also the Chairman of the Company’s People &amp; Principled Performance Council, which manages day-to-day operations, determines market strategy and execution, and creates opportunities for the Company’s people. </w:t>
        </w:r>
      </w:ins>
    </w:p>
    <w:p w14:paraId="50EB9D76" w14:textId="77777777" w:rsidR="009324EC" w:rsidRPr="00C00498" w:rsidRDefault="009324EC" w:rsidP="009324EC">
      <w:pPr>
        <w:pStyle w:val="RNABodyCopy"/>
        <w:rPr>
          <w:ins w:id="1073" w:author="Ayush Mittal" w:date="2019-04-26T14:06:00Z"/>
          <w:shd w:val="clear" w:color="auto" w:fill="FFFFFF"/>
          <w:rPrChange w:id="1074" w:author="Ayush Mittal" w:date="2019-04-26T15:10:00Z">
            <w:rPr>
              <w:ins w:id="1075" w:author="Ayush Mittal" w:date="2019-04-26T14:06:00Z"/>
              <w:rFonts w:ascii="Times New Roman" w:hAnsi="Times New Roman"/>
              <w:shd w:val="clear" w:color="auto" w:fill="FFFFFF"/>
            </w:rPr>
          </w:rPrChange>
        </w:rPr>
      </w:pPr>
    </w:p>
    <w:p w14:paraId="7A04A7A8" w14:textId="77777777" w:rsidR="009324EC" w:rsidRPr="00C00498" w:rsidRDefault="009324EC" w:rsidP="009324EC">
      <w:pPr>
        <w:pStyle w:val="RNABodyCopy"/>
        <w:rPr>
          <w:ins w:id="1076" w:author="Ayush Mittal" w:date="2019-04-26T14:06:00Z"/>
          <w:shd w:val="clear" w:color="auto" w:fill="FFFFFF"/>
          <w:rPrChange w:id="1077" w:author="Ayush Mittal" w:date="2019-04-26T15:10:00Z">
            <w:rPr>
              <w:ins w:id="1078" w:author="Ayush Mittal" w:date="2019-04-26T14:06:00Z"/>
              <w:rFonts w:ascii="Times New Roman" w:hAnsi="Times New Roman"/>
              <w:shd w:val="clear" w:color="auto" w:fill="FFFFFF"/>
            </w:rPr>
          </w:rPrChange>
        </w:rPr>
      </w:pPr>
      <w:ins w:id="1079" w:author="Ayush Mittal" w:date="2019-04-26T14:06:00Z">
        <w:r w:rsidRPr="00C00498">
          <w:rPr>
            <w:shd w:val="clear" w:color="auto" w:fill="FFFFFF"/>
            <w:rPrChange w:id="1080" w:author="Ayush Mittal" w:date="2019-04-26T15:10:00Z">
              <w:rPr>
                <w:rFonts w:ascii="Times New Roman" w:hAnsi="Times New Roman"/>
                <w:shd w:val="clear" w:color="auto" w:fill="FFFFFF"/>
              </w:rPr>
            </w:rPrChange>
          </w:rPr>
          <w:t xml:space="preserve">Before joining the Company in February 2016, he was the Chief Operating Officer and General Counsel of Relationship Science where he helped guide the company’s global operations, corporate strategy and development, sales and marketing, and human resources.  Prior to joining Relationship Science, Tom was Chief of Staff at S&amp;P Capital IQ, a division of McGraw-Hill Financial, overseeing the company’s major non-U.S. operations centers.  He previously held various positions at Capital IQ (prior to the merger with S&amp;P), including General Counsel, Managing Director of Client Development (including sales, client support, and marketing) and Head of Business and Legal Affairs.  Mr. </w:t>
        </w:r>
        <w:proofErr w:type="spellStart"/>
        <w:r w:rsidRPr="00C00498">
          <w:rPr>
            <w:shd w:val="clear" w:color="auto" w:fill="FFFFFF"/>
            <w:rPrChange w:id="1081" w:author="Ayush Mittal" w:date="2019-04-26T15:10:00Z">
              <w:rPr>
                <w:rFonts w:ascii="Times New Roman" w:hAnsi="Times New Roman"/>
                <w:shd w:val="clear" w:color="auto" w:fill="FFFFFF"/>
              </w:rPr>
            </w:rPrChange>
          </w:rPr>
          <w:t>Bubeck</w:t>
        </w:r>
        <w:proofErr w:type="spellEnd"/>
        <w:r w:rsidRPr="00C00498">
          <w:rPr>
            <w:shd w:val="clear" w:color="auto" w:fill="FFFFFF"/>
            <w:rPrChange w:id="1082" w:author="Ayush Mittal" w:date="2019-04-26T15:10:00Z">
              <w:rPr>
                <w:rFonts w:ascii="Times New Roman" w:hAnsi="Times New Roman"/>
                <w:shd w:val="clear" w:color="auto" w:fill="FFFFFF"/>
              </w:rPr>
            </w:rPrChange>
          </w:rPr>
          <w:t xml:space="preserve"> is a graduate of Columbia Law School and received a Bachelor of Arts from Stony Brook University.</w:t>
        </w:r>
        <w:r w:rsidRPr="00C00498">
          <w:rPr>
            <w:rStyle w:val="FootnoteReference"/>
            <w:rFonts w:eastAsia="MS PGothic"/>
            <w:color w:val="595959"/>
            <w:shd w:val="clear" w:color="auto" w:fill="FFFFFF"/>
            <w:rPrChange w:id="1083" w:author="Ayush Mittal" w:date="2019-04-26T15:10:00Z">
              <w:rPr>
                <w:rStyle w:val="FootnoteReference"/>
                <w:rFonts w:ascii="Times New Roman" w:eastAsia="MS PGothic" w:hAnsi="Times New Roman"/>
                <w:color w:val="595959"/>
                <w:shd w:val="clear" w:color="auto" w:fill="FFFFFF"/>
              </w:rPr>
            </w:rPrChange>
          </w:rPr>
          <w:footnoteReference w:id="17"/>
        </w:r>
      </w:ins>
    </w:p>
    <w:p w14:paraId="1FA0D889" w14:textId="77777777" w:rsidR="009324EC" w:rsidRPr="00C00498" w:rsidRDefault="009324EC" w:rsidP="009324EC">
      <w:pPr>
        <w:pStyle w:val="RNABodyCopy"/>
        <w:rPr>
          <w:ins w:id="1089" w:author="Ayush Mittal" w:date="2019-04-26T14:06:00Z"/>
          <w:b/>
          <w:rPrChange w:id="1090" w:author="Ayush Mittal" w:date="2019-04-26T15:10:00Z">
            <w:rPr>
              <w:ins w:id="1091" w:author="Ayush Mittal" w:date="2019-04-26T14:06:00Z"/>
              <w:rFonts w:ascii="Times New Roman" w:hAnsi="Times New Roman"/>
              <w:b/>
            </w:rPr>
          </w:rPrChange>
        </w:rPr>
      </w:pPr>
    </w:p>
    <w:p w14:paraId="789FC706" w14:textId="77777777" w:rsidR="009324EC" w:rsidRPr="00C00498" w:rsidRDefault="009324EC" w:rsidP="009324EC">
      <w:pPr>
        <w:rPr>
          <w:ins w:id="1092" w:author="Ayush Mittal" w:date="2019-04-26T14:06:00Z"/>
          <w:rFonts w:ascii="Georgia" w:eastAsia="MS PGothic" w:hAnsi="Georgia"/>
          <w:b/>
          <w:color w:val="595959"/>
          <w:rPrChange w:id="1093" w:author="Ayush Mittal" w:date="2019-04-26T15:10:00Z">
            <w:rPr>
              <w:ins w:id="1094" w:author="Ayush Mittal" w:date="2019-04-26T14:06:00Z"/>
              <w:rFonts w:eastAsia="MS PGothic"/>
              <w:b/>
              <w:color w:val="595959"/>
            </w:rPr>
          </w:rPrChange>
        </w:rPr>
      </w:pPr>
      <w:ins w:id="1095" w:author="Ayush Mittal" w:date="2019-04-26T14:06:00Z">
        <w:r w:rsidRPr="00C00498">
          <w:rPr>
            <w:rFonts w:ascii="Georgia" w:eastAsia="MS PGothic" w:hAnsi="Georgia"/>
            <w:b/>
            <w:color w:val="595959"/>
            <w:rPrChange w:id="1096" w:author="Ayush Mittal" w:date="2019-04-26T15:10:00Z">
              <w:rPr>
                <w:rFonts w:eastAsia="MS PGothic"/>
                <w:b/>
                <w:color w:val="595959"/>
              </w:rPr>
            </w:rPrChange>
          </w:rPr>
          <w:t xml:space="preserve">Ron </w:t>
        </w:r>
        <w:proofErr w:type="spellStart"/>
        <w:r w:rsidRPr="00C00498">
          <w:rPr>
            <w:rFonts w:ascii="Georgia" w:eastAsia="MS PGothic" w:hAnsi="Georgia"/>
            <w:b/>
            <w:color w:val="595959"/>
            <w:rPrChange w:id="1097" w:author="Ayush Mittal" w:date="2019-04-26T15:10:00Z">
              <w:rPr>
                <w:rFonts w:eastAsia="MS PGothic"/>
                <w:b/>
                <w:color w:val="595959"/>
              </w:rPr>
            </w:rPrChange>
          </w:rPr>
          <w:t>Charow</w:t>
        </w:r>
        <w:proofErr w:type="spellEnd"/>
        <w:r w:rsidRPr="00C00498">
          <w:rPr>
            <w:rFonts w:ascii="Georgia" w:eastAsia="MS PGothic" w:hAnsi="Georgia"/>
            <w:b/>
            <w:color w:val="595959"/>
            <w:rPrChange w:id="1098" w:author="Ayush Mittal" w:date="2019-04-26T15:10:00Z">
              <w:rPr>
                <w:rFonts w:eastAsia="MS PGothic"/>
                <w:b/>
                <w:color w:val="595959"/>
              </w:rPr>
            </w:rPrChange>
          </w:rPr>
          <w:t xml:space="preserve"> –</w:t>
        </w:r>
        <w:r w:rsidRPr="00C00498">
          <w:rPr>
            <w:rFonts w:ascii="Georgia" w:eastAsia="MS PGothic" w:hAnsi="Georgia"/>
            <w:b/>
            <w:i/>
            <w:iCs/>
            <w:color w:val="595959"/>
            <w:rPrChange w:id="1099" w:author="Ayush Mittal" w:date="2019-04-26T15:10:00Z">
              <w:rPr>
                <w:rFonts w:eastAsia="MS PGothic"/>
                <w:b/>
                <w:i/>
                <w:iCs/>
                <w:color w:val="595959"/>
              </w:rPr>
            </w:rPrChange>
          </w:rPr>
          <w:t xml:space="preserve"> Chief Financial Officer</w:t>
        </w:r>
      </w:ins>
    </w:p>
    <w:p w14:paraId="24A3276B" w14:textId="77777777" w:rsidR="009324EC" w:rsidRPr="00C00498" w:rsidRDefault="009324EC" w:rsidP="009324EC">
      <w:pPr>
        <w:rPr>
          <w:ins w:id="1100" w:author="Ayush Mittal" w:date="2019-04-26T14:06:00Z"/>
          <w:rFonts w:ascii="Georgia" w:eastAsia="MS PGothic" w:hAnsi="Georgia"/>
          <w:color w:val="595959"/>
          <w:shd w:val="clear" w:color="auto" w:fill="FFFFFF"/>
          <w:rPrChange w:id="1101" w:author="Ayush Mittal" w:date="2019-04-26T15:10:00Z">
            <w:rPr>
              <w:ins w:id="1102" w:author="Ayush Mittal" w:date="2019-04-26T14:06:00Z"/>
              <w:rFonts w:eastAsia="MS PGothic"/>
              <w:color w:val="595959"/>
              <w:shd w:val="clear" w:color="auto" w:fill="FFFFFF"/>
            </w:rPr>
          </w:rPrChange>
        </w:rPr>
      </w:pPr>
      <w:ins w:id="1103" w:author="Ayush Mittal" w:date="2019-04-26T14:06:00Z">
        <w:r w:rsidRPr="00C00498">
          <w:rPr>
            <w:rFonts w:ascii="Georgia" w:eastAsia="MS PGothic" w:hAnsi="Georgia"/>
            <w:color w:val="595959"/>
            <w:shd w:val="clear" w:color="auto" w:fill="FFFFFF"/>
            <w:rPrChange w:id="1104" w:author="Ayush Mittal" w:date="2019-04-26T15:10:00Z">
              <w:rPr>
                <w:rFonts w:eastAsia="MS PGothic"/>
                <w:color w:val="595959"/>
                <w:shd w:val="clear" w:color="auto" w:fill="FFFFFF"/>
              </w:rPr>
            </w:rPrChange>
          </w:rPr>
          <w:t xml:space="preserve">Mr. </w:t>
        </w:r>
        <w:proofErr w:type="spellStart"/>
        <w:r w:rsidRPr="00C00498">
          <w:rPr>
            <w:rFonts w:ascii="Georgia" w:eastAsia="MS PGothic" w:hAnsi="Georgia"/>
            <w:color w:val="595959"/>
            <w:shd w:val="clear" w:color="auto" w:fill="FFFFFF"/>
            <w:rPrChange w:id="1105" w:author="Ayush Mittal" w:date="2019-04-26T15:10:00Z">
              <w:rPr>
                <w:rFonts w:eastAsia="MS PGothic"/>
                <w:color w:val="595959"/>
                <w:shd w:val="clear" w:color="auto" w:fill="FFFFFF"/>
              </w:rPr>
            </w:rPrChange>
          </w:rPr>
          <w:t>Charow</w:t>
        </w:r>
        <w:proofErr w:type="spellEnd"/>
        <w:r w:rsidRPr="00C00498">
          <w:rPr>
            <w:rFonts w:ascii="Georgia" w:eastAsia="MS PGothic" w:hAnsi="Georgia"/>
            <w:color w:val="595959"/>
            <w:shd w:val="clear" w:color="auto" w:fill="FFFFFF"/>
            <w:rPrChange w:id="1106" w:author="Ayush Mittal" w:date="2019-04-26T15:10:00Z">
              <w:rPr>
                <w:rFonts w:eastAsia="MS PGothic"/>
                <w:color w:val="595959"/>
                <w:shd w:val="clear" w:color="auto" w:fill="FFFFFF"/>
              </w:rPr>
            </w:rPrChange>
          </w:rPr>
          <w:t xml:space="preserve"> ensures operational performance and financial discipline against the Company’s operational and financial targets and objectives.  He has deep experience across a broad range of strategic functions, guides focus on designs, and builds strategic solutions and operational efficiencies while bringing essential business rigor and insight.  </w:t>
        </w:r>
      </w:ins>
    </w:p>
    <w:p w14:paraId="222BFFA0" w14:textId="77777777" w:rsidR="009324EC" w:rsidRPr="00C00498" w:rsidRDefault="009324EC" w:rsidP="009324EC">
      <w:pPr>
        <w:rPr>
          <w:ins w:id="1107" w:author="Ayush Mittal" w:date="2019-04-26T14:06:00Z"/>
          <w:rFonts w:ascii="Georgia" w:eastAsia="MS PGothic" w:hAnsi="Georgia"/>
          <w:color w:val="595959"/>
          <w:shd w:val="clear" w:color="auto" w:fill="FFFFFF"/>
          <w:rPrChange w:id="1108" w:author="Ayush Mittal" w:date="2019-04-26T15:10:00Z">
            <w:rPr>
              <w:ins w:id="1109" w:author="Ayush Mittal" w:date="2019-04-26T14:06:00Z"/>
              <w:rFonts w:eastAsia="MS PGothic"/>
              <w:color w:val="595959"/>
              <w:shd w:val="clear" w:color="auto" w:fill="FFFFFF"/>
            </w:rPr>
          </w:rPrChange>
        </w:rPr>
      </w:pPr>
    </w:p>
    <w:p w14:paraId="0CFA691B" w14:textId="20239EAE" w:rsidR="009324EC" w:rsidRPr="00C00498" w:rsidRDefault="009324EC" w:rsidP="009324EC">
      <w:pPr>
        <w:rPr>
          <w:ins w:id="1110" w:author="Ayush Mittal" w:date="2019-04-26T14:06:00Z"/>
          <w:rFonts w:ascii="Georgia" w:eastAsia="MS PGothic" w:hAnsi="Georgia"/>
          <w:color w:val="595959"/>
          <w:shd w:val="clear" w:color="auto" w:fill="FFFFFF"/>
          <w:rPrChange w:id="1111" w:author="Ayush Mittal" w:date="2019-04-26T15:10:00Z">
            <w:rPr>
              <w:ins w:id="1112" w:author="Ayush Mittal" w:date="2019-04-26T14:06:00Z"/>
              <w:rFonts w:eastAsia="MS PGothic"/>
              <w:color w:val="595959"/>
              <w:shd w:val="clear" w:color="auto" w:fill="FFFFFF"/>
            </w:rPr>
          </w:rPrChange>
        </w:rPr>
      </w:pPr>
      <w:ins w:id="1113" w:author="Ayush Mittal" w:date="2019-04-26T14:06:00Z">
        <w:r w:rsidRPr="00C00498">
          <w:rPr>
            <w:rFonts w:ascii="Georgia" w:eastAsia="MS PGothic" w:hAnsi="Georgia"/>
            <w:color w:val="595959"/>
            <w:shd w:val="clear" w:color="auto" w:fill="FFFFFF"/>
            <w:rPrChange w:id="1114" w:author="Ayush Mittal" w:date="2019-04-26T15:10:00Z">
              <w:rPr>
                <w:rFonts w:eastAsia="MS PGothic"/>
                <w:color w:val="595959"/>
                <w:shd w:val="clear" w:color="auto" w:fill="FFFFFF"/>
              </w:rPr>
            </w:rPrChange>
          </w:rPr>
          <w:t xml:space="preserve">Mr. </w:t>
        </w:r>
        <w:proofErr w:type="spellStart"/>
        <w:r w:rsidRPr="00C00498">
          <w:rPr>
            <w:rFonts w:ascii="Georgia" w:eastAsia="MS PGothic" w:hAnsi="Georgia"/>
            <w:color w:val="595959"/>
            <w:shd w:val="clear" w:color="auto" w:fill="FFFFFF"/>
            <w:rPrChange w:id="1115" w:author="Ayush Mittal" w:date="2019-04-26T15:10:00Z">
              <w:rPr>
                <w:rFonts w:eastAsia="MS PGothic"/>
                <w:color w:val="595959"/>
                <w:shd w:val="clear" w:color="auto" w:fill="FFFFFF"/>
              </w:rPr>
            </w:rPrChange>
          </w:rPr>
          <w:t>Charow</w:t>
        </w:r>
        <w:proofErr w:type="spellEnd"/>
        <w:r w:rsidRPr="00C00498">
          <w:rPr>
            <w:rFonts w:ascii="Georgia" w:eastAsia="MS PGothic" w:hAnsi="Georgia"/>
            <w:color w:val="595959"/>
            <w:shd w:val="clear" w:color="auto" w:fill="FFFFFF"/>
            <w:rPrChange w:id="1116" w:author="Ayush Mittal" w:date="2019-04-26T15:10:00Z">
              <w:rPr>
                <w:rFonts w:eastAsia="MS PGothic"/>
                <w:color w:val="595959"/>
                <w:shd w:val="clear" w:color="auto" w:fill="FFFFFF"/>
              </w:rPr>
            </w:rPrChange>
          </w:rPr>
          <w:t xml:space="preserve"> has significant experience in mergers and acquisitions, having completed more than 20 such transactions over his career both in industry and while in public practice on behalf of clients.  Mr. </w:t>
        </w:r>
        <w:proofErr w:type="spellStart"/>
        <w:r w:rsidRPr="00C00498">
          <w:rPr>
            <w:rFonts w:ascii="Georgia" w:eastAsia="MS PGothic" w:hAnsi="Georgia"/>
            <w:color w:val="595959"/>
            <w:shd w:val="clear" w:color="auto" w:fill="FFFFFF"/>
            <w:rPrChange w:id="1117" w:author="Ayush Mittal" w:date="2019-04-26T15:10:00Z">
              <w:rPr>
                <w:rFonts w:eastAsia="MS PGothic"/>
                <w:color w:val="595959"/>
                <w:shd w:val="clear" w:color="auto" w:fill="FFFFFF"/>
              </w:rPr>
            </w:rPrChange>
          </w:rPr>
          <w:t>Charow</w:t>
        </w:r>
        <w:proofErr w:type="spellEnd"/>
        <w:r w:rsidRPr="00C00498">
          <w:rPr>
            <w:rFonts w:ascii="Georgia" w:eastAsia="MS PGothic" w:hAnsi="Georgia"/>
            <w:color w:val="595959"/>
            <w:shd w:val="clear" w:color="auto" w:fill="FFFFFF"/>
            <w:rPrChange w:id="1118" w:author="Ayush Mittal" w:date="2019-04-26T15:10:00Z">
              <w:rPr>
                <w:rFonts w:eastAsia="MS PGothic"/>
                <w:color w:val="595959"/>
                <w:shd w:val="clear" w:color="auto" w:fill="FFFFFF"/>
              </w:rPr>
            </w:rPrChange>
          </w:rPr>
          <w:t xml:space="preserve"> began his career in public accounting with KPMG.  He served as the Chief Financial Officer and Executive Vice President of Fujitsu Consulting, Inc. and was responsible for finance, administration, IT and legal affairs.  Mr. </w:t>
        </w:r>
        <w:proofErr w:type="spellStart"/>
        <w:r w:rsidRPr="00C00498">
          <w:rPr>
            <w:rFonts w:ascii="Georgia" w:eastAsia="MS PGothic" w:hAnsi="Georgia"/>
            <w:color w:val="595959"/>
            <w:shd w:val="clear" w:color="auto" w:fill="FFFFFF"/>
            <w:rPrChange w:id="1119" w:author="Ayush Mittal" w:date="2019-04-26T15:10:00Z">
              <w:rPr>
                <w:rFonts w:eastAsia="MS PGothic"/>
                <w:color w:val="595959"/>
                <w:shd w:val="clear" w:color="auto" w:fill="FFFFFF"/>
              </w:rPr>
            </w:rPrChange>
          </w:rPr>
          <w:t>Charow</w:t>
        </w:r>
        <w:proofErr w:type="spellEnd"/>
        <w:r w:rsidRPr="00C00498">
          <w:rPr>
            <w:rFonts w:ascii="Georgia" w:eastAsia="MS PGothic" w:hAnsi="Georgia"/>
            <w:color w:val="595959"/>
            <w:shd w:val="clear" w:color="auto" w:fill="FFFFFF"/>
            <w:rPrChange w:id="1120" w:author="Ayush Mittal" w:date="2019-04-26T15:10:00Z">
              <w:rPr>
                <w:rFonts w:eastAsia="MS PGothic"/>
                <w:color w:val="595959"/>
                <w:shd w:val="clear" w:color="auto" w:fill="FFFFFF"/>
              </w:rPr>
            </w:rPrChange>
          </w:rPr>
          <w:t xml:space="preserve"> served as the Chief Financial Officer of Fujitsu Consulting (Canada), Inc. starting in 1999.  He served as Chief Financial Officer for DMR Consulting’s Canadian division.  He served as an Officer and Corporate Controller of </w:t>
        </w:r>
        <w:proofErr w:type="spellStart"/>
        <w:r w:rsidRPr="00C00498">
          <w:rPr>
            <w:rFonts w:ascii="Georgia" w:eastAsia="MS PGothic" w:hAnsi="Georgia"/>
            <w:color w:val="595959"/>
            <w:shd w:val="clear" w:color="auto" w:fill="FFFFFF"/>
            <w:rPrChange w:id="1121" w:author="Ayush Mittal" w:date="2019-04-26T15:10:00Z">
              <w:rPr>
                <w:rFonts w:eastAsia="MS PGothic"/>
                <w:color w:val="595959"/>
                <w:shd w:val="clear" w:color="auto" w:fill="FFFFFF"/>
              </w:rPr>
            </w:rPrChange>
          </w:rPr>
          <w:t>Westburne</w:t>
        </w:r>
        <w:proofErr w:type="spellEnd"/>
        <w:r w:rsidRPr="00C00498">
          <w:rPr>
            <w:rFonts w:ascii="Georgia" w:eastAsia="MS PGothic" w:hAnsi="Georgia"/>
            <w:color w:val="595959"/>
            <w:shd w:val="clear" w:color="auto" w:fill="FFFFFF"/>
            <w:rPrChange w:id="1122" w:author="Ayush Mittal" w:date="2019-04-26T15:10:00Z">
              <w:rPr>
                <w:rFonts w:eastAsia="MS PGothic"/>
                <w:color w:val="595959"/>
                <w:shd w:val="clear" w:color="auto" w:fill="FFFFFF"/>
              </w:rPr>
            </w:rPrChange>
          </w:rPr>
          <w:t xml:space="preserve"> Inc.  He specialized in banking and treasury for the accounting firm Deloitte &amp; </w:t>
        </w:r>
        <w:proofErr w:type="spellStart"/>
        <w:r w:rsidRPr="00C00498">
          <w:rPr>
            <w:rFonts w:ascii="Georgia" w:eastAsia="MS PGothic" w:hAnsi="Georgia"/>
            <w:color w:val="595959"/>
            <w:shd w:val="clear" w:color="auto" w:fill="FFFFFF"/>
            <w:rPrChange w:id="1123" w:author="Ayush Mittal" w:date="2019-04-26T15:10:00Z">
              <w:rPr>
                <w:rFonts w:eastAsia="MS PGothic"/>
                <w:color w:val="595959"/>
                <w:shd w:val="clear" w:color="auto" w:fill="FFFFFF"/>
              </w:rPr>
            </w:rPrChange>
          </w:rPr>
          <w:t>Touche</w:t>
        </w:r>
        <w:proofErr w:type="spellEnd"/>
        <w:r w:rsidRPr="00C00498">
          <w:rPr>
            <w:rFonts w:ascii="Georgia" w:eastAsia="MS PGothic" w:hAnsi="Georgia"/>
            <w:color w:val="595959"/>
            <w:shd w:val="clear" w:color="auto" w:fill="FFFFFF"/>
            <w:rPrChange w:id="1124" w:author="Ayush Mittal" w:date="2019-04-26T15:10:00Z">
              <w:rPr>
                <w:rFonts w:eastAsia="MS PGothic"/>
                <w:color w:val="595959"/>
                <w:shd w:val="clear" w:color="auto" w:fill="FFFFFF"/>
              </w:rPr>
            </w:rPrChange>
          </w:rPr>
          <w:t xml:space="preserve">, where he managed the worldwide audit of Royal Bank, Canada's largest financial institution.  He is a Chartered Accountant and has lectured extensively in the graduate program of McGill University on topics ranging from financial reporting to financial engineering.  Mr. </w:t>
        </w:r>
        <w:proofErr w:type="spellStart"/>
        <w:r w:rsidRPr="00C00498">
          <w:rPr>
            <w:rFonts w:ascii="Georgia" w:eastAsia="MS PGothic" w:hAnsi="Georgia"/>
            <w:color w:val="595959"/>
            <w:shd w:val="clear" w:color="auto" w:fill="FFFFFF"/>
            <w:rPrChange w:id="1125" w:author="Ayush Mittal" w:date="2019-04-26T15:10:00Z">
              <w:rPr>
                <w:rFonts w:eastAsia="MS PGothic"/>
                <w:color w:val="595959"/>
                <w:shd w:val="clear" w:color="auto" w:fill="FFFFFF"/>
              </w:rPr>
            </w:rPrChange>
          </w:rPr>
          <w:t>Charow</w:t>
        </w:r>
        <w:proofErr w:type="spellEnd"/>
        <w:r w:rsidRPr="00C00498">
          <w:rPr>
            <w:rFonts w:ascii="Georgia" w:eastAsia="MS PGothic" w:hAnsi="Georgia"/>
            <w:color w:val="595959"/>
            <w:shd w:val="clear" w:color="auto" w:fill="FFFFFF"/>
            <w:rPrChange w:id="1126" w:author="Ayush Mittal" w:date="2019-04-26T15:10:00Z">
              <w:rPr>
                <w:rFonts w:eastAsia="MS PGothic"/>
                <w:color w:val="595959"/>
                <w:shd w:val="clear" w:color="auto" w:fill="FFFFFF"/>
              </w:rPr>
            </w:rPrChange>
          </w:rPr>
          <w:t xml:space="preserve"> has a </w:t>
        </w:r>
        <w:proofErr w:type="gramStart"/>
        <w:r w:rsidRPr="00C00498">
          <w:rPr>
            <w:rFonts w:ascii="Georgia" w:eastAsia="MS PGothic" w:hAnsi="Georgia"/>
            <w:color w:val="595959"/>
            <w:shd w:val="clear" w:color="auto" w:fill="FFFFFF"/>
            <w:rPrChange w:id="1127" w:author="Ayush Mittal" w:date="2019-04-26T15:10:00Z">
              <w:rPr>
                <w:rFonts w:eastAsia="MS PGothic"/>
                <w:color w:val="595959"/>
                <w:shd w:val="clear" w:color="auto" w:fill="FFFFFF"/>
              </w:rPr>
            </w:rPrChange>
          </w:rPr>
          <w:t>Master’s</w:t>
        </w:r>
        <w:proofErr w:type="gramEnd"/>
        <w:r w:rsidRPr="00C00498">
          <w:rPr>
            <w:rFonts w:ascii="Georgia" w:eastAsia="MS PGothic" w:hAnsi="Georgia"/>
            <w:color w:val="595959"/>
            <w:shd w:val="clear" w:color="auto" w:fill="FFFFFF"/>
            <w:rPrChange w:id="1128" w:author="Ayush Mittal" w:date="2019-04-26T15:10:00Z">
              <w:rPr>
                <w:rFonts w:eastAsia="MS PGothic"/>
                <w:color w:val="595959"/>
                <w:shd w:val="clear" w:color="auto" w:fill="FFFFFF"/>
              </w:rPr>
            </w:rPrChange>
          </w:rPr>
          <w:t xml:space="preserve"> </w:t>
        </w:r>
      </w:ins>
      <w:ins w:id="1129" w:author="Ayush Mittal" w:date="2019-04-26T15:00:00Z">
        <w:r w:rsidR="00CA675D" w:rsidRPr="00C00498">
          <w:rPr>
            <w:rFonts w:ascii="Georgia" w:eastAsia="MS PGothic" w:hAnsi="Georgia"/>
            <w:color w:val="595959"/>
            <w:shd w:val="clear" w:color="auto" w:fill="FFFFFF"/>
            <w:rPrChange w:id="1130" w:author="Ayush Mittal" w:date="2019-04-26T15:10:00Z">
              <w:rPr>
                <w:rFonts w:eastAsia="MS PGothic"/>
                <w:color w:val="595959"/>
                <w:shd w:val="clear" w:color="auto" w:fill="FFFFFF"/>
              </w:rPr>
            </w:rPrChange>
          </w:rPr>
          <w:t>d</w:t>
        </w:r>
      </w:ins>
      <w:ins w:id="1131" w:author="Ayush Mittal" w:date="2019-04-26T14:06:00Z">
        <w:r w:rsidRPr="00C00498">
          <w:rPr>
            <w:rFonts w:ascii="Georgia" w:eastAsia="MS PGothic" w:hAnsi="Georgia"/>
            <w:color w:val="595959"/>
            <w:shd w:val="clear" w:color="auto" w:fill="FFFFFF"/>
            <w:rPrChange w:id="1132" w:author="Ayush Mittal" w:date="2019-04-26T15:10:00Z">
              <w:rPr>
                <w:rFonts w:eastAsia="MS PGothic"/>
                <w:color w:val="595959"/>
                <w:shd w:val="clear" w:color="auto" w:fill="FFFFFF"/>
              </w:rPr>
            </w:rPrChange>
          </w:rPr>
          <w:t>egree in Public Accounting from McGill University in Montreal and a Commerce degree from Concordia University in Montreal.</w:t>
        </w:r>
        <w:r w:rsidRPr="00C00498">
          <w:rPr>
            <w:rStyle w:val="FootnoteReference"/>
            <w:rFonts w:ascii="Georgia" w:eastAsia="MS PGothic" w:hAnsi="Georgia"/>
            <w:color w:val="595959"/>
            <w:shd w:val="clear" w:color="auto" w:fill="FFFFFF"/>
            <w:rPrChange w:id="1133" w:author="Ayush Mittal" w:date="2019-04-26T15:10:00Z">
              <w:rPr>
                <w:rStyle w:val="FootnoteReference"/>
                <w:rFonts w:eastAsia="MS PGothic"/>
                <w:color w:val="595959"/>
                <w:shd w:val="clear" w:color="auto" w:fill="FFFFFF"/>
              </w:rPr>
            </w:rPrChange>
          </w:rPr>
          <w:footnoteReference w:id="18"/>
        </w:r>
      </w:ins>
    </w:p>
    <w:p w14:paraId="03D6DB6C" w14:textId="265FD94B" w:rsidR="004B6A84" w:rsidRPr="00C00498" w:rsidDel="009324EC" w:rsidRDefault="004B6A84" w:rsidP="009324EC">
      <w:pPr>
        <w:rPr>
          <w:del w:id="1140" w:author="Ayush Mittal" w:date="2019-04-26T14:06:00Z"/>
          <w:rFonts w:ascii="Georgia" w:hAnsi="Georgia"/>
          <w:b/>
          <w:highlight w:val="yellow"/>
        </w:rPr>
      </w:pPr>
      <w:del w:id="1141" w:author="Ayush Mittal" w:date="2019-04-26T14:06:00Z">
        <w:r w:rsidRPr="00C00498" w:rsidDel="009324EC">
          <w:rPr>
            <w:rFonts w:ascii="Georgia" w:hAnsi="Georgia"/>
            <w:b/>
            <w:highlight w:val="yellow"/>
            <w:rPrChange w:id="1142" w:author="Ayush Mittal" w:date="2019-04-26T15:10:00Z">
              <w:rPr>
                <w:b/>
              </w:rPr>
            </w:rPrChange>
          </w:rPr>
          <w:delText xml:space="preserve">Jeannie T. Lee, M.D., PhD – </w:delText>
        </w:r>
        <w:r w:rsidRPr="00C00498" w:rsidDel="009324EC">
          <w:rPr>
            <w:rFonts w:ascii="Georgia" w:hAnsi="Georgia"/>
            <w:b/>
            <w:i/>
            <w:highlight w:val="yellow"/>
            <w:rPrChange w:id="1143" w:author="Ayush Mittal" w:date="2019-04-26T15:10:00Z">
              <w:rPr>
                <w:b/>
                <w:i/>
              </w:rPr>
            </w:rPrChange>
          </w:rPr>
          <w:delText>Co-Founder</w:delText>
        </w:r>
        <w:r w:rsidRPr="00C00498" w:rsidDel="009324EC">
          <w:rPr>
            <w:rFonts w:ascii="Georgia" w:hAnsi="Georgia"/>
            <w:b/>
            <w:highlight w:val="yellow"/>
            <w:rPrChange w:id="1144" w:author="Ayush Mittal" w:date="2019-04-26T15:10:00Z">
              <w:rPr>
                <w:b/>
              </w:rPr>
            </w:rPrChange>
          </w:rPr>
          <w:delText xml:space="preserve"> </w:delText>
        </w:r>
      </w:del>
    </w:p>
    <w:p w14:paraId="461FCEB7" w14:textId="77777777" w:rsidR="009324EC" w:rsidRPr="00C00498" w:rsidRDefault="009324EC" w:rsidP="00B802C4">
      <w:pPr>
        <w:pStyle w:val="RNABodyCopy"/>
        <w:rPr>
          <w:ins w:id="1145" w:author="Ayush Mittal" w:date="2019-04-26T14:07:00Z"/>
          <w:b/>
          <w:highlight w:val="yellow"/>
        </w:rPr>
      </w:pPr>
    </w:p>
    <w:p w14:paraId="2672E168" w14:textId="145EACC7" w:rsidR="009324EC" w:rsidRPr="00C00498" w:rsidRDefault="009324EC" w:rsidP="009324EC">
      <w:pPr>
        <w:rPr>
          <w:ins w:id="1146" w:author="Ayush Mittal" w:date="2019-04-26T14:07:00Z"/>
          <w:rFonts w:ascii="Georgia" w:eastAsia="MS PGothic" w:hAnsi="Georgia"/>
          <w:b/>
          <w:color w:val="595959"/>
          <w:rPrChange w:id="1147" w:author="Ayush Mittal" w:date="2019-04-26T15:10:00Z">
            <w:rPr>
              <w:ins w:id="1148" w:author="Ayush Mittal" w:date="2019-04-26T14:07:00Z"/>
              <w:rFonts w:eastAsia="MS PGothic"/>
              <w:b/>
              <w:color w:val="595959"/>
            </w:rPr>
          </w:rPrChange>
        </w:rPr>
      </w:pPr>
      <w:ins w:id="1149" w:author="Ayush Mittal" w:date="2019-04-26T14:07:00Z">
        <w:r w:rsidRPr="00C00498">
          <w:rPr>
            <w:rFonts w:ascii="Georgia" w:eastAsia="MS PGothic" w:hAnsi="Georgia"/>
            <w:b/>
            <w:color w:val="595959"/>
            <w:rPrChange w:id="1150" w:author="Ayush Mittal" w:date="2019-04-26T15:10:00Z">
              <w:rPr>
                <w:rFonts w:eastAsia="MS PGothic"/>
                <w:b/>
                <w:color w:val="595959"/>
              </w:rPr>
            </w:rPrChange>
          </w:rPr>
          <w:t xml:space="preserve">Sunil </w:t>
        </w:r>
        <w:proofErr w:type="spellStart"/>
        <w:r w:rsidRPr="00C00498">
          <w:rPr>
            <w:rFonts w:ascii="Georgia" w:eastAsia="MS PGothic" w:hAnsi="Georgia"/>
            <w:b/>
            <w:color w:val="595959"/>
            <w:rPrChange w:id="1151" w:author="Ayush Mittal" w:date="2019-04-26T15:10:00Z">
              <w:rPr>
                <w:rFonts w:eastAsia="MS PGothic"/>
                <w:b/>
                <w:color w:val="595959"/>
              </w:rPr>
            </w:rPrChange>
          </w:rPr>
          <w:t>Bheda</w:t>
        </w:r>
        <w:proofErr w:type="spellEnd"/>
        <w:r w:rsidRPr="00C00498">
          <w:rPr>
            <w:rFonts w:ascii="Georgia" w:eastAsia="MS PGothic" w:hAnsi="Georgia"/>
            <w:b/>
            <w:color w:val="595959"/>
            <w:rPrChange w:id="1152" w:author="Ayush Mittal" w:date="2019-04-26T15:10:00Z">
              <w:rPr>
                <w:rFonts w:eastAsia="MS PGothic"/>
                <w:b/>
                <w:color w:val="595959"/>
              </w:rPr>
            </w:rPrChange>
          </w:rPr>
          <w:t xml:space="preserve"> –</w:t>
        </w:r>
        <w:r w:rsidRPr="00C00498">
          <w:rPr>
            <w:rFonts w:ascii="Georgia" w:eastAsia="MS PGothic" w:hAnsi="Georgia"/>
            <w:b/>
            <w:i/>
            <w:iCs/>
            <w:color w:val="595959"/>
            <w:rPrChange w:id="1153" w:author="Ayush Mittal" w:date="2019-04-26T15:10:00Z">
              <w:rPr>
                <w:rFonts w:eastAsia="MS PGothic"/>
                <w:b/>
                <w:i/>
                <w:iCs/>
                <w:color w:val="595959"/>
              </w:rPr>
            </w:rPrChange>
          </w:rPr>
          <w:t xml:space="preserve"> Chief Product Officer</w:t>
        </w:r>
      </w:ins>
    </w:p>
    <w:p w14:paraId="74F610DD" w14:textId="15E84DBC" w:rsidR="009324EC" w:rsidRPr="00C00498" w:rsidRDefault="009324EC" w:rsidP="004B6A84">
      <w:pPr>
        <w:pStyle w:val="RNABodyCopy"/>
        <w:rPr>
          <w:ins w:id="1154" w:author="Ayush Mittal" w:date="2019-04-26T14:16:00Z"/>
        </w:rPr>
      </w:pPr>
      <w:ins w:id="1155" w:author="Ayush Mittal" w:date="2019-04-26T14:10:00Z">
        <w:r w:rsidRPr="00C00498">
          <w:rPr>
            <w:rPrChange w:id="1156" w:author="Ayush Mittal" w:date="2019-04-26T15:10:00Z">
              <w:rPr>
                <w:b/>
              </w:rPr>
            </w:rPrChange>
          </w:rPr>
          <w:t xml:space="preserve">Mr. </w:t>
        </w:r>
        <w:proofErr w:type="spellStart"/>
        <w:r w:rsidRPr="00C00498">
          <w:rPr>
            <w:rPrChange w:id="1157" w:author="Ayush Mittal" w:date="2019-04-26T15:10:00Z">
              <w:rPr>
                <w:b/>
              </w:rPr>
            </w:rPrChange>
          </w:rPr>
          <w:t>Bheda</w:t>
        </w:r>
        <w:proofErr w:type="spellEnd"/>
        <w:r w:rsidRPr="00C00498">
          <w:rPr>
            <w:rPrChange w:id="1158" w:author="Ayush Mittal" w:date="2019-04-26T15:10:00Z">
              <w:rPr>
                <w:b/>
              </w:rPr>
            </w:rPrChange>
          </w:rPr>
          <w:t xml:space="preserve"> </w:t>
        </w:r>
      </w:ins>
      <w:ins w:id="1159" w:author="Ayush Mittal" w:date="2019-04-26T14:11:00Z">
        <w:r w:rsidRPr="00C00498">
          <w:t xml:space="preserve">serves as the </w:t>
        </w:r>
      </w:ins>
      <w:ins w:id="1160" w:author="Ayush Mittal" w:date="2019-04-26T14:10:00Z">
        <w:r w:rsidRPr="00C00498">
          <w:rPr>
            <w:rPrChange w:id="1161" w:author="Ayush Mittal" w:date="2019-04-26T15:10:00Z">
              <w:rPr>
                <w:b/>
              </w:rPr>
            </w:rPrChange>
          </w:rPr>
          <w:t xml:space="preserve">Chief Product Officer at </w:t>
        </w:r>
      </w:ins>
      <w:ins w:id="1162" w:author="Ayush Mittal" w:date="2019-04-26T14:11:00Z">
        <w:r w:rsidRPr="00C00498">
          <w:t xml:space="preserve">the Company </w:t>
        </w:r>
      </w:ins>
      <w:ins w:id="1163" w:author="Ayush Mittal" w:date="2019-04-26T14:10:00Z">
        <w:r w:rsidRPr="00C00498">
          <w:rPr>
            <w:rPrChange w:id="1164" w:author="Ayush Mittal" w:date="2019-04-26T15:10:00Z">
              <w:rPr>
                <w:b/>
              </w:rPr>
            </w:rPrChange>
          </w:rPr>
          <w:t xml:space="preserve">since August 2016. </w:t>
        </w:r>
      </w:ins>
      <w:ins w:id="1165" w:author="Ayush Mittal" w:date="2019-04-26T14:25:00Z">
        <w:r w:rsidR="00B25288" w:rsidRPr="00C00498">
          <w:t xml:space="preserve"> </w:t>
        </w:r>
      </w:ins>
      <w:ins w:id="1166" w:author="Ayush Mittal" w:date="2019-04-26T14:11:00Z">
        <w:r w:rsidRPr="00C00498">
          <w:t xml:space="preserve"> </w:t>
        </w:r>
      </w:ins>
      <w:ins w:id="1167" w:author="Ayush Mittal" w:date="2019-04-26T14:10:00Z">
        <w:r w:rsidRPr="00C00498">
          <w:rPr>
            <w:rPrChange w:id="1168" w:author="Ayush Mittal" w:date="2019-04-26T15:10:00Z">
              <w:rPr>
                <w:b/>
              </w:rPr>
            </w:rPrChange>
          </w:rPr>
          <w:t xml:space="preserve">Mr. </w:t>
        </w:r>
        <w:proofErr w:type="spellStart"/>
        <w:r w:rsidRPr="00C00498">
          <w:rPr>
            <w:rPrChange w:id="1169" w:author="Ayush Mittal" w:date="2019-04-26T15:10:00Z">
              <w:rPr>
                <w:b/>
              </w:rPr>
            </w:rPrChange>
          </w:rPr>
          <w:t>Bheda</w:t>
        </w:r>
      </w:ins>
      <w:ins w:id="1170" w:author="Ayush Mittal" w:date="2019-04-26T14:11:00Z">
        <w:r w:rsidRPr="00C00498">
          <w:t>’s</w:t>
        </w:r>
      </w:ins>
      <w:proofErr w:type="spellEnd"/>
      <w:ins w:id="1171" w:author="Ayush Mittal" w:date="2019-04-26T14:10:00Z">
        <w:r w:rsidRPr="00C00498">
          <w:rPr>
            <w:rPrChange w:id="1172" w:author="Ayush Mittal" w:date="2019-04-26T15:10:00Z">
              <w:rPr>
                <w:b/>
              </w:rPr>
            </w:rPrChange>
          </w:rPr>
          <w:t xml:space="preserve"> responsib</w:t>
        </w:r>
      </w:ins>
      <w:ins w:id="1173" w:author="Ayush Mittal" w:date="2019-04-26T14:11:00Z">
        <w:r w:rsidRPr="00C00498">
          <w:t xml:space="preserve">ilities include </w:t>
        </w:r>
      </w:ins>
      <w:ins w:id="1174" w:author="Ayush Mittal" w:date="2019-04-26T14:12:00Z">
        <w:r w:rsidRPr="00C00498">
          <w:t xml:space="preserve">advancing </w:t>
        </w:r>
      </w:ins>
      <w:ins w:id="1175" w:author="Ayush Mittal" w:date="2019-04-26T14:10:00Z">
        <w:r w:rsidRPr="00C00498">
          <w:rPr>
            <w:rPrChange w:id="1176" w:author="Ayush Mittal" w:date="2019-04-26T15:10:00Z">
              <w:rPr>
                <w:b/>
              </w:rPr>
            </w:rPrChange>
          </w:rPr>
          <w:t xml:space="preserve">the development of enhanced delivery platforms, data, and analytics solutions for </w:t>
        </w:r>
      </w:ins>
      <w:ins w:id="1177" w:author="Ayush Mittal" w:date="2019-04-26T14:12:00Z">
        <w:r w:rsidRPr="00C00498">
          <w:t>the Company’s</w:t>
        </w:r>
      </w:ins>
      <w:ins w:id="1178" w:author="Ayush Mittal" w:date="2019-04-26T14:10:00Z">
        <w:r w:rsidRPr="00C00498">
          <w:rPr>
            <w:rPrChange w:id="1179" w:author="Ayush Mittal" w:date="2019-04-26T15:10:00Z">
              <w:rPr>
                <w:b/>
              </w:rPr>
            </w:rPrChange>
          </w:rPr>
          <w:t xml:space="preserve"> global partner base. </w:t>
        </w:r>
      </w:ins>
      <w:ins w:id="1180" w:author="Ayush Mittal" w:date="2019-04-26T14:12:00Z">
        <w:r w:rsidRPr="00C00498">
          <w:t xml:space="preserve"> </w:t>
        </w:r>
      </w:ins>
      <w:ins w:id="1181" w:author="Ayush Mittal" w:date="2019-04-26T14:26:00Z">
        <w:r w:rsidR="00B25288" w:rsidRPr="00C00498">
          <w:t xml:space="preserve">He joined the Company in March 2013, as the Senior Vice President (“VP”) of Product development.  </w:t>
        </w:r>
      </w:ins>
      <w:ins w:id="1182" w:author="Ayush Mittal" w:date="2019-04-26T14:10:00Z">
        <w:r w:rsidRPr="00C00498">
          <w:rPr>
            <w:rPrChange w:id="1183" w:author="Ayush Mittal" w:date="2019-04-26T15:10:00Z">
              <w:rPr>
                <w:b/>
              </w:rPr>
            </w:rPrChange>
          </w:rPr>
          <w:t xml:space="preserve">Mr. </w:t>
        </w:r>
        <w:proofErr w:type="spellStart"/>
        <w:r w:rsidRPr="00C00498">
          <w:rPr>
            <w:rPrChange w:id="1184" w:author="Ayush Mittal" w:date="2019-04-26T15:10:00Z">
              <w:rPr>
                <w:b/>
              </w:rPr>
            </w:rPrChange>
          </w:rPr>
          <w:t>Bheda</w:t>
        </w:r>
        <w:proofErr w:type="spellEnd"/>
        <w:r w:rsidRPr="00C00498">
          <w:rPr>
            <w:rPrChange w:id="1185" w:author="Ayush Mittal" w:date="2019-04-26T15:10:00Z">
              <w:rPr>
                <w:b/>
              </w:rPr>
            </w:rPrChange>
          </w:rPr>
          <w:t xml:space="preserve"> has </w:t>
        </w:r>
      </w:ins>
      <w:ins w:id="1186" w:author="Ayush Mittal" w:date="2019-04-26T14:12:00Z">
        <w:r w:rsidRPr="00C00498">
          <w:t xml:space="preserve">a </w:t>
        </w:r>
      </w:ins>
      <w:ins w:id="1187" w:author="Ayush Mittal" w:date="2019-04-26T14:10:00Z">
        <w:r w:rsidRPr="00C00498">
          <w:rPr>
            <w:rPrChange w:id="1188" w:author="Ayush Mittal" w:date="2019-04-26T15:10:00Z">
              <w:rPr>
                <w:b/>
              </w:rPr>
            </w:rPrChange>
          </w:rPr>
          <w:t xml:space="preserve">15-years of </w:t>
        </w:r>
      </w:ins>
      <w:ins w:id="1189" w:author="Ayush Mittal" w:date="2019-04-26T14:12:00Z">
        <w:r w:rsidRPr="00C00498">
          <w:t xml:space="preserve">experience, </w:t>
        </w:r>
      </w:ins>
      <w:ins w:id="1190" w:author="Ayush Mittal" w:date="2019-04-26T14:10:00Z">
        <w:r w:rsidRPr="00C00498">
          <w:rPr>
            <w:rPrChange w:id="1191" w:author="Ayush Mittal" w:date="2019-04-26T15:10:00Z">
              <w:rPr>
                <w:b/>
              </w:rPr>
            </w:rPrChange>
          </w:rPr>
          <w:t>successfully designing and deploying scalable enterprise business and product solutions.</w:t>
        </w:r>
      </w:ins>
      <w:ins w:id="1192" w:author="Ayush Mittal" w:date="2019-04-26T14:25:00Z">
        <w:r w:rsidR="00B25288" w:rsidRPr="00C00498">
          <w:t xml:space="preserve"> </w:t>
        </w:r>
      </w:ins>
      <w:ins w:id="1193" w:author="Ayush Mittal" w:date="2019-04-26T14:10:00Z">
        <w:r w:rsidRPr="00C00498">
          <w:rPr>
            <w:rPrChange w:id="1194" w:author="Ayush Mittal" w:date="2019-04-26T15:10:00Z">
              <w:rPr>
                <w:b/>
              </w:rPr>
            </w:rPrChange>
          </w:rPr>
          <w:t xml:space="preserve"> </w:t>
        </w:r>
      </w:ins>
      <w:ins w:id="1195" w:author="Ayush Mittal" w:date="2019-04-26T14:12:00Z">
        <w:r w:rsidRPr="00C00498">
          <w:t xml:space="preserve">Prior </w:t>
        </w:r>
      </w:ins>
      <w:ins w:id="1196" w:author="Ayush Mittal" w:date="2019-04-26T14:25:00Z">
        <w:r w:rsidR="00B25288" w:rsidRPr="00C00498">
          <w:t xml:space="preserve">to joining the </w:t>
        </w:r>
      </w:ins>
      <w:ins w:id="1197" w:author="Ayush Mittal" w:date="2019-04-26T14:12:00Z">
        <w:r w:rsidRPr="00C00498">
          <w:t>Company</w:t>
        </w:r>
      </w:ins>
      <w:ins w:id="1198" w:author="Ayush Mittal" w:date="2019-04-26T14:25:00Z">
        <w:r w:rsidR="00B25288" w:rsidRPr="00C00498">
          <w:t>,</w:t>
        </w:r>
      </w:ins>
      <w:ins w:id="1199" w:author="Ayush Mittal" w:date="2019-04-26T14:12:00Z">
        <w:r w:rsidRPr="00C00498">
          <w:t xml:space="preserve"> he </w:t>
        </w:r>
      </w:ins>
      <w:ins w:id="1200" w:author="Ayush Mittal" w:date="2019-04-26T14:10:00Z">
        <w:r w:rsidRPr="00C00498">
          <w:rPr>
            <w:rPrChange w:id="1201" w:author="Ayush Mittal" w:date="2019-04-26T15:10:00Z">
              <w:rPr>
                <w:b/>
              </w:rPr>
            </w:rPrChange>
          </w:rPr>
          <w:t xml:space="preserve">served as </w:t>
        </w:r>
      </w:ins>
      <w:ins w:id="1202" w:author="Ayush Mittal" w:date="2019-04-26T14:12:00Z">
        <w:r w:rsidRPr="00C00498">
          <w:t xml:space="preserve">the </w:t>
        </w:r>
      </w:ins>
      <w:ins w:id="1203" w:author="Ayush Mittal" w:date="2019-04-26T14:10:00Z">
        <w:r w:rsidRPr="00C00498">
          <w:rPr>
            <w:rPrChange w:id="1204" w:author="Ayush Mittal" w:date="2019-04-26T15:10:00Z">
              <w:rPr>
                <w:b/>
              </w:rPr>
            </w:rPrChange>
          </w:rPr>
          <w:t xml:space="preserve">Managing Director </w:t>
        </w:r>
      </w:ins>
      <w:ins w:id="1205" w:author="Ayush Mittal" w:date="2019-04-26T14:13:00Z">
        <w:r w:rsidRPr="00C00498">
          <w:t>for</w:t>
        </w:r>
      </w:ins>
      <w:ins w:id="1206" w:author="Ayush Mittal" w:date="2019-04-26T14:10:00Z">
        <w:r w:rsidRPr="00C00498">
          <w:rPr>
            <w:rPrChange w:id="1207" w:author="Ayush Mittal" w:date="2019-04-26T15:10:00Z">
              <w:rPr>
                <w:b/>
              </w:rPr>
            </w:rPrChange>
          </w:rPr>
          <w:t xml:space="preserve"> </w:t>
        </w:r>
        <w:proofErr w:type="spellStart"/>
        <w:r w:rsidRPr="00C00498">
          <w:rPr>
            <w:rPrChange w:id="1208" w:author="Ayush Mittal" w:date="2019-04-26T15:10:00Z">
              <w:rPr>
                <w:b/>
              </w:rPr>
            </w:rPrChange>
          </w:rPr>
          <w:t>PowerMyLearning</w:t>
        </w:r>
        <w:proofErr w:type="spellEnd"/>
        <w:r w:rsidRPr="00C00498">
          <w:rPr>
            <w:rPrChange w:id="1209" w:author="Ayush Mittal" w:date="2019-04-26T15:10:00Z">
              <w:rPr>
                <w:b/>
              </w:rPr>
            </w:rPrChange>
          </w:rPr>
          <w:t xml:space="preserve"> from January 2012 to February 2013. </w:t>
        </w:r>
      </w:ins>
      <w:ins w:id="1210" w:author="Ayush Mittal" w:date="2019-04-26T14:13:00Z">
        <w:r w:rsidRPr="00C00498">
          <w:t xml:space="preserve"> </w:t>
        </w:r>
      </w:ins>
      <w:ins w:id="1211" w:author="Ayush Mittal" w:date="2019-04-26T14:10:00Z">
        <w:r w:rsidRPr="00C00498">
          <w:rPr>
            <w:rPrChange w:id="1212" w:author="Ayush Mittal" w:date="2019-04-26T15:10:00Z">
              <w:rPr>
                <w:b/>
              </w:rPr>
            </w:rPrChange>
          </w:rPr>
          <w:t xml:space="preserve">He </w:t>
        </w:r>
      </w:ins>
      <w:ins w:id="1213" w:author="Ayush Mittal" w:date="2019-04-26T14:13:00Z">
        <w:r w:rsidRPr="00C00498">
          <w:t xml:space="preserve">also </w:t>
        </w:r>
      </w:ins>
      <w:ins w:id="1214" w:author="Ayush Mittal" w:date="2019-04-26T14:10:00Z">
        <w:r w:rsidRPr="00C00498">
          <w:rPr>
            <w:rPrChange w:id="1215" w:author="Ayush Mittal" w:date="2019-04-26T15:10:00Z">
              <w:rPr>
                <w:b/>
              </w:rPr>
            </w:rPrChange>
          </w:rPr>
          <w:t xml:space="preserve">served as </w:t>
        </w:r>
      </w:ins>
      <w:ins w:id="1216" w:author="Ayush Mittal" w:date="2019-04-26T14:13:00Z">
        <w:r w:rsidRPr="00C00498">
          <w:t xml:space="preserve">the </w:t>
        </w:r>
      </w:ins>
      <w:ins w:id="1217" w:author="Ayush Mittal" w:date="2019-04-26T14:10:00Z">
        <w:r w:rsidRPr="00C00498">
          <w:rPr>
            <w:rPrChange w:id="1218" w:author="Ayush Mittal" w:date="2019-04-26T15:10:00Z">
              <w:rPr>
                <w:b/>
              </w:rPr>
            </w:rPrChange>
          </w:rPr>
          <w:t xml:space="preserve">Senior </w:t>
        </w:r>
      </w:ins>
      <w:ins w:id="1219" w:author="Ayush Mittal" w:date="2019-04-26T14:14:00Z">
        <w:r w:rsidR="00C016B5" w:rsidRPr="00C00498">
          <w:t xml:space="preserve">VP </w:t>
        </w:r>
      </w:ins>
      <w:ins w:id="1220" w:author="Ayush Mittal" w:date="2019-04-26T14:10:00Z">
        <w:r w:rsidRPr="00C00498">
          <w:rPr>
            <w:rPrChange w:id="1221" w:author="Ayush Mittal" w:date="2019-04-26T15:10:00Z">
              <w:rPr>
                <w:b/>
              </w:rPr>
            </w:rPrChange>
          </w:rPr>
          <w:t xml:space="preserve">of Product Development at StayWell since March 2013. </w:t>
        </w:r>
      </w:ins>
      <w:ins w:id="1222" w:author="Ayush Mittal" w:date="2019-04-26T14:13:00Z">
        <w:r w:rsidR="00C016B5" w:rsidRPr="00C00498">
          <w:t xml:space="preserve"> </w:t>
        </w:r>
      </w:ins>
      <w:ins w:id="1223" w:author="Ayush Mittal" w:date="2019-04-26T14:10:00Z">
        <w:r w:rsidRPr="00C00498">
          <w:rPr>
            <w:rPrChange w:id="1224" w:author="Ayush Mittal" w:date="2019-04-26T15:10:00Z">
              <w:rPr>
                <w:b/>
              </w:rPr>
            </w:rPrChange>
          </w:rPr>
          <w:t xml:space="preserve">He served as </w:t>
        </w:r>
      </w:ins>
      <w:ins w:id="1225" w:author="Ayush Mittal" w:date="2019-04-26T14:14:00Z">
        <w:r w:rsidR="00C016B5" w:rsidRPr="00C00498">
          <w:t xml:space="preserve">the VP </w:t>
        </w:r>
      </w:ins>
      <w:ins w:id="1226" w:author="Ayush Mittal" w:date="2019-04-26T14:10:00Z">
        <w:r w:rsidRPr="00C00498">
          <w:rPr>
            <w:rPrChange w:id="1227" w:author="Ayush Mittal" w:date="2019-04-26T15:10:00Z">
              <w:rPr>
                <w:b/>
              </w:rPr>
            </w:rPrChange>
          </w:rPr>
          <w:t>of MHHE Digital Technology at McGraw-Hill Higher Education</w:t>
        </w:r>
      </w:ins>
      <w:ins w:id="1228" w:author="Ayush Mittal" w:date="2019-04-26T14:14:00Z">
        <w:r w:rsidR="00C016B5" w:rsidRPr="00C00498">
          <w:t xml:space="preserve"> (“MHHE")</w:t>
        </w:r>
      </w:ins>
      <w:ins w:id="1229" w:author="Ayush Mittal" w:date="2019-04-26T14:10:00Z">
        <w:r w:rsidRPr="00C00498">
          <w:rPr>
            <w:rPrChange w:id="1230" w:author="Ayush Mittal" w:date="2019-04-26T15:10:00Z">
              <w:rPr>
                <w:b/>
              </w:rPr>
            </w:rPrChange>
          </w:rPr>
          <w:t xml:space="preserve"> from January 2008 to January 2014</w:t>
        </w:r>
      </w:ins>
      <w:ins w:id="1231" w:author="Ayush Mittal" w:date="2019-04-26T14:14:00Z">
        <w:r w:rsidR="00C016B5" w:rsidRPr="00C00498">
          <w:t xml:space="preserve"> and</w:t>
        </w:r>
      </w:ins>
      <w:ins w:id="1232" w:author="Ayush Mittal" w:date="2019-04-26T14:10:00Z">
        <w:r w:rsidRPr="00C00498">
          <w:rPr>
            <w:rPrChange w:id="1233" w:author="Ayush Mittal" w:date="2019-04-26T15:10:00Z">
              <w:rPr>
                <w:b/>
              </w:rPr>
            </w:rPrChange>
          </w:rPr>
          <w:t xml:space="preserve"> served as </w:t>
        </w:r>
      </w:ins>
      <w:ins w:id="1234" w:author="Ayush Mittal" w:date="2019-04-26T14:14:00Z">
        <w:r w:rsidR="00C016B5" w:rsidRPr="00C00498">
          <w:t xml:space="preserve">the VP </w:t>
        </w:r>
      </w:ins>
      <w:ins w:id="1235" w:author="Ayush Mittal" w:date="2019-04-26T14:10:00Z">
        <w:r w:rsidRPr="00C00498">
          <w:rPr>
            <w:rPrChange w:id="1236" w:author="Ayush Mittal" w:date="2019-04-26T15:10:00Z">
              <w:rPr>
                <w:b/>
              </w:rPr>
            </w:rPrChange>
          </w:rPr>
          <w:t xml:space="preserve">of HPI Media Technology at </w:t>
        </w:r>
      </w:ins>
      <w:ins w:id="1237" w:author="Ayush Mittal" w:date="2019-04-26T14:14:00Z">
        <w:r w:rsidR="00C016B5" w:rsidRPr="00C00498">
          <w:t>MHHE</w:t>
        </w:r>
      </w:ins>
      <w:ins w:id="1238" w:author="Ayush Mittal" w:date="2019-04-26T14:15:00Z">
        <w:r w:rsidR="00C016B5" w:rsidRPr="00C00498">
          <w:t xml:space="preserve"> </w:t>
        </w:r>
      </w:ins>
      <w:ins w:id="1239" w:author="Ayush Mittal" w:date="2019-04-26T14:10:00Z">
        <w:r w:rsidRPr="00C00498">
          <w:rPr>
            <w:rPrChange w:id="1240" w:author="Ayush Mittal" w:date="2019-04-26T15:10:00Z">
              <w:rPr>
                <w:b/>
              </w:rPr>
            </w:rPrChange>
          </w:rPr>
          <w:t xml:space="preserve">from 2005 to 2008. </w:t>
        </w:r>
      </w:ins>
      <w:ins w:id="1241" w:author="Ayush Mittal" w:date="2019-04-26T14:15:00Z">
        <w:r w:rsidR="00C016B5" w:rsidRPr="00C00498">
          <w:t xml:space="preserve"> </w:t>
        </w:r>
      </w:ins>
      <w:ins w:id="1242" w:author="Ayush Mittal" w:date="2019-04-26T14:10:00Z">
        <w:r w:rsidRPr="00C00498">
          <w:rPr>
            <w:rPrChange w:id="1243" w:author="Ayush Mittal" w:date="2019-04-26T15:10:00Z">
              <w:rPr>
                <w:b/>
              </w:rPr>
            </w:rPrChange>
          </w:rPr>
          <w:t xml:space="preserve">He was </w:t>
        </w:r>
      </w:ins>
      <w:ins w:id="1244" w:author="Ayush Mittal" w:date="2019-04-26T14:15:00Z">
        <w:r w:rsidR="00C016B5" w:rsidRPr="00C00498">
          <w:t xml:space="preserve">a </w:t>
        </w:r>
      </w:ins>
      <w:ins w:id="1245" w:author="Ayush Mittal" w:date="2019-04-26T14:10:00Z">
        <w:r w:rsidRPr="00C00498">
          <w:rPr>
            <w:rPrChange w:id="1246" w:author="Ayush Mittal" w:date="2019-04-26T15:10:00Z">
              <w:rPr>
                <w:b/>
              </w:rPr>
            </w:rPrChange>
          </w:rPr>
          <w:t>Senior Broadcast Consultant at BBC from March 2001 to January 2005</w:t>
        </w:r>
      </w:ins>
      <w:ins w:id="1247" w:author="Ayush Mittal" w:date="2019-04-26T14:15:00Z">
        <w:r w:rsidR="00C016B5" w:rsidRPr="00C00498">
          <w:t xml:space="preserve"> and a</w:t>
        </w:r>
      </w:ins>
      <w:ins w:id="1248" w:author="Ayush Mittal" w:date="2019-04-26T14:10:00Z">
        <w:r w:rsidRPr="00C00498">
          <w:rPr>
            <w:rPrChange w:id="1249" w:author="Ayush Mittal" w:date="2019-04-26T15:10:00Z">
              <w:rPr>
                <w:b/>
              </w:rPr>
            </w:rPrChange>
          </w:rPr>
          <w:t xml:space="preserve"> Senior Ecommerce Consultant of Razorfish from September 1997 to March 2001.</w:t>
        </w:r>
      </w:ins>
      <w:ins w:id="1250" w:author="Ayush Mittal" w:date="2019-04-26T14:15:00Z">
        <w:r w:rsidR="00C016B5" w:rsidRPr="00C00498">
          <w:rPr>
            <w:rStyle w:val="FootnoteReference"/>
          </w:rPr>
          <w:footnoteReference w:id="19"/>
        </w:r>
      </w:ins>
    </w:p>
    <w:p w14:paraId="4E471B4E" w14:textId="7C526734" w:rsidR="00C016B5" w:rsidRPr="00C00498" w:rsidRDefault="00C016B5" w:rsidP="004B6A84">
      <w:pPr>
        <w:pStyle w:val="RNABodyCopy"/>
        <w:rPr>
          <w:ins w:id="1257" w:author="Ayush Mittal" w:date="2019-04-26T14:16:00Z"/>
        </w:rPr>
      </w:pPr>
    </w:p>
    <w:p w14:paraId="004E35B9" w14:textId="2B8D47A0" w:rsidR="00C016B5" w:rsidRPr="00C00498" w:rsidRDefault="00C016B5" w:rsidP="004B6A84">
      <w:pPr>
        <w:pStyle w:val="RNABodyCopy"/>
        <w:rPr>
          <w:ins w:id="1258" w:author="Ayush Mittal" w:date="2019-04-26T14:07:00Z"/>
          <w:highlight w:val="yellow"/>
          <w:rPrChange w:id="1259" w:author="Ayush Mittal" w:date="2019-04-26T15:10:00Z">
            <w:rPr>
              <w:ins w:id="1260" w:author="Ayush Mittal" w:date="2019-04-26T14:07:00Z"/>
              <w:b/>
            </w:rPr>
          </w:rPrChange>
        </w:rPr>
      </w:pPr>
      <w:ins w:id="1261" w:author="Ayush Mittal" w:date="2019-04-26T14:16:00Z">
        <w:r w:rsidRPr="00C00498">
          <w:t xml:space="preserve">Mr. </w:t>
        </w:r>
        <w:proofErr w:type="spellStart"/>
        <w:r w:rsidRPr="00C00498">
          <w:t>Bheda</w:t>
        </w:r>
        <w:proofErr w:type="spellEnd"/>
        <w:r w:rsidRPr="00C00498">
          <w:t xml:space="preserve"> </w:t>
        </w:r>
      </w:ins>
      <w:ins w:id="1262" w:author="Ayush Mittal" w:date="2019-04-26T14:24:00Z">
        <w:r w:rsidR="00B25288" w:rsidRPr="00C00498">
          <w:t>ha</w:t>
        </w:r>
      </w:ins>
      <w:ins w:id="1263" w:author="Ayush Mittal" w:date="2019-04-26T14:21:00Z">
        <w:r w:rsidRPr="00C00498">
          <w:t xml:space="preserve">s a </w:t>
        </w:r>
      </w:ins>
      <w:ins w:id="1264" w:author="Ayush Mittal" w:date="2019-04-26T14:23:00Z">
        <w:r w:rsidRPr="00C00498">
          <w:t>Certificate in Management of technology from the Georgia Institute of Technology, and a</w:t>
        </w:r>
      </w:ins>
      <w:ins w:id="1265" w:author="Ayush Mittal" w:date="2019-04-26T14:21:00Z">
        <w:r w:rsidRPr="00C00498">
          <w:t xml:space="preserve"> </w:t>
        </w:r>
      </w:ins>
      <w:proofErr w:type="spellStart"/>
      <w:proofErr w:type="gramStart"/>
      <w:ins w:id="1266" w:author="Ayush Mittal" w:date="2019-04-26T14:24:00Z">
        <w:r w:rsidR="00B25288" w:rsidRPr="00C00498">
          <w:t>Bachelors</w:t>
        </w:r>
      </w:ins>
      <w:proofErr w:type="spellEnd"/>
      <w:ins w:id="1267" w:author="Ayush Mittal" w:date="2019-04-26T14:21:00Z">
        <w:r w:rsidRPr="00C00498">
          <w:t xml:space="preserve"> degree in</w:t>
        </w:r>
      </w:ins>
      <w:ins w:id="1268" w:author="Ayush Mittal" w:date="2019-04-26T14:23:00Z">
        <w:r w:rsidRPr="00C00498">
          <w:t xml:space="preserve"> Chemical Engineering</w:t>
        </w:r>
        <w:proofErr w:type="gramEnd"/>
        <w:r w:rsidRPr="00C00498">
          <w:t xml:space="preserve"> from </w:t>
        </w:r>
      </w:ins>
      <w:ins w:id="1269" w:author="Ayush Mittal" w:date="2019-04-26T14:24:00Z">
        <w:r w:rsidRPr="00C00498">
          <w:t>the Georgia Institute of Technology.</w:t>
        </w:r>
      </w:ins>
    </w:p>
    <w:p w14:paraId="64AC8304" w14:textId="5BEF020C" w:rsidR="004B6A84" w:rsidRPr="00C00498" w:rsidDel="009324EC" w:rsidRDefault="004B6A84" w:rsidP="004B6A84">
      <w:pPr>
        <w:rPr>
          <w:del w:id="1270" w:author="Ayush Mittal" w:date="2019-04-26T14:06:00Z"/>
          <w:rFonts w:ascii="Georgia" w:hAnsi="Georgia"/>
          <w:color w:val="595959" w:themeColor="text1" w:themeTint="A6"/>
          <w:highlight w:val="yellow"/>
          <w:rPrChange w:id="1271" w:author="Ayush Mittal" w:date="2019-04-26T15:10:00Z">
            <w:rPr>
              <w:del w:id="1272" w:author="Ayush Mittal" w:date="2019-04-26T14:06:00Z"/>
              <w:rFonts w:ascii="Georgia" w:hAnsi="Georgia"/>
              <w:color w:val="595959" w:themeColor="text1" w:themeTint="A6"/>
            </w:rPr>
          </w:rPrChange>
        </w:rPr>
      </w:pPr>
      <w:del w:id="1273" w:author="Ayush Mittal" w:date="2019-04-26T14:06:00Z">
        <w:r w:rsidRPr="00C00498" w:rsidDel="009324EC">
          <w:rPr>
            <w:rFonts w:ascii="Georgia" w:hAnsi="Georgia"/>
            <w:color w:val="595959" w:themeColor="text1" w:themeTint="A6"/>
            <w:highlight w:val="yellow"/>
            <w:rPrChange w:id="1274" w:author="Ayush Mittal" w:date="2019-04-26T15:10:00Z">
              <w:rPr>
                <w:rFonts w:ascii="Georgia" w:hAnsi="Georgia"/>
                <w:color w:val="595959" w:themeColor="text1" w:themeTint="A6"/>
              </w:rPr>
            </w:rPrChange>
          </w:rPr>
          <w:delText>Dr. Lee is the Scientific Co-Founder of the Company.  She is currently an Investigator of the Howard Hughes Medical Institute and Professor of Genetics (and Pathology) at Harvard Medical School and the Massachusetts General Hospital (“MGH”).  Dr. Lee specializes in the study of epigenetic regulation by lncRNA.  Using X-chromosome inactivation (“XCI”) as a model, her laboratory has made several contributions to our understanding of RNA-directed chromatin change, including the role of RNA in targeting polycomb complexes and the mechanisms of repression by antisense RNA.  She received her A.B. in Biochemistry and Molecular Biology from Harvard University, where she worked on antisense repression of transposition with Dr. Nancy Kleckner.  She obtained M.D.-PhD degrees from the University of Pennsylvania School of Medicine, where she studied epigenetic regulation of X-linked diseases with Dr. Robert L. Nussbaum.  At the Whitehead Institute/Massachusetts Institute of Technology, her postdoctoral work with Dr. Rudolf Jaenisch delineated the X-inactivation center.  She has served as the Chief Resident of Clinical Pathology at MGH, and received both the Basil O’Connor Scholar Award (March of Dimes) and the Pew Scholars Award (Pew Foundation) as a young investigator.  Dr. Lee has been awarded a Distinguished Graduate Award of the University of Pennsylvania School of Medicine, and currently holds a MERIT Award from the National Institutes of Health (“NIH”).  She is also the recipient of the 2010 Molecular Biology Prize from the National Academy of Sciences, US, is a Fellow of the American Association for the Advancement of Science (“AAAS”), and serves on the Board of Directors for the Genetics Society of America.</w:delText>
        </w:r>
      </w:del>
    </w:p>
    <w:p w14:paraId="492B26EA" w14:textId="7B2E7972" w:rsidR="004B6A84" w:rsidRPr="00C00498" w:rsidDel="009324EC" w:rsidRDefault="004B6A84" w:rsidP="004B6A84">
      <w:pPr>
        <w:pStyle w:val="RNABodyCopy"/>
        <w:rPr>
          <w:del w:id="1275" w:author="Ayush Mittal" w:date="2019-04-26T14:06:00Z"/>
          <w:highlight w:val="yellow"/>
          <w:rPrChange w:id="1276" w:author="Ayush Mittal" w:date="2019-04-26T15:10:00Z">
            <w:rPr>
              <w:del w:id="1277" w:author="Ayush Mittal" w:date="2019-04-26T14:06:00Z"/>
            </w:rPr>
          </w:rPrChange>
        </w:rPr>
      </w:pPr>
    </w:p>
    <w:p w14:paraId="1780BF85" w14:textId="0F3D1E7A" w:rsidR="004B6A84" w:rsidRPr="00C00498" w:rsidDel="009324EC" w:rsidRDefault="004B6A84" w:rsidP="004B6A84">
      <w:pPr>
        <w:pStyle w:val="RNABodyCopy"/>
        <w:rPr>
          <w:del w:id="1278" w:author="Ayush Mittal" w:date="2019-04-26T14:06:00Z"/>
          <w:b/>
          <w:highlight w:val="yellow"/>
          <w:rPrChange w:id="1279" w:author="Ayush Mittal" w:date="2019-04-26T15:10:00Z">
            <w:rPr>
              <w:del w:id="1280" w:author="Ayush Mittal" w:date="2019-04-26T14:06:00Z"/>
              <w:b/>
            </w:rPr>
          </w:rPrChange>
        </w:rPr>
      </w:pPr>
      <w:del w:id="1281" w:author="Ayush Mittal" w:date="2019-04-26T14:06:00Z">
        <w:r w:rsidRPr="00C00498" w:rsidDel="009324EC">
          <w:rPr>
            <w:b/>
            <w:highlight w:val="yellow"/>
            <w:rPrChange w:id="1282" w:author="Ayush Mittal" w:date="2019-04-26T15:10:00Z">
              <w:rPr>
                <w:b/>
              </w:rPr>
            </w:rPrChange>
          </w:rPr>
          <w:delText xml:space="preserve">Jean-François Formela, M.D. – </w:delText>
        </w:r>
        <w:r w:rsidRPr="00C00498" w:rsidDel="009324EC">
          <w:rPr>
            <w:b/>
            <w:i/>
            <w:highlight w:val="yellow"/>
            <w:rPrChange w:id="1283" w:author="Ayush Mittal" w:date="2019-04-26T15:10:00Z">
              <w:rPr>
                <w:b/>
                <w:i/>
              </w:rPr>
            </w:rPrChange>
          </w:rPr>
          <w:delText>Co-Founder</w:delText>
        </w:r>
      </w:del>
    </w:p>
    <w:p w14:paraId="414002FE" w14:textId="485B73DE" w:rsidR="004B6A84" w:rsidRPr="00C00498" w:rsidDel="009324EC" w:rsidRDefault="004B6A84" w:rsidP="004B6A84">
      <w:pPr>
        <w:pStyle w:val="RNABodyCopy"/>
        <w:rPr>
          <w:del w:id="1284" w:author="Ayush Mittal" w:date="2019-04-26T14:06:00Z"/>
          <w:highlight w:val="yellow"/>
          <w:shd w:val="clear" w:color="auto" w:fill="FFFFFF"/>
          <w:rPrChange w:id="1285" w:author="Ayush Mittal" w:date="2019-04-26T15:10:00Z">
            <w:rPr>
              <w:del w:id="1286" w:author="Ayush Mittal" w:date="2019-04-26T14:06:00Z"/>
              <w:shd w:val="clear" w:color="auto" w:fill="FFFFFF"/>
            </w:rPr>
          </w:rPrChange>
        </w:rPr>
      </w:pPr>
      <w:del w:id="1287" w:author="Ayush Mittal" w:date="2019-04-26T14:06:00Z">
        <w:r w:rsidRPr="00C00498" w:rsidDel="009324EC">
          <w:rPr>
            <w:highlight w:val="yellow"/>
            <w:shd w:val="clear" w:color="auto" w:fill="FFFFFF"/>
            <w:rPrChange w:id="1288" w:author="Ayush Mittal" w:date="2019-04-26T15:10:00Z">
              <w:rPr>
                <w:shd w:val="clear" w:color="auto" w:fill="FFFFFF"/>
              </w:rPr>
            </w:rPrChange>
          </w:rPr>
          <w:delText>Dr. Formela is a Partner and Co-Founder at the Company, and focuses on new advances in biology and drug discovery technologies as well as novel therapeutics.  He joined the Company’s Board of Directors in 2011, and also serves on the boards of Ataxion, F-star, Intellia Therapeutics and Navitor Pharmaceuticals.  He is the chairman of Egalet and Spero Therapeutics.  Dr. Formela has been involved in the formation of companies such as Adnexus (acquired by Bristol Myers-Squibb), ArQule, Annovation Biopharma (acquired by The Medicines Company), Arteaus Therapeutics (acquired by Lilly), Cellzome (acquired by GlaxoSmithKline), deCODE (acquired by Amgen), Exelixis, MorphoSys, NxStage, SGX Pharmaceuticals (acquired by Lilly), and ZappRx.  He was also an investor in Achillion, CoStim Pharmaceuticals (acquired by Novartis) and Horizon Pharma as well as a board member of Biochem Pharma (acquired by Shire) and Novexel (acquired by AstraZeneca).</w:delText>
        </w:r>
      </w:del>
    </w:p>
    <w:p w14:paraId="4FBFB485" w14:textId="7778FA3D" w:rsidR="004B6A84" w:rsidRPr="00C00498" w:rsidDel="009324EC" w:rsidRDefault="004B6A84" w:rsidP="004B6A84">
      <w:pPr>
        <w:pStyle w:val="RNABodyCopy"/>
        <w:rPr>
          <w:del w:id="1289" w:author="Ayush Mittal" w:date="2019-04-26T14:06:00Z"/>
          <w:highlight w:val="yellow"/>
          <w:shd w:val="clear" w:color="auto" w:fill="FFFFFF"/>
          <w:rPrChange w:id="1290" w:author="Ayush Mittal" w:date="2019-04-26T15:10:00Z">
            <w:rPr>
              <w:del w:id="1291" w:author="Ayush Mittal" w:date="2019-04-26T14:06:00Z"/>
              <w:shd w:val="clear" w:color="auto" w:fill="FFFFFF"/>
            </w:rPr>
          </w:rPrChange>
        </w:rPr>
      </w:pPr>
    </w:p>
    <w:p w14:paraId="087D41E3" w14:textId="5B55D006" w:rsidR="004B6A84" w:rsidRPr="00C00498" w:rsidDel="009324EC" w:rsidRDefault="004B6A84" w:rsidP="004B6A84">
      <w:pPr>
        <w:pStyle w:val="RNABodyCopy"/>
        <w:rPr>
          <w:del w:id="1292" w:author="Ayush Mittal" w:date="2019-04-26T14:06:00Z"/>
          <w:highlight w:val="yellow"/>
          <w:shd w:val="clear" w:color="auto" w:fill="FFFFFF"/>
          <w:rPrChange w:id="1293" w:author="Ayush Mittal" w:date="2019-04-26T15:10:00Z">
            <w:rPr>
              <w:del w:id="1294" w:author="Ayush Mittal" w:date="2019-04-26T14:06:00Z"/>
              <w:shd w:val="clear" w:color="auto" w:fill="FFFFFF"/>
            </w:rPr>
          </w:rPrChange>
        </w:rPr>
      </w:pPr>
      <w:del w:id="1295" w:author="Ayush Mittal" w:date="2019-04-26T14:06:00Z">
        <w:r w:rsidRPr="00C00498" w:rsidDel="009324EC">
          <w:rPr>
            <w:highlight w:val="yellow"/>
            <w:shd w:val="clear" w:color="auto" w:fill="FFFFFF"/>
            <w:rPrChange w:id="1296" w:author="Ayush Mittal" w:date="2019-04-26T15:10:00Z">
              <w:rPr>
                <w:shd w:val="clear" w:color="auto" w:fill="FFFFFF"/>
              </w:rPr>
            </w:rPrChange>
          </w:rPr>
          <w:delText>Dr. Formela joined Atlas Venture in 1993 to build the US life sciences franchise.  Prior to joining Atlas, Dr. Formela worked at Schering-Plough, where he directed US Phase IV studies in all therapeutic areas.  Before that, he was responsible for the marketing of Intron A, Schering-Plough’s alpha-interferon.  Dr. Formela began his career as a medical doctor and practiced emergency medicine at Necker University Hospital in Paris.</w:delText>
        </w:r>
      </w:del>
    </w:p>
    <w:p w14:paraId="485566B3" w14:textId="061A5E1C" w:rsidR="004B6A84" w:rsidRPr="00C00498" w:rsidDel="009324EC" w:rsidRDefault="004B6A84" w:rsidP="004B6A84">
      <w:pPr>
        <w:pStyle w:val="RNABodyCopy"/>
        <w:rPr>
          <w:del w:id="1297" w:author="Ayush Mittal" w:date="2019-04-26T14:06:00Z"/>
          <w:highlight w:val="yellow"/>
          <w:shd w:val="clear" w:color="auto" w:fill="FFFFFF"/>
          <w:rPrChange w:id="1298" w:author="Ayush Mittal" w:date="2019-04-26T15:10:00Z">
            <w:rPr>
              <w:del w:id="1299" w:author="Ayush Mittal" w:date="2019-04-26T14:06:00Z"/>
              <w:shd w:val="clear" w:color="auto" w:fill="FFFFFF"/>
            </w:rPr>
          </w:rPrChange>
        </w:rPr>
      </w:pPr>
    </w:p>
    <w:p w14:paraId="0F51B493" w14:textId="2EDB887F" w:rsidR="004B6A84" w:rsidRPr="00C00498" w:rsidDel="009324EC" w:rsidRDefault="004B6A84" w:rsidP="004B6A84">
      <w:pPr>
        <w:pStyle w:val="RNABodyCopy"/>
        <w:rPr>
          <w:del w:id="1300" w:author="Ayush Mittal" w:date="2019-04-26T14:06:00Z"/>
          <w:b/>
          <w:highlight w:val="yellow"/>
          <w:rPrChange w:id="1301" w:author="Ayush Mittal" w:date="2019-04-26T15:10:00Z">
            <w:rPr>
              <w:del w:id="1302" w:author="Ayush Mittal" w:date="2019-04-26T14:06:00Z"/>
              <w:b/>
            </w:rPr>
          </w:rPrChange>
        </w:rPr>
      </w:pPr>
      <w:del w:id="1303" w:author="Ayush Mittal" w:date="2019-04-26T14:06:00Z">
        <w:r w:rsidRPr="00C00498" w:rsidDel="009324EC">
          <w:rPr>
            <w:highlight w:val="yellow"/>
            <w:shd w:val="clear" w:color="auto" w:fill="FFFFFF"/>
            <w:rPrChange w:id="1304" w:author="Ayush Mittal" w:date="2019-04-26T15:10:00Z">
              <w:rPr>
                <w:shd w:val="clear" w:color="auto" w:fill="FFFFFF"/>
              </w:rPr>
            </w:rPrChange>
          </w:rPr>
          <w:delText>Dr. Formela is a member of the Massachusetts General Hospital Research Advisory Council and is a former trustee of the Boston Institute of Contemporary Art.  He received his M.D. from Paris University School of Medicine, and his MBA from Columbia University.</w:delText>
        </w:r>
      </w:del>
    </w:p>
    <w:p w14:paraId="4C89332F" w14:textId="3710390B" w:rsidR="004B6A84" w:rsidRPr="00C00498" w:rsidDel="009324EC" w:rsidRDefault="004B6A84" w:rsidP="004B6A84">
      <w:pPr>
        <w:pStyle w:val="RNABodyCopy"/>
        <w:rPr>
          <w:del w:id="1305" w:author="Ayush Mittal" w:date="2019-04-26T14:06:00Z"/>
          <w:b/>
          <w:highlight w:val="yellow"/>
          <w:rPrChange w:id="1306" w:author="Ayush Mittal" w:date="2019-04-26T15:10:00Z">
            <w:rPr>
              <w:del w:id="1307" w:author="Ayush Mittal" w:date="2019-04-26T14:06:00Z"/>
              <w:b/>
            </w:rPr>
          </w:rPrChange>
        </w:rPr>
      </w:pPr>
    </w:p>
    <w:p w14:paraId="467D6C5D" w14:textId="6AF92FA8" w:rsidR="004B6A84" w:rsidRPr="00C00498" w:rsidDel="009324EC" w:rsidRDefault="004B6A84" w:rsidP="004B6A84">
      <w:pPr>
        <w:pStyle w:val="RNABodyCopy"/>
        <w:rPr>
          <w:del w:id="1308" w:author="Ayush Mittal" w:date="2019-04-26T14:06:00Z"/>
          <w:b/>
          <w:highlight w:val="yellow"/>
          <w:rPrChange w:id="1309" w:author="Ayush Mittal" w:date="2019-04-26T15:10:00Z">
            <w:rPr>
              <w:del w:id="1310" w:author="Ayush Mittal" w:date="2019-04-26T14:06:00Z"/>
              <w:b/>
            </w:rPr>
          </w:rPrChange>
        </w:rPr>
      </w:pPr>
      <w:del w:id="1311" w:author="Ayush Mittal" w:date="2019-04-26T14:06:00Z">
        <w:r w:rsidRPr="00C00498" w:rsidDel="009324EC">
          <w:rPr>
            <w:b/>
            <w:highlight w:val="yellow"/>
            <w:rPrChange w:id="1312" w:author="Ayush Mittal" w:date="2019-04-26T15:10:00Z">
              <w:rPr>
                <w:b/>
              </w:rPr>
            </w:rPrChange>
          </w:rPr>
          <w:delText xml:space="preserve">Arthur M. Krieg, M.D. – </w:delText>
        </w:r>
        <w:r w:rsidRPr="00C00498" w:rsidDel="009324EC">
          <w:rPr>
            <w:b/>
            <w:i/>
            <w:highlight w:val="yellow"/>
            <w:rPrChange w:id="1313" w:author="Ayush Mittal" w:date="2019-04-26T15:10:00Z">
              <w:rPr>
                <w:b/>
                <w:i/>
              </w:rPr>
            </w:rPrChange>
          </w:rPr>
          <w:delText>Co-Founder</w:delText>
        </w:r>
      </w:del>
    </w:p>
    <w:p w14:paraId="54B300E7" w14:textId="3B6978C3" w:rsidR="004B6A84" w:rsidRPr="00C00498" w:rsidDel="009324EC" w:rsidRDefault="004B6A84" w:rsidP="004B6A84">
      <w:pPr>
        <w:pStyle w:val="ListParagraph"/>
        <w:ind w:left="0"/>
        <w:rPr>
          <w:del w:id="1314" w:author="Ayush Mittal" w:date="2019-04-26T14:06:00Z"/>
          <w:rFonts w:ascii="Georgia" w:hAnsi="Georgia"/>
          <w:color w:val="595959" w:themeColor="text1" w:themeTint="A6"/>
          <w:highlight w:val="yellow"/>
          <w:rPrChange w:id="1315" w:author="Ayush Mittal" w:date="2019-04-26T15:10:00Z">
            <w:rPr>
              <w:del w:id="1316" w:author="Ayush Mittal" w:date="2019-04-26T14:06:00Z"/>
              <w:rFonts w:ascii="Georgia" w:hAnsi="Georgia"/>
              <w:color w:val="595959" w:themeColor="text1" w:themeTint="A6"/>
            </w:rPr>
          </w:rPrChange>
        </w:rPr>
      </w:pPr>
      <w:del w:id="1317" w:author="Ayush Mittal" w:date="2019-04-26T14:06:00Z">
        <w:r w:rsidRPr="00C00498" w:rsidDel="009324EC">
          <w:rPr>
            <w:rFonts w:ascii="Georgia" w:hAnsi="Georgia"/>
            <w:color w:val="595959" w:themeColor="text1" w:themeTint="A6"/>
            <w:highlight w:val="yellow"/>
            <w:shd w:val="clear" w:color="auto" w:fill="FFFFFF"/>
            <w:rPrChange w:id="1318" w:author="Ayush Mittal" w:date="2019-04-26T15:10:00Z">
              <w:rPr>
                <w:rFonts w:ascii="Georgia" w:hAnsi="Georgia"/>
                <w:color w:val="595959" w:themeColor="text1" w:themeTint="A6"/>
                <w:shd w:val="clear" w:color="auto" w:fill="FFFFFF"/>
              </w:rPr>
            </w:rPrChange>
          </w:rPr>
          <w:delText xml:space="preserve">Dr. Krieg </w:delText>
        </w:r>
        <w:r w:rsidRPr="00C00498" w:rsidDel="009324EC">
          <w:rPr>
            <w:rFonts w:ascii="Georgia" w:hAnsi="Georgia"/>
            <w:color w:val="595959" w:themeColor="text1" w:themeTint="A6"/>
            <w:highlight w:val="yellow"/>
            <w:rPrChange w:id="1319" w:author="Ayush Mittal" w:date="2019-04-26T15:10:00Z">
              <w:rPr>
                <w:rFonts w:ascii="Georgia" w:hAnsi="Georgia"/>
                <w:color w:val="595959" w:themeColor="text1" w:themeTint="A6"/>
              </w:rPr>
            </w:rPrChange>
          </w:rPr>
          <w:delText xml:space="preserve">co-founded the Company in 2011 and served as the Chief Executive Officer (“CEO”) until January 2014, when he transitioned into a Senior Advisor role.  He brings more than 20 years of experience in oligonucleotide R&amp;D in academia, biotech, and pharma environments.  Dr. Krieg was the </w:delText>
        </w:r>
        <w:r w:rsidR="005F5321" w:rsidRPr="00C00498" w:rsidDel="009324EC">
          <w:rPr>
            <w:rFonts w:ascii="Georgia" w:hAnsi="Georgia"/>
            <w:color w:val="595959" w:themeColor="text1" w:themeTint="A6"/>
            <w:highlight w:val="yellow"/>
            <w:rPrChange w:id="1320" w:author="Ayush Mittal" w:date="2019-04-26T15:10:00Z">
              <w:rPr>
                <w:rFonts w:ascii="Georgia" w:hAnsi="Georgia"/>
                <w:color w:val="595959" w:themeColor="text1" w:themeTint="A6"/>
              </w:rPr>
            </w:rPrChange>
          </w:rPr>
          <w:delText>Chief Scientific Officer (“</w:delText>
        </w:r>
        <w:r w:rsidRPr="00C00498" w:rsidDel="009324EC">
          <w:rPr>
            <w:rFonts w:ascii="Georgia" w:hAnsi="Georgia"/>
            <w:color w:val="595959" w:themeColor="text1" w:themeTint="A6"/>
            <w:highlight w:val="yellow"/>
            <w:rPrChange w:id="1321" w:author="Ayush Mittal" w:date="2019-04-26T15:10:00Z">
              <w:rPr>
                <w:rFonts w:ascii="Georgia" w:hAnsi="Georgia"/>
                <w:color w:val="595959" w:themeColor="text1" w:themeTint="A6"/>
              </w:rPr>
            </w:rPrChange>
          </w:rPr>
          <w:delText>CSO</w:delText>
        </w:r>
        <w:r w:rsidR="005F5321" w:rsidRPr="00C00498" w:rsidDel="009324EC">
          <w:rPr>
            <w:rFonts w:ascii="Georgia" w:hAnsi="Georgia"/>
            <w:color w:val="595959" w:themeColor="text1" w:themeTint="A6"/>
            <w:highlight w:val="yellow"/>
            <w:rPrChange w:id="1322" w:author="Ayush Mittal" w:date="2019-04-26T15:10:00Z">
              <w:rPr>
                <w:rFonts w:ascii="Georgia" w:hAnsi="Georgia"/>
                <w:color w:val="595959" w:themeColor="text1" w:themeTint="A6"/>
              </w:rPr>
            </w:rPrChange>
          </w:rPr>
          <w:delText>”)</w:delText>
        </w:r>
        <w:r w:rsidRPr="00C00498" w:rsidDel="009324EC">
          <w:rPr>
            <w:rFonts w:ascii="Georgia" w:hAnsi="Georgia"/>
            <w:color w:val="595959" w:themeColor="text1" w:themeTint="A6"/>
            <w:highlight w:val="yellow"/>
            <w:rPrChange w:id="1323" w:author="Ayush Mittal" w:date="2019-04-26T15:10:00Z">
              <w:rPr>
                <w:rFonts w:ascii="Georgia" w:hAnsi="Georgia"/>
                <w:color w:val="595959" w:themeColor="text1" w:themeTint="A6"/>
              </w:rPr>
            </w:rPrChange>
          </w:rPr>
          <w:delText xml:space="preserve"> of Pfizer’s Oligonucleotide Therapeutics Unit from 2008 to 2011, and was formerly CSO, Executive Vice President (“VP”) R&amp;D, and Co-Founder of Coley Pharmaceutical Group, prior to its acquisition by Pfizer in 2008.  Dr. Krieg discovered the immune stimulatory CpG DNA motif in 1994, which led to a new approach to immunotherapy and vaccine adjuvants.  Based on this technology, he co-founded Coley Pharmaceutical Group in 1997, discovering and taking four novel oligonucleotides into clinical development, the most advanced of which is currently in Phase III trials (at GlaxoSmithKline).  Dr. Krieg was a Co-Founder of the first antisense journal, Oligonucleotides, which he edited for 16 years, and he co-founded the Oligonucleotide Therapeutic Society.  He is a Director for Cytos Biotechnology and a member of the Scientific Advisory Board for Mirna Therapeutics.</w:delText>
        </w:r>
      </w:del>
    </w:p>
    <w:p w14:paraId="723684F1" w14:textId="584AAC67" w:rsidR="004B6A84" w:rsidRPr="00C00498" w:rsidDel="009324EC" w:rsidRDefault="004B6A84" w:rsidP="004B6A84">
      <w:pPr>
        <w:pStyle w:val="ListParagraph"/>
        <w:ind w:left="0"/>
        <w:rPr>
          <w:del w:id="1324" w:author="Ayush Mittal" w:date="2019-04-26T14:06:00Z"/>
          <w:rFonts w:ascii="Georgia" w:hAnsi="Georgia"/>
          <w:color w:val="595959" w:themeColor="text1" w:themeTint="A6"/>
          <w:highlight w:val="yellow"/>
          <w:rPrChange w:id="1325" w:author="Ayush Mittal" w:date="2019-04-26T15:10:00Z">
            <w:rPr>
              <w:del w:id="1326" w:author="Ayush Mittal" w:date="2019-04-26T14:06:00Z"/>
              <w:rFonts w:ascii="Georgia" w:hAnsi="Georgia"/>
              <w:color w:val="595959" w:themeColor="text1" w:themeTint="A6"/>
            </w:rPr>
          </w:rPrChange>
        </w:rPr>
      </w:pPr>
    </w:p>
    <w:p w14:paraId="30970863" w14:textId="603C5762" w:rsidR="004B6A84" w:rsidRPr="00C00498" w:rsidDel="009324EC" w:rsidRDefault="004B6A84" w:rsidP="004B6A84">
      <w:pPr>
        <w:pStyle w:val="ListParagraph"/>
        <w:ind w:left="0"/>
        <w:rPr>
          <w:del w:id="1327" w:author="Ayush Mittal" w:date="2019-04-26T14:06:00Z"/>
          <w:rFonts w:ascii="Georgia" w:eastAsia="Times New Roman" w:hAnsi="Georgia"/>
          <w:color w:val="595959" w:themeColor="text1" w:themeTint="A6"/>
          <w:highlight w:val="yellow"/>
          <w:rPrChange w:id="1328" w:author="Ayush Mittal" w:date="2019-04-26T15:10:00Z">
            <w:rPr>
              <w:del w:id="1329" w:author="Ayush Mittal" w:date="2019-04-26T14:06:00Z"/>
              <w:rFonts w:ascii="Georgia" w:eastAsia="Times New Roman" w:hAnsi="Georgia"/>
              <w:color w:val="595959" w:themeColor="text1" w:themeTint="A6"/>
            </w:rPr>
          </w:rPrChange>
        </w:rPr>
      </w:pPr>
      <w:del w:id="1330" w:author="Ayush Mittal" w:date="2019-04-26T14:06:00Z">
        <w:r w:rsidRPr="00C00498" w:rsidDel="009324EC">
          <w:rPr>
            <w:rFonts w:ascii="Georgia" w:eastAsia="Times New Roman" w:hAnsi="Georgia"/>
            <w:color w:val="595959" w:themeColor="text1" w:themeTint="A6"/>
            <w:highlight w:val="yellow"/>
            <w:rPrChange w:id="1331" w:author="Ayush Mittal" w:date="2019-04-26T15:10:00Z">
              <w:rPr>
                <w:rFonts w:ascii="Georgia" w:eastAsia="Times New Roman" w:hAnsi="Georgia"/>
                <w:color w:val="595959" w:themeColor="text1" w:themeTint="A6"/>
              </w:rPr>
            </w:rPrChange>
          </w:rPr>
          <w:delText>Dr. Krieg received his M.D. from Washington University, completed a residency in Internal Medicine at the University of Minnesota and a Rheumatology Fellowship at the NIH, and then joined the University of Iowa, becoming Professor of Internal Medicine in the Division of Rheumatology.  He has published more than 240 scientific papers and is co-inventor on 44 issued US patents covering oligonucleotide technologies.</w:delText>
        </w:r>
      </w:del>
    </w:p>
    <w:p w14:paraId="2D299B1A" w14:textId="05F12319" w:rsidR="004B6A84" w:rsidRPr="00C00498" w:rsidDel="009324EC" w:rsidRDefault="004B6A84" w:rsidP="004B6A84">
      <w:pPr>
        <w:pStyle w:val="RNABodyCopy"/>
        <w:rPr>
          <w:del w:id="1332" w:author="Ayush Mittal" w:date="2019-04-26T14:06:00Z"/>
          <w:highlight w:val="yellow"/>
          <w:shd w:val="clear" w:color="auto" w:fill="FFFFFF"/>
          <w:rPrChange w:id="1333" w:author="Ayush Mittal" w:date="2019-04-26T15:10:00Z">
            <w:rPr>
              <w:del w:id="1334" w:author="Ayush Mittal" w:date="2019-04-26T14:06:00Z"/>
              <w:shd w:val="clear" w:color="auto" w:fill="FFFFFF"/>
            </w:rPr>
          </w:rPrChange>
        </w:rPr>
      </w:pPr>
    </w:p>
    <w:p w14:paraId="303005D2" w14:textId="672D614F" w:rsidR="004B6A84" w:rsidRPr="00C00498" w:rsidDel="009324EC" w:rsidRDefault="004B6A84" w:rsidP="004B6A84">
      <w:pPr>
        <w:pStyle w:val="RNABodyCopy"/>
        <w:rPr>
          <w:del w:id="1335" w:author="Ayush Mittal" w:date="2019-04-26T14:06:00Z"/>
          <w:b/>
          <w:highlight w:val="yellow"/>
          <w:rPrChange w:id="1336" w:author="Ayush Mittal" w:date="2019-04-26T15:10:00Z">
            <w:rPr>
              <w:del w:id="1337" w:author="Ayush Mittal" w:date="2019-04-26T14:06:00Z"/>
              <w:b/>
            </w:rPr>
          </w:rPrChange>
        </w:rPr>
      </w:pPr>
      <w:del w:id="1338" w:author="Ayush Mittal" w:date="2019-04-26T14:06:00Z">
        <w:r w:rsidRPr="00C00498" w:rsidDel="009324EC">
          <w:rPr>
            <w:b/>
            <w:highlight w:val="yellow"/>
            <w:rPrChange w:id="1339" w:author="Ayush Mittal" w:date="2019-04-26T15:10:00Z">
              <w:rPr>
                <w:b/>
              </w:rPr>
            </w:rPrChange>
          </w:rPr>
          <w:delText xml:space="preserve">Ronald C. Renaud, Jr. – </w:delText>
        </w:r>
        <w:r w:rsidRPr="00C00498" w:rsidDel="009324EC">
          <w:rPr>
            <w:b/>
            <w:i/>
            <w:highlight w:val="yellow"/>
            <w:rPrChange w:id="1340" w:author="Ayush Mittal" w:date="2019-04-26T15:10:00Z">
              <w:rPr>
                <w:b/>
                <w:i/>
              </w:rPr>
            </w:rPrChange>
          </w:rPr>
          <w:delText xml:space="preserve">CEO </w:delText>
        </w:r>
      </w:del>
    </w:p>
    <w:p w14:paraId="3D5C06CE" w14:textId="2EC4B39C" w:rsidR="004B6A84" w:rsidRPr="00C00498" w:rsidDel="009324EC" w:rsidRDefault="004B6A84" w:rsidP="004B6A84">
      <w:pPr>
        <w:pStyle w:val="RNABodyCopy"/>
        <w:rPr>
          <w:del w:id="1341" w:author="Ayush Mittal" w:date="2019-04-26T14:06:00Z"/>
          <w:highlight w:val="yellow"/>
          <w:shd w:val="clear" w:color="auto" w:fill="FFFFFF"/>
          <w:rPrChange w:id="1342" w:author="Ayush Mittal" w:date="2019-04-26T15:10:00Z">
            <w:rPr>
              <w:del w:id="1343" w:author="Ayush Mittal" w:date="2019-04-26T14:06:00Z"/>
              <w:shd w:val="clear" w:color="auto" w:fill="FFFFFF"/>
            </w:rPr>
          </w:rPrChange>
        </w:rPr>
      </w:pPr>
      <w:del w:id="1344" w:author="Ayush Mittal" w:date="2019-04-26T14:06:00Z">
        <w:r w:rsidRPr="00C00498" w:rsidDel="009324EC">
          <w:rPr>
            <w:highlight w:val="yellow"/>
            <w:shd w:val="clear" w:color="auto" w:fill="FFFFFF"/>
            <w:rPrChange w:id="1345" w:author="Ayush Mittal" w:date="2019-04-26T15:10:00Z">
              <w:rPr>
                <w:shd w:val="clear" w:color="auto" w:fill="FFFFFF"/>
              </w:rPr>
            </w:rPrChange>
          </w:rPr>
          <w:delText>Mr. Renaud has been the Company’s CEO since 2014.  Formerly, Mr. Renaud was with Idenix Pharmaceuticals from 2007 to 201</w:delText>
        </w:r>
        <w:r w:rsidR="00C87BCD" w:rsidRPr="00C00498" w:rsidDel="009324EC">
          <w:rPr>
            <w:highlight w:val="yellow"/>
            <w:shd w:val="clear" w:color="auto" w:fill="FFFFFF"/>
            <w:rPrChange w:id="1346" w:author="Ayush Mittal" w:date="2019-04-26T15:10:00Z">
              <w:rPr>
                <w:shd w:val="clear" w:color="auto" w:fill="FFFFFF"/>
              </w:rPr>
            </w:rPrChange>
          </w:rPr>
          <w:delText>4</w:delText>
        </w:r>
        <w:r w:rsidRPr="00C00498" w:rsidDel="009324EC">
          <w:rPr>
            <w:highlight w:val="yellow"/>
            <w:shd w:val="clear" w:color="auto" w:fill="FFFFFF"/>
            <w:rPrChange w:id="1347" w:author="Ayush Mittal" w:date="2019-04-26T15:10:00Z">
              <w:rPr>
                <w:shd w:val="clear" w:color="auto" w:fill="FFFFFF"/>
              </w:rPr>
            </w:rPrChange>
          </w:rPr>
          <w:delText>, where he served as the Chief Financial Officer (“CFO”), Chief Business Officer, President and CEO.  Under his leadership, this company refocused its drug discovery and development efforts on nucleotide prodrugs to treat hepatitis C virus, streamlined operations to better enable cross-functional collaboration and employee engagement, which culminated in its acquisition by Merck for $3.85 billion in August 2014.  Prior to joining Idenix Pharmaceuticals, Mr. Renaud served as Senior VP and CFO of Keryx Biopharmaceuticals.  Before joining Keryx Biopharmaceuticals, Mr. Renaud was a biotechnology equity research analyst at J.P. Morgan, Schwab Soundview and Bear Stearns.  He also spent more than five years at Amgen, where he held positions in clinical research, investor relations and finance.</w:delText>
        </w:r>
      </w:del>
    </w:p>
    <w:p w14:paraId="0E7DEB8C" w14:textId="4B2B2C9B" w:rsidR="004B6A84" w:rsidRPr="00C00498" w:rsidDel="009324EC" w:rsidRDefault="004B6A84" w:rsidP="004B6A84">
      <w:pPr>
        <w:pStyle w:val="RNABodyCopy"/>
        <w:rPr>
          <w:del w:id="1348" w:author="Ayush Mittal" w:date="2019-04-26T14:06:00Z"/>
          <w:highlight w:val="yellow"/>
          <w:shd w:val="clear" w:color="auto" w:fill="FFFFFF"/>
          <w:rPrChange w:id="1349" w:author="Ayush Mittal" w:date="2019-04-26T15:10:00Z">
            <w:rPr>
              <w:del w:id="1350" w:author="Ayush Mittal" w:date="2019-04-26T14:06:00Z"/>
              <w:shd w:val="clear" w:color="auto" w:fill="FFFFFF"/>
            </w:rPr>
          </w:rPrChange>
        </w:rPr>
      </w:pPr>
    </w:p>
    <w:p w14:paraId="0FC2241E" w14:textId="05EDA4F0" w:rsidR="004B6A84" w:rsidRPr="00C00498" w:rsidDel="009324EC" w:rsidRDefault="004B6A84" w:rsidP="004B6A84">
      <w:pPr>
        <w:pStyle w:val="RNABodyCopy"/>
        <w:rPr>
          <w:del w:id="1351" w:author="Ayush Mittal" w:date="2019-04-26T14:06:00Z"/>
          <w:highlight w:val="yellow"/>
          <w:shd w:val="clear" w:color="auto" w:fill="FFFFFF"/>
          <w:rPrChange w:id="1352" w:author="Ayush Mittal" w:date="2019-04-26T15:10:00Z">
            <w:rPr>
              <w:del w:id="1353" w:author="Ayush Mittal" w:date="2019-04-26T14:06:00Z"/>
              <w:shd w:val="clear" w:color="auto" w:fill="FFFFFF"/>
            </w:rPr>
          </w:rPrChange>
        </w:rPr>
      </w:pPr>
      <w:del w:id="1354" w:author="Ayush Mittal" w:date="2019-04-26T14:06:00Z">
        <w:r w:rsidRPr="00C00498" w:rsidDel="009324EC">
          <w:rPr>
            <w:highlight w:val="yellow"/>
            <w:shd w:val="clear" w:color="auto" w:fill="FFFFFF"/>
            <w:rPrChange w:id="1355" w:author="Ayush Mittal" w:date="2019-04-26T15:10:00Z">
              <w:rPr>
                <w:shd w:val="clear" w:color="auto" w:fill="FFFFFF"/>
              </w:rPr>
            </w:rPrChange>
          </w:rPr>
          <w:delText>Mr. Renaud holds a B.A. from St. Anselm College and an MBA from the Marshall School of Business at the University of Southern California.  In addition to serving on RaNA</w:delText>
        </w:r>
        <w:r w:rsidR="00DD15DF" w:rsidRPr="00C00498" w:rsidDel="009324EC">
          <w:rPr>
            <w:highlight w:val="yellow"/>
            <w:shd w:val="clear" w:color="auto" w:fill="FFFFFF"/>
            <w:rPrChange w:id="1356" w:author="Ayush Mittal" w:date="2019-04-26T15:10:00Z">
              <w:rPr>
                <w:shd w:val="clear" w:color="auto" w:fill="FFFFFF"/>
              </w:rPr>
            </w:rPrChange>
          </w:rPr>
          <w:delText xml:space="preserve"> Therapeutics</w:delText>
        </w:r>
        <w:r w:rsidRPr="00C00498" w:rsidDel="009324EC">
          <w:rPr>
            <w:highlight w:val="yellow"/>
            <w:shd w:val="clear" w:color="auto" w:fill="FFFFFF"/>
            <w:rPrChange w:id="1357" w:author="Ayush Mittal" w:date="2019-04-26T15:10:00Z">
              <w:rPr>
                <w:shd w:val="clear" w:color="auto" w:fill="FFFFFF"/>
              </w:rPr>
            </w:rPrChange>
          </w:rPr>
          <w:delText>’s Board of Directors, Mr. Renaud is currently also a board member of PTC Therapeutics and Akebia Therapeutics.</w:delText>
        </w:r>
      </w:del>
    </w:p>
    <w:p w14:paraId="25F0469A" w14:textId="08DD31A1" w:rsidR="004B6A84" w:rsidRPr="00C00498" w:rsidDel="009324EC" w:rsidRDefault="004B6A84" w:rsidP="004B6A84">
      <w:pPr>
        <w:pStyle w:val="RNABodyCopy"/>
        <w:rPr>
          <w:del w:id="1358" w:author="Ayush Mittal" w:date="2019-04-26T14:06:00Z"/>
          <w:highlight w:val="yellow"/>
          <w:shd w:val="clear" w:color="auto" w:fill="FFFFFF"/>
          <w:rPrChange w:id="1359" w:author="Ayush Mittal" w:date="2019-04-26T15:10:00Z">
            <w:rPr>
              <w:del w:id="1360" w:author="Ayush Mittal" w:date="2019-04-26T14:06:00Z"/>
              <w:shd w:val="clear" w:color="auto" w:fill="FFFFFF"/>
            </w:rPr>
          </w:rPrChange>
        </w:rPr>
      </w:pPr>
    </w:p>
    <w:p w14:paraId="0DD1422A" w14:textId="64C53EBB" w:rsidR="004B6A84" w:rsidRPr="00C00498" w:rsidDel="009324EC" w:rsidRDefault="004B6A84" w:rsidP="006A1E6B">
      <w:pPr>
        <w:pStyle w:val="RNABodyCopy"/>
        <w:keepNext/>
        <w:keepLines/>
        <w:rPr>
          <w:del w:id="1361" w:author="Ayush Mittal" w:date="2019-04-26T14:06:00Z"/>
          <w:b/>
          <w:highlight w:val="yellow"/>
          <w:rPrChange w:id="1362" w:author="Ayush Mittal" w:date="2019-04-26T15:10:00Z">
            <w:rPr>
              <w:del w:id="1363" w:author="Ayush Mittal" w:date="2019-04-26T14:06:00Z"/>
              <w:b/>
            </w:rPr>
          </w:rPrChange>
        </w:rPr>
      </w:pPr>
      <w:del w:id="1364" w:author="Ayush Mittal" w:date="2019-04-26T14:06:00Z">
        <w:r w:rsidRPr="00C00498" w:rsidDel="009324EC">
          <w:rPr>
            <w:b/>
            <w:highlight w:val="yellow"/>
            <w:rPrChange w:id="1365" w:author="Ayush Mittal" w:date="2019-04-26T15:10:00Z">
              <w:rPr>
                <w:b/>
              </w:rPr>
            </w:rPrChange>
          </w:rPr>
          <w:delText xml:space="preserve">Thomas McCauley, PhD – </w:delText>
        </w:r>
        <w:r w:rsidRPr="00C00498" w:rsidDel="009324EC">
          <w:rPr>
            <w:b/>
            <w:i/>
            <w:highlight w:val="yellow"/>
            <w:rPrChange w:id="1366" w:author="Ayush Mittal" w:date="2019-04-26T15:10:00Z">
              <w:rPr>
                <w:b/>
                <w:i/>
              </w:rPr>
            </w:rPrChange>
          </w:rPr>
          <w:delText xml:space="preserve">CSO </w:delText>
        </w:r>
      </w:del>
    </w:p>
    <w:p w14:paraId="2FE3EBEC" w14:textId="1CB855C9" w:rsidR="004B6A84" w:rsidRPr="00C00498" w:rsidDel="009324EC" w:rsidRDefault="004B6A84" w:rsidP="006A1E6B">
      <w:pPr>
        <w:pStyle w:val="RNABodyCopy"/>
        <w:keepNext/>
        <w:keepLines/>
        <w:rPr>
          <w:del w:id="1367" w:author="Ayush Mittal" w:date="2019-04-26T14:06:00Z"/>
          <w:highlight w:val="yellow"/>
          <w:shd w:val="clear" w:color="auto" w:fill="FFFFFF"/>
          <w:rPrChange w:id="1368" w:author="Ayush Mittal" w:date="2019-04-26T15:10:00Z">
            <w:rPr>
              <w:del w:id="1369" w:author="Ayush Mittal" w:date="2019-04-26T14:06:00Z"/>
              <w:shd w:val="clear" w:color="auto" w:fill="FFFFFF"/>
            </w:rPr>
          </w:rPrChange>
        </w:rPr>
      </w:pPr>
      <w:del w:id="1370" w:author="Ayush Mittal" w:date="2019-04-26T14:06:00Z">
        <w:r w:rsidRPr="00C00498" w:rsidDel="009324EC">
          <w:rPr>
            <w:highlight w:val="yellow"/>
            <w:shd w:val="clear" w:color="auto" w:fill="FFFFFF"/>
            <w:rPrChange w:id="1371" w:author="Ayush Mittal" w:date="2019-04-26T15:10:00Z">
              <w:rPr>
                <w:shd w:val="clear" w:color="auto" w:fill="FFFFFF"/>
              </w:rPr>
            </w:rPrChange>
          </w:rPr>
          <w:delText xml:space="preserve">Dr. McCauley has been the Company’s CSO since 2016.  Formerly, Dr. McCauley served as VP and Head of Global Nonclinical Development at Shire Pharmaceuticals.  In this role, Dr. McCauley was responsible for leadership of the Global Nonclinical and Bioanalytical Development departments, including Pharmacology, Metabolism and Pharmacokinetics, Toxicology, and Clinical/Nonclinical Bioanalytical and Biomarker Development groups.  Prior to joining Shire, Dr. McCauley was Head of Nonclinical and Clinical Pharmacology and Pharmacokinetics at Inotek Pharmaceuticals Corp. and was a founding scientist and group leader for Nonclinical and Clinical Drug Metabolism and Pharmacokinetics at Archemix Corp.  In addition to his current focus on developing novel therapeutics for rare diseases, Dr. McCauley has over 16 years of experience in the biotechnology and pharmaceutical industries in preclinical and clinical discovery and development of biologic and small molecule drugs for indications in cardiovascular disease, hematology, oncology, inflammation and ophthalmology.  He has authored more than 40 scientific publications, book chapters and patents.  </w:delText>
        </w:r>
      </w:del>
    </w:p>
    <w:p w14:paraId="55DE8C15" w14:textId="66BFC421" w:rsidR="004B6A84" w:rsidRPr="00C00498" w:rsidDel="009324EC" w:rsidRDefault="004B6A84" w:rsidP="004B6A84">
      <w:pPr>
        <w:pStyle w:val="RNABodyCopy"/>
        <w:rPr>
          <w:del w:id="1372" w:author="Ayush Mittal" w:date="2019-04-26T14:06:00Z"/>
          <w:highlight w:val="yellow"/>
          <w:shd w:val="clear" w:color="auto" w:fill="FFFFFF"/>
          <w:rPrChange w:id="1373" w:author="Ayush Mittal" w:date="2019-04-26T15:10:00Z">
            <w:rPr>
              <w:del w:id="1374" w:author="Ayush Mittal" w:date="2019-04-26T14:06:00Z"/>
              <w:shd w:val="clear" w:color="auto" w:fill="FFFFFF"/>
            </w:rPr>
          </w:rPrChange>
        </w:rPr>
      </w:pPr>
    </w:p>
    <w:p w14:paraId="55B0E92E" w14:textId="7AE8B64C" w:rsidR="004B6A84" w:rsidRPr="00C00498" w:rsidDel="009324EC" w:rsidRDefault="004B6A84" w:rsidP="004B6A84">
      <w:pPr>
        <w:pStyle w:val="RNABodyCopy"/>
        <w:rPr>
          <w:del w:id="1375" w:author="Ayush Mittal" w:date="2019-04-26T14:06:00Z"/>
          <w:highlight w:val="yellow"/>
          <w:shd w:val="clear" w:color="auto" w:fill="FFFFFF"/>
          <w:rPrChange w:id="1376" w:author="Ayush Mittal" w:date="2019-04-26T15:10:00Z">
            <w:rPr>
              <w:del w:id="1377" w:author="Ayush Mittal" w:date="2019-04-26T14:06:00Z"/>
              <w:shd w:val="clear" w:color="auto" w:fill="FFFFFF"/>
            </w:rPr>
          </w:rPrChange>
        </w:rPr>
      </w:pPr>
      <w:del w:id="1378" w:author="Ayush Mittal" w:date="2019-04-26T14:06:00Z">
        <w:r w:rsidRPr="00C00498" w:rsidDel="009324EC">
          <w:rPr>
            <w:highlight w:val="yellow"/>
            <w:shd w:val="clear" w:color="auto" w:fill="FFFFFF"/>
            <w:rPrChange w:id="1379" w:author="Ayush Mittal" w:date="2019-04-26T15:10:00Z">
              <w:rPr>
                <w:shd w:val="clear" w:color="auto" w:fill="FFFFFF"/>
              </w:rPr>
            </w:rPrChange>
          </w:rPr>
          <w:delText>Dr. McCauley holds undergraduate and graduate degrees from Cornell University, and received his PhD. from the University of Alabama at Birmingham.</w:delText>
        </w:r>
      </w:del>
    </w:p>
    <w:p w14:paraId="7EEE6498" w14:textId="4CA66ACF" w:rsidR="004B6A84" w:rsidRPr="00C00498" w:rsidDel="009324EC" w:rsidRDefault="004B6A84" w:rsidP="004B6A84">
      <w:pPr>
        <w:pStyle w:val="RNABodyCopy"/>
        <w:rPr>
          <w:del w:id="1380" w:author="Ayush Mittal" w:date="2019-04-26T14:06:00Z"/>
          <w:highlight w:val="yellow"/>
          <w:shd w:val="clear" w:color="auto" w:fill="FFFFFF"/>
          <w:rPrChange w:id="1381" w:author="Ayush Mittal" w:date="2019-04-26T15:10:00Z">
            <w:rPr>
              <w:del w:id="1382" w:author="Ayush Mittal" w:date="2019-04-26T14:06:00Z"/>
              <w:shd w:val="clear" w:color="auto" w:fill="FFFFFF"/>
            </w:rPr>
          </w:rPrChange>
        </w:rPr>
      </w:pPr>
    </w:p>
    <w:p w14:paraId="1A962816" w14:textId="08BC4625" w:rsidR="004B6A84" w:rsidRPr="00C00498" w:rsidDel="009324EC" w:rsidRDefault="004B6A84" w:rsidP="004B6A84">
      <w:pPr>
        <w:pStyle w:val="RNABodyCopy"/>
        <w:rPr>
          <w:del w:id="1383" w:author="Ayush Mittal" w:date="2019-04-26T14:06:00Z"/>
          <w:b/>
          <w:highlight w:val="yellow"/>
          <w:rPrChange w:id="1384" w:author="Ayush Mittal" w:date="2019-04-26T15:10:00Z">
            <w:rPr>
              <w:del w:id="1385" w:author="Ayush Mittal" w:date="2019-04-26T14:06:00Z"/>
              <w:b/>
            </w:rPr>
          </w:rPrChange>
        </w:rPr>
      </w:pPr>
      <w:del w:id="1386" w:author="Ayush Mittal" w:date="2019-04-26T14:06:00Z">
        <w:r w:rsidRPr="00C00498" w:rsidDel="009324EC">
          <w:rPr>
            <w:b/>
            <w:highlight w:val="yellow"/>
            <w:rPrChange w:id="1387" w:author="Ayush Mittal" w:date="2019-04-26T15:10:00Z">
              <w:rPr>
                <w:b/>
              </w:rPr>
            </w:rPrChange>
          </w:rPr>
          <w:delText xml:space="preserve">Balkrishen Bhat, PhD – </w:delText>
        </w:r>
        <w:r w:rsidRPr="00C00498" w:rsidDel="009324EC">
          <w:rPr>
            <w:b/>
            <w:i/>
            <w:highlight w:val="yellow"/>
            <w:rPrChange w:id="1388" w:author="Ayush Mittal" w:date="2019-04-26T15:10:00Z">
              <w:rPr>
                <w:b/>
                <w:i/>
              </w:rPr>
            </w:rPrChange>
          </w:rPr>
          <w:delText>VP, Chemistry</w:delText>
        </w:r>
      </w:del>
    </w:p>
    <w:p w14:paraId="0D8C9A0E" w14:textId="7E3A8389" w:rsidR="004B6A84" w:rsidRPr="00C00498" w:rsidDel="009324EC" w:rsidRDefault="004B6A84" w:rsidP="004B6A84">
      <w:pPr>
        <w:pStyle w:val="RNABodyCopy"/>
        <w:rPr>
          <w:del w:id="1389" w:author="Ayush Mittal" w:date="2019-04-26T14:06:00Z"/>
          <w:highlight w:val="yellow"/>
          <w:shd w:val="clear" w:color="auto" w:fill="FFFFFF"/>
          <w:rPrChange w:id="1390" w:author="Ayush Mittal" w:date="2019-04-26T15:10:00Z">
            <w:rPr>
              <w:del w:id="1391" w:author="Ayush Mittal" w:date="2019-04-26T14:06:00Z"/>
              <w:shd w:val="clear" w:color="auto" w:fill="FFFFFF"/>
            </w:rPr>
          </w:rPrChange>
        </w:rPr>
      </w:pPr>
      <w:del w:id="1392" w:author="Ayush Mittal" w:date="2019-04-26T14:06:00Z">
        <w:r w:rsidRPr="00C00498" w:rsidDel="009324EC">
          <w:rPr>
            <w:highlight w:val="yellow"/>
            <w:shd w:val="clear" w:color="auto" w:fill="FFFFFF"/>
            <w:rPrChange w:id="1393" w:author="Ayush Mittal" w:date="2019-04-26T15:10:00Z">
              <w:rPr>
                <w:shd w:val="clear" w:color="auto" w:fill="FFFFFF"/>
              </w:rPr>
            </w:rPrChange>
          </w:rPr>
          <w:delText xml:space="preserve">Dr. Bhat has been the Company’s VP of Chemistry since 2015.  Dr. Bhat has more than 25 years of experience in the discovery and development of nucleosides, oligonucleotides for antisense, RNAi and microRNA platform technologies.  He joined the Company from Regulus Therapeutics, where he was Senior Director and Department Head of Chemistry for more than six years.  In this role, he built world-class oligonucleotide synthesis capability and led the efforts in compound identification and optimization of microRNA modulators for therapeutics applications.  Dr. Bhat played a key role in the discovery and development of RG101 for the treatment of hepatitis C, RG012 for the treatment of Alport Syndrome and RG125 to treat NASH.  Dr. Bhat also led the efforts to develop new chemical entities and cell based delivery systems to various cell and tissue types.  Prior to Regulus, Dr. Bhat spent 13 years at Isis Pharmaceuticals where he held various positions including Director of Medicinal Chemistry.  He played a key role in creating new chemical entities in the field of nucleosides, nucleotides and backbone modifications including bicyclic nucleic acids.  Dr. Bhat has co-authored over 90 publications and is co-inventor of more than 100 patent applications (50 issued US patents).  </w:delText>
        </w:r>
      </w:del>
    </w:p>
    <w:p w14:paraId="65FEB831" w14:textId="25D51EE6" w:rsidR="004B6A84" w:rsidRPr="00C00498" w:rsidDel="009324EC" w:rsidRDefault="004B6A84" w:rsidP="004B6A84">
      <w:pPr>
        <w:pStyle w:val="RNABodyCopy"/>
        <w:rPr>
          <w:del w:id="1394" w:author="Ayush Mittal" w:date="2019-04-26T14:06:00Z"/>
          <w:highlight w:val="yellow"/>
          <w:shd w:val="clear" w:color="auto" w:fill="FFFFFF"/>
          <w:rPrChange w:id="1395" w:author="Ayush Mittal" w:date="2019-04-26T15:10:00Z">
            <w:rPr>
              <w:del w:id="1396" w:author="Ayush Mittal" w:date="2019-04-26T14:06:00Z"/>
              <w:shd w:val="clear" w:color="auto" w:fill="FFFFFF"/>
            </w:rPr>
          </w:rPrChange>
        </w:rPr>
      </w:pPr>
    </w:p>
    <w:p w14:paraId="77ED16F9" w14:textId="26B27B8E" w:rsidR="004B6A84" w:rsidRPr="00C00498" w:rsidDel="009324EC" w:rsidRDefault="004B6A84" w:rsidP="004B6A84">
      <w:pPr>
        <w:pStyle w:val="RNABodyCopy"/>
        <w:rPr>
          <w:del w:id="1397" w:author="Ayush Mittal" w:date="2019-04-26T14:06:00Z"/>
          <w:highlight w:val="yellow"/>
          <w:shd w:val="clear" w:color="auto" w:fill="FFFFFF"/>
          <w:rPrChange w:id="1398" w:author="Ayush Mittal" w:date="2019-04-26T15:10:00Z">
            <w:rPr>
              <w:del w:id="1399" w:author="Ayush Mittal" w:date="2019-04-26T14:06:00Z"/>
              <w:shd w:val="clear" w:color="auto" w:fill="FFFFFF"/>
            </w:rPr>
          </w:rPrChange>
        </w:rPr>
      </w:pPr>
      <w:del w:id="1400" w:author="Ayush Mittal" w:date="2019-04-26T14:06:00Z">
        <w:r w:rsidRPr="00C00498" w:rsidDel="009324EC">
          <w:rPr>
            <w:highlight w:val="yellow"/>
            <w:shd w:val="clear" w:color="auto" w:fill="FFFFFF"/>
            <w:rPrChange w:id="1401" w:author="Ayush Mittal" w:date="2019-04-26T15:10:00Z">
              <w:rPr>
                <w:shd w:val="clear" w:color="auto" w:fill="FFFFFF"/>
              </w:rPr>
            </w:rPrChange>
          </w:rPr>
          <w:delText>Dr. Bhat received his PhD in Medicinal Chemistry from Central Drug Research Institute, Lucknow, India and held his postdoctoral fellowship at University of Illinois Urbana-Champaign.</w:delText>
        </w:r>
      </w:del>
    </w:p>
    <w:p w14:paraId="5D97533A" w14:textId="283AB83A" w:rsidR="004B6A84" w:rsidRPr="00C00498" w:rsidDel="009324EC" w:rsidRDefault="004B6A84" w:rsidP="004B6A84">
      <w:pPr>
        <w:pStyle w:val="RNABodyCopy"/>
        <w:rPr>
          <w:del w:id="1402" w:author="Ayush Mittal" w:date="2019-04-26T14:06:00Z"/>
          <w:highlight w:val="yellow"/>
          <w:shd w:val="clear" w:color="auto" w:fill="FFFFFF"/>
          <w:rPrChange w:id="1403" w:author="Ayush Mittal" w:date="2019-04-26T15:10:00Z">
            <w:rPr>
              <w:del w:id="1404" w:author="Ayush Mittal" w:date="2019-04-26T14:06:00Z"/>
              <w:shd w:val="clear" w:color="auto" w:fill="FFFFFF"/>
            </w:rPr>
          </w:rPrChange>
        </w:rPr>
      </w:pPr>
    </w:p>
    <w:p w14:paraId="1160D32E" w14:textId="42F52168" w:rsidR="004B6A84" w:rsidRPr="00C00498" w:rsidDel="009324EC" w:rsidRDefault="004B6A84" w:rsidP="004B6A84">
      <w:pPr>
        <w:pStyle w:val="RNABodyCopy"/>
        <w:rPr>
          <w:del w:id="1405" w:author="Ayush Mittal" w:date="2019-04-26T14:06:00Z"/>
          <w:b/>
          <w:highlight w:val="yellow"/>
          <w:rPrChange w:id="1406" w:author="Ayush Mittal" w:date="2019-04-26T15:10:00Z">
            <w:rPr>
              <w:del w:id="1407" w:author="Ayush Mittal" w:date="2019-04-26T14:06:00Z"/>
              <w:b/>
            </w:rPr>
          </w:rPrChange>
        </w:rPr>
      </w:pPr>
      <w:del w:id="1408" w:author="Ayush Mittal" w:date="2019-04-26T14:06:00Z">
        <w:r w:rsidRPr="00C00498" w:rsidDel="009324EC">
          <w:rPr>
            <w:b/>
            <w:highlight w:val="yellow"/>
            <w:rPrChange w:id="1409" w:author="Ayush Mittal" w:date="2019-04-26T15:10:00Z">
              <w:rPr>
                <w:b/>
              </w:rPr>
            </w:rPrChange>
          </w:rPr>
          <w:delText xml:space="preserve">Brian Fenton – </w:delText>
        </w:r>
        <w:r w:rsidRPr="00C00498" w:rsidDel="009324EC">
          <w:rPr>
            <w:b/>
            <w:i/>
            <w:highlight w:val="yellow"/>
            <w:rPrChange w:id="1410" w:author="Ayush Mittal" w:date="2019-04-26T15:10:00Z">
              <w:rPr>
                <w:b/>
                <w:i/>
              </w:rPr>
            </w:rPrChange>
          </w:rPr>
          <w:delText>VP, Corporate Development</w:delText>
        </w:r>
      </w:del>
    </w:p>
    <w:p w14:paraId="4A924FE5" w14:textId="52ACAA8E" w:rsidR="004B6A84" w:rsidRPr="00C00498" w:rsidDel="009324EC" w:rsidRDefault="004B6A84" w:rsidP="004B6A84">
      <w:pPr>
        <w:pStyle w:val="RNABodyCopy"/>
        <w:rPr>
          <w:del w:id="1411" w:author="Ayush Mittal" w:date="2019-04-26T14:06:00Z"/>
          <w:highlight w:val="yellow"/>
          <w:shd w:val="clear" w:color="auto" w:fill="FFFFFF"/>
          <w:rPrChange w:id="1412" w:author="Ayush Mittal" w:date="2019-04-26T15:10:00Z">
            <w:rPr>
              <w:del w:id="1413" w:author="Ayush Mittal" w:date="2019-04-26T14:06:00Z"/>
              <w:shd w:val="clear" w:color="auto" w:fill="FFFFFF"/>
            </w:rPr>
          </w:rPrChange>
        </w:rPr>
      </w:pPr>
      <w:del w:id="1414" w:author="Ayush Mittal" w:date="2019-04-26T14:06:00Z">
        <w:r w:rsidRPr="00C00498" w:rsidDel="009324EC">
          <w:rPr>
            <w:highlight w:val="yellow"/>
            <w:shd w:val="clear" w:color="auto" w:fill="FFFFFF"/>
            <w:rPrChange w:id="1415" w:author="Ayush Mittal" w:date="2019-04-26T15:10:00Z">
              <w:rPr>
                <w:shd w:val="clear" w:color="auto" w:fill="FFFFFF"/>
              </w:rPr>
            </w:rPrChange>
          </w:rPr>
          <w:delText>Mr. Fenton has been the Company’s VP of Corporate Development since 2015.  With more than 25 years of experience in the biotechnology industry with broad transaction experience in business development and alliance management, Mr. Fenton joined the Company from Shire where he most recently served as the Head of Business Development, Neuroscience, supporting the Commercial Business Unit.  In this role, he was also responsible for managing Shire’s portfolio investments through its former Strategic Investments Group.  Mr. Fenton also spent several years in Shire’s Rare Diseases Business Development group where he led and executed several strategic transactions for the company.  Prior to Shire, Mr. Fenton spent over 11 years in various roles in Business Development and Alliance Management at Idenix Pharmaceuticals, Codexis and Abbott Laboratories.  He has been a co-chair for over 20 years with MassBio serving on several committees and most recently served on the organization’s Forum Advisory Board.  Mr. Fenton has an undergraduate degree in Biochemistry from the University of Massachusetts/Amherst, an M.S., in chemical engineering from the University of Virginia and an MBA from the Worcester Polytechnic Institute.</w:delText>
        </w:r>
      </w:del>
    </w:p>
    <w:p w14:paraId="6A0FE944" w14:textId="4517EAD8" w:rsidR="004B6A84" w:rsidRPr="00C00498" w:rsidDel="009324EC" w:rsidRDefault="004B6A84" w:rsidP="004B6A84">
      <w:pPr>
        <w:pStyle w:val="RNABodyCopy"/>
        <w:rPr>
          <w:del w:id="1416" w:author="Ayush Mittal" w:date="2019-04-26T14:06:00Z"/>
          <w:highlight w:val="yellow"/>
          <w:shd w:val="clear" w:color="auto" w:fill="FFFFFF"/>
          <w:rPrChange w:id="1417" w:author="Ayush Mittal" w:date="2019-04-26T15:10:00Z">
            <w:rPr>
              <w:del w:id="1418" w:author="Ayush Mittal" w:date="2019-04-26T14:06:00Z"/>
              <w:shd w:val="clear" w:color="auto" w:fill="FFFFFF"/>
            </w:rPr>
          </w:rPrChange>
        </w:rPr>
      </w:pPr>
    </w:p>
    <w:p w14:paraId="7F74D72D" w14:textId="70981D2E" w:rsidR="004B6A84" w:rsidRPr="00C00498" w:rsidDel="009324EC" w:rsidRDefault="004B6A84" w:rsidP="004B6A84">
      <w:pPr>
        <w:pStyle w:val="RNABodyCopy"/>
        <w:rPr>
          <w:del w:id="1419" w:author="Ayush Mittal" w:date="2019-04-26T14:06:00Z"/>
          <w:b/>
          <w:highlight w:val="yellow"/>
          <w:rPrChange w:id="1420" w:author="Ayush Mittal" w:date="2019-04-26T15:10:00Z">
            <w:rPr>
              <w:del w:id="1421" w:author="Ayush Mittal" w:date="2019-04-26T14:06:00Z"/>
              <w:b/>
            </w:rPr>
          </w:rPrChange>
        </w:rPr>
      </w:pPr>
      <w:del w:id="1422" w:author="Ayush Mittal" w:date="2019-04-26T14:06:00Z">
        <w:r w:rsidRPr="00C00498" w:rsidDel="009324EC">
          <w:rPr>
            <w:b/>
            <w:highlight w:val="yellow"/>
            <w:rPrChange w:id="1423" w:author="Ayush Mittal" w:date="2019-04-26T15:10:00Z">
              <w:rPr>
                <w:b/>
              </w:rPr>
            </w:rPrChange>
          </w:rPr>
          <w:delText xml:space="preserve">Nelson Chau, PhD – </w:delText>
        </w:r>
        <w:r w:rsidRPr="00C00498" w:rsidDel="009324EC">
          <w:rPr>
            <w:b/>
            <w:i/>
            <w:highlight w:val="yellow"/>
            <w:rPrChange w:id="1424" w:author="Ayush Mittal" w:date="2019-04-26T15:10:00Z">
              <w:rPr>
                <w:b/>
                <w:i/>
              </w:rPr>
            </w:rPrChange>
          </w:rPr>
          <w:delText>VP, Drug Discovery</w:delText>
        </w:r>
      </w:del>
    </w:p>
    <w:p w14:paraId="406FD4C1" w14:textId="0AA440F9" w:rsidR="004B6A84" w:rsidRPr="00C00498" w:rsidDel="009324EC" w:rsidRDefault="004B6A84" w:rsidP="004B6A84">
      <w:pPr>
        <w:pStyle w:val="RNABodyCopy"/>
        <w:rPr>
          <w:del w:id="1425" w:author="Ayush Mittal" w:date="2019-04-26T14:06:00Z"/>
          <w:highlight w:val="yellow"/>
          <w:shd w:val="clear" w:color="auto" w:fill="FFFFFF"/>
          <w:rPrChange w:id="1426" w:author="Ayush Mittal" w:date="2019-04-26T15:10:00Z">
            <w:rPr>
              <w:del w:id="1427" w:author="Ayush Mittal" w:date="2019-04-26T14:06:00Z"/>
              <w:shd w:val="clear" w:color="auto" w:fill="FFFFFF"/>
            </w:rPr>
          </w:rPrChange>
        </w:rPr>
      </w:pPr>
      <w:del w:id="1428" w:author="Ayush Mittal" w:date="2019-04-26T14:06:00Z">
        <w:r w:rsidRPr="00C00498" w:rsidDel="009324EC">
          <w:rPr>
            <w:highlight w:val="yellow"/>
            <w:shd w:val="clear" w:color="auto" w:fill="FFFFFF"/>
            <w:rPrChange w:id="1429" w:author="Ayush Mittal" w:date="2019-04-26T15:10:00Z">
              <w:rPr>
                <w:shd w:val="clear" w:color="auto" w:fill="FFFFFF"/>
              </w:rPr>
            </w:rPrChange>
          </w:rPr>
          <w:delText xml:space="preserve">Dr. Chau joined the Company in 2014 and has been serving as VP of Drug Discovery since 2016.  He is responsible for all facets of early drug discovery efforts at the Company.  Formerly, Dr. Chau was a Research Director at Regulus Therapeutics Inc., a biopharmaceutical company leading the discovery and development of microRNA-based therapeutics.  His group was responsible for identifying and validating therapeutic and biomarker microRNA targets and supporting the advancement of multiple therapeutic programs in oncology, fibrosis and metabolic diseases.  Such efforts contributed to the advancement of multiple development candidates into the clinic (RG-101, RG-012 and RG-125).  Prior to joining Regulus Therapeutics, Dr. Chau was a Senior Scientist at Rosetta Inpharmatics, a subsidiary of Merck Research Laboratory and studied signal transduction pathways in cancer cells using the system biology approach including siRNA functional genomic and global gene expression profiling approaches. </w:delText>
        </w:r>
      </w:del>
    </w:p>
    <w:p w14:paraId="1D41D040" w14:textId="5A5D5923" w:rsidR="004B6A84" w:rsidRPr="00C00498" w:rsidDel="009324EC" w:rsidRDefault="004B6A84" w:rsidP="004B6A84">
      <w:pPr>
        <w:pStyle w:val="RNABodyCopy"/>
        <w:rPr>
          <w:del w:id="1430" w:author="Ayush Mittal" w:date="2019-04-26T14:06:00Z"/>
          <w:highlight w:val="yellow"/>
          <w:shd w:val="clear" w:color="auto" w:fill="FFFFFF"/>
          <w:rPrChange w:id="1431" w:author="Ayush Mittal" w:date="2019-04-26T15:10:00Z">
            <w:rPr>
              <w:del w:id="1432" w:author="Ayush Mittal" w:date="2019-04-26T14:06:00Z"/>
              <w:shd w:val="clear" w:color="auto" w:fill="FFFFFF"/>
            </w:rPr>
          </w:rPrChange>
        </w:rPr>
      </w:pPr>
    </w:p>
    <w:p w14:paraId="00DEDC74" w14:textId="22B385E4" w:rsidR="004B6A84" w:rsidRPr="00C00498" w:rsidDel="009324EC" w:rsidRDefault="004B6A84" w:rsidP="004B6A84">
      <w:pPr>
        <w:pStyle w:val="RNABodyCopy"/>
        <w:rPr>
          <w:del w:id="1433" w:author="Ayush Mittal" w:date="2019-04-26T14:06:00Z"/>
          <w:highlight w:val="yellow"/>
          <w:shd w:val="clear" w:color="auto" w:fill="FFFFFF"/>
          <w:rPrChange w:id="1434" w:author="Ayush Mittal" w:date="2019-04-26T15:10:00Z">
            <w:rPr>
              <w:del w:id="1435" w:author="Ayush Mittal" w:date="2019-04-26T14:06:00Z"/>
              <w:shd w:val="clear" w:color="auto" w:fill="FFFFFF"/>
            </w:rPr>
          </w:rPrChange>
        </w:rPr>
      </w:pPr>
      <w:del w:id="1436" w:author="Ayush Mittal" w:date="2019-04-26T14:06:00Z">
        <w:r w:rsidRPr="00C00498" w:rsidDel="009324EC">
          <w:rPr>
            <w:highlight w:val="yellow"/>
            <w:shd w:val="clear" w:color="auto" w:fill="FFFFFF"/>
            <w:rPrChange w:id="1437" w:author="Ayush Mittal" w:date="2019-04-26T15:10:00Z">
              <w:rPr>
                <w:shd w:val="clear" w:color="auto" w:fill="FFFFFF"/>
              </w:rPr>
            </w:rPrChange>
          </w:rPr>
          <w:delText>Dr. Chau obtained his PhD at the Johns Hopkins University School of Medicine focused on understanding the molecular mechanism of apoptosis.  He was a Damon Runyon Post-Doctoral Fellow at the University of California, San Diego where he utilized microarray profiling to investigate the regulation of gene expression by a tumor suppressor protein, retinoblastoma protein.  Dr. Chau is an author of 35 peer-reviewed publications and an inventor of 5 patents and patent applications.</w:delText>
        </w:r>
      </w:del>
    </w:p>
    <w:p w14:paraId="00BC0046" w14:textId="5C244C60" w:rsidR="004B6A84" w:rsidRPr="00C00498" w:rsidDel="009324EC" w:rsidRDefault="004B6A84" w:rsidP="004B6A84">
      <w:pPr>
        <w:pStyle w:val="RNABodyCopy"/>
        <w:rPr>
          <w:del w:id="1438" w:author="Ayush Mittal" w:date="2019-04-26T14:06:00Z"/>
          <w:highlight w:val="yellow"/>
          <w:shd w:val="clear" w:color="auto" w:fill="FFFFFF"/>
          <w:rPrChange w:id="1439" w:author="Ayush Mittal" w:date="2019-04-26T15:10:00Z">
            <w:rPr>
              <w:del w:id="1440" w:author="Ayush Mittal" w:date="2019-04-26T14:06:00Z"/>
              <w:shd w:val="clear" w:color="auto" w:fill="FFFFFF"/>
            </w:rPr>
          </w:rPrChange>
        </w:rPr>
      </w:pPr>
    </w:p>
    <w:p w14:paraId="47631E66" w14:textId="5BE0D9CE" w:rsidR="004B6A84" w:rsidRPr="00C00498" w:rsidDel="009324EC" w:rsidRDefault="004B6A84" w:rsidP="004B6A84">
      <w:pPr>
        <w:pStyle w:val="RNABodyCopy"/>
        <w:rPr>
          <w:del w:id="1441" w:author="Ayush Mittal" w:date="2019-04-26T14:06:00Z"/>
          <w:b/>
          <w:highlight w:val="yellow"/>
          <w:rPrChange w:id="1442" w:author="Ayush Mittal" w:date="2019-04-26T15:10:00Z">
            <w:rPr>
              <w:del w:id="1443" w:author="Ayush Mittal" w:date="2019-04-26T14:06:00Z"/>
              <w:b/>
            </w:rPr>
          </w:rPrChange>
        </w:rPr>
      </w:pPr>
      <w:del w:id="1444" w:author="Ayush Mittal" w:date="2019-04-26T14:06:00Z">
        <w:r w:rsidRPr="00C00498" w:rsidDel="009324EC">
          <w:rPr>
            <w:b/>
            <w:highlight w:val="yellow"/>
            <w:rPrChange w:id="1445" w:author="Ayush Mittal" w:date="2019-04-26T15:10:00Z">
              <w:rPr>
                <w:b/>
              </w:rPr>
            </w:rPrChange>
          </w:rPr>
          <w:delText xml:space="preserve">Paula Cloghessy – </w:delText>
        </w:r>
        <w:r w:rsidRPr="00C00498" w:rsidDel="009324EC">
          <w:rPr>
            <w:b/>
            <w:i/>
            <w:highlight w:val="yellow"/>
            <w:rPrChange w:id="1446" w:author="Ayush Mittal" w:date="2019-04-26T15:10:00Z">
              <w:rPr>
                <w:b/>
                <w:i/>
              </w:rPr>
            </w:rPrChange>
          </w:rPr>
          <w:delText>VP, Human Resources</w:delText>
        </w:r>
      </w:del>
    </w:p>
    <w:p w14:paraId="40921165" w14:textId="29FB006F" w:rsidR="004B6A84" w:rsidRPr="00C00498" w:rsidDel="009324EC" w:rsidRDefault="004B6A84" w:rsidP="004B6A84">
      <w:pPr>
        <w:pStyle w:val="RNABodyCopy"/>
        <w:rPr>
          <w:del w:id="1447" w:author="Ayush Mittal" w:date="2019-04-26T14:06:00Z"/>
          <w:highlight w:val="yellow"/>
          <w:shd w:val="clear" w:color="auto" w:fill="FFFFFF"/>
          <w:rPrChange w:id="1448" w:author="Ayush Mittal" w:date="2019-04-26T15:10:00Z">
            <w:rPr>
              <w:del w:id="1449" w:author="Ayush Mittal" w:date="2019-04-26T14:06:00Z"/>
              <w:shd w:val="clear" w:color="auto" w:fill="FFFFFF"/>
            </w:rPr>
          </w:rPrChange>
        </w:rPr>
      </w:pPr>
      <w:del w:id="1450" w:author="Ayush Mittal" w:date="2019-04-26T14:06:00Z">
        <w:r w:rsidRPr="00C00498" w:rsidDel="009324EC">
          <w:rPr>
            <w:highlight w:val="yellow"/>
            <w:shd w:val="clear" w:color="auto" w:fill="FFFFFF"/>
            <w:rPrChange w:id="1451" w:author="Ayush Mittal" w:date="2019-04-26T15:10:00Z">
              <w:rPr>
                <w:shd w:val="clear" w:color="auto" w:fill="FFFFFF"/>
              </w:rPr>
            </w:rPrChange>
          </w:rPr>
          <w:delText xml:space="preserve">Ms. Cloghessy has been the Company’s VP of Human Resources (“HR”) since July 2016 and is responsible for HR and organizational development.  With 20 years of experience as a senior HR leader, Ms. Cloghessy brings broad-based business experience in biotech and pharmaceutical industries to her role at the Company, including specific expertise in developing HR programs and systems that support aggressive organizational strategy, growth, profitability objectives and innovation.  Ms. Cloghessy joined the Company from Joule Unlimited Technologies, Inc. where she most recently served as VP, HR.  In this role, she was responsible for leading the company’s people strategy and talent architecture in a multi-site global organization.  Ms. Cloghessy led the full employee life cycle including a focus on talent acquisition and development, total rewards, organizational development, and employee relations.  Prior to Joule Unlimited Technology, Inc., she previously held senior HR leadership roles at Interleukin Genetics, NUCRYST Pharmaceuticals and the Immune Disease Institute (formerly CBR Institute for Biomedical Research), a Harvard Medical School affiliate.  </w:delText>
        </w:r>
      </w:del>
    </w:p>
    <w:p w14:paraId="3EB23538" w14:textId="1D4C7546" w:rsidR="004B6A84" w:rsidRPr="00C00498" w:rsidDel="009324EC" w:rsidRDefault="004B6A84" w:rsidP="004B6A84">
      <w:pPr>
        <w:pStyle w:val="RNABodyCopy"/>
        <w:rPr>
          <w:del w:id="1452" w:author="Ayush Mittal" w:date="2019-04-26T14:06:00Z"/>
          <w:highlight w:val="yellow"/>
          <w:shd w:val="clear" w:color="auto" w:fill="FFFFFF"/>
          <w:rPrChange w:id="1453" w:author="Ayush Mittal" w:date="2019-04-26T15:10:00Z">
            <w:rPr>
              <w:del w:id="1454" w:author="Ayush Mittal" w:date="2019-04-26T14:06:00Z"/>
              <w:shd w:val="clear" w:color="auto" w:fill="FFFFFF"/>
            </w:rPr>
          </w:rPrChange>
        </w:rPr>
      </w:pPr>
    </w:p>
    <w:p w14:paraId="55B083E7" w14:textId="410C50FB" w:rsidR="004B6A84" w:rsidRPr="00C00498" w:rsidDel="009324EC" w:rsidRDefault="004B6A84" w:rsidP="004B6A84">
      <w:pPr>
        <w:pStyle w:val="RNABodyCopy"/>
        <w:rPr>
          <w:del w:id="1455" w:author="Ayush Mittal" w:date="2019-04-26T14:06:00Z"/>
          <w:b/>
          <w:highlight w:val="yellow"/>
          <w:rPrChange w:id="1456" w:author="Ayush Mittal" w:date="2019-04-26T15:10:00Z">
            <w:rPr>
              <w:del w:id="1457" w:author="Ayush Mittal" w:date="2019-04-26T14:06:00Z"/>
              <w:b/>
            </w:rPr>
          </w:rPrChange>
        </w:rPr>
      </w:pPr>
      <w:del w:id="1458" w:author="Ayush Mittal" w:date="2019-04-26T14:06:00Z">
        <w:r w:rsidRPr="00C00498" w:rsidDel="009324EC">
          <w:rPr>
            <w:highlight w:val="yellow"/>
            <w:shd w:val="clear" w:color="auto" w:fill="FFFFFF"/>
            <w:rPrChange w:id="1459" w:author="Ayush Mittal" w:date="2019-04-26T15:10:00Z">
              <w:rPr>
                <w:shd w:val="clear" w:color="auto" w:fill="FFFFFF"/>
              </w:rPr>
            </w:rPrChange>
          </w:rPr>
          <w:delText>Ms. Cloghessy holds a B.A. in Psychology from the University of Massachusetts and holds the professional Senior Professional in Human Resources and Society for Human Resource Management – Senior Certified Professional designations in the field of HR.</w:delText>
        </w:r>
      </w:del>
    </w:p>
    <w:p w14:paraId="6FC11799" w14:textId="108B8FB8" w:rsidR="004B6A84" w:rsidRPr="00C00498" w:rsidDel="009324EC" w:rsidRDefault="004B6A84" w:rsidP="004B6A84">
      <w:pPr>
        <w:pStyle w:val="RNABodyCopy"/>
        <w:rPr>
          <w:del w:id="1460" w:author="Ayush Mittal" w:date="2019-04-26T14:06:00Z"/>
          <w:b/>
          <w:highlight w:val="yellow"/>
          <w:rPrChange w:id="1461" w:author="Ayush Mittal" w:date="2019-04-26T15:10:00Z">
            <w:rPr>
              <w:del w:id="1462" w:author="Ayush Mittal" w:date="2019-04-26T14:06:00Z"/>
              <w:b/>
            </w:rPr>
          </w:rPrChange>
        </w:rPr>
      </w:pPr>
    </w:p>
    <w:p w14:paraId="5DB32AE3" w14:textId="401AAEB5" w:rsidR="004B6A84" w:rsidRPr="00C00498" w:rsidDel="009324EC" w:rsidRDefault="004B6A84" w:rsidP="004B6A84">
      <w:pPr>
        <w:pStyle w:val="RNABodyCopy"/>
        <w:rPr>
          <w:del w:id="1463" w:author="Ayush Mittal" w:date="2019-04-26T14:06:00Z"/>
          <w:b/>
          <w:highlight w:val="yellow"/>
          <w:rPrChange w:id="1464" w:author="Ayush Mittal" w:date="2019-04-26T15:10:00Z">
            <w:rPr>
              <w:del w:id="1465" w:author="Ayush Mittal" w:date="2019-04-26T14:06:00Z"/>
              <w:b/>
            </w:rPr>
          </w:rPrChange>
        </w:rPr>
      </w:pPr>
      <w:del w:id="1466" w:author="Ayush Mittal" w:date="2019-04-26T14:06:00Z">
        <w:r w:rsidRPr="00C00498" w:rsidDel="009324EC">
          <w:rPr>
            <w:b/>
            <w:highlight w:val="yellow"/>
            <w:rPrChange w:id="1467" w:author="Ayush Mittal" w:date="2019-04-26T15:10:00Z">
              <w:rPr>
                <w:b/>
              </w:rPr>
            </w:rPrChange>
          </w:rPr>
          <w:delText xml:space="preserve">Paul Burgess – </w:delText>
        </w:r>
        <w:r w:rsidRPr="00C00498" w:rsidDel="009324EC">
          <w:rPr>
            <w:b/>
            <w:i/>
            <w:highlight w:val="yellow"/>
            <w:rPrChange w:id="1468" w:author="Ayush Mittal" w:date="2019-04-26T15:10:00Z">
              <w:rPr>
                <w:b/>
                <w:i/>
              </w:rPr>
            </w:rPrChange>
          </w:rPr>
          <w:delText>General Counsel</w:delText>
        </w:r>
      </w:del>
    </w:p>
    <w:p w14:paraId="3D812C4B" w14:textId="772E6A43" w:rsidR="004B6A84" w:rsidRPr="00C00498" w:rsidDel="009324EC" w:rsidRDefault="004B6A84" w:rsidP="004B6A84">
      <w:pPr>
        <w:pStyle w:val="RNABodyCopy"/>
        <w:rPr>
          <w:del w:id="1469" w:author="Ayush Mittal" w:date="2019-04-26T14:06:00Z"/>
          <w:highlight w:val="yellow"/>
          <w:shd w:val="clear" w:color="auto" w:fill="FFFFFF"/>
          <w:rPrChange w:id="1470" w:author="Ayush Mittal" w:date="2019-04-26T15:10:00Z">
            <w:rPr>
              <w:del w:id="1471" w:author="Ayush Mittal" w:date="2019-04-26T14:06:00Z"/>
              <w:shd w:val="clear" w:color="auto" w:fill="FFFFFF"/>
            </w:rPr>
          </w:rPrChange>
        </w:rPr>
      </w:pPr>
      <w:del w:id="1472" w:author="Ayush Mittal" w:date="2019-04-26T14:06:00Z">
        <w:r w:rsidRPr="00C00498" w:rsidDel="009324EC">
          <w:rPr>
            <w:highlight w:val="yellow"/>
            <w:shd w:val="clear" w:color="auto" w:fill="FFFFFF"/>
            <w:rPrChange w:id="1473" w:author="Ayush Mittal" w:date="2019-04-26T15:10:00Z">
              <w:rPr>
                <w:shd w:val="clear" w:color="auto" w:fill="FFFFFF"/>
              </w:rPr>
            </w:rPrChange>
          </w:rPr>
          <w:delText xml:space="preserve">Mr. Burgess began serving as the Company’s General Counsel in 2016.  He brings over 20 years of experience in the biotech and pharmaceutical industry with expertise in corporate law, licensing and intellectual property.  Prior to joining the Company, Mr. Burgess held senior legal roles at Scholar Rock, Civitas Therapeutics and BIND Therapeutics.  He also worked as a lawyer at Johnson &amp; Johnson, Logical Therapeutics and Transform Pharmaceuticals.  Prior to becoming a lawyer, Mr. Burgess worked as a scientist at Genetics Institute.  </w:delText>
        </w:r>
      </w:del>
    </w:p>
    <w:p w14:paraId="1F8D0D51" w14:textId="4AAF79CF" w:rsidR="004B6A84" w:rsidRPr="00C00498" w:rsidDel="009324EC" w:rsidRDefault="004B6A84" w:rsidP="004B6A84">
      <w:pPr>
        <w:pStyle w:val="RNABodyCopy"/>
        <w:rPr>
          <w:del w:id="1474" w:author="Ayush Mittal" w:date="2019-04-26T14:06:00Z"/>
          <w:highlight w:val="yellow"/>
          <w:shd w:val="clear" w:color="auto" w:fill="FFFFFF"/>
          <w:rPrChange w:id="1475" w:author="Ayush Mittal" w:date="2019-04-26T15:10:00Z">
            <w:rPr>
              <w:del w:id="1476" w:author="Ayush Mittal" w:date="2019-04-26T14:06:00Z"/>
              <w:shd w:val="clear" w:color="auto" w:fill="FFFFFF"/>
            </w:rPr>
          </w:rPrChange>
        </w:rPr>
      </w:pPr>
    </w:p>
    <w:p w14:paraId="1B373283" w14:textId="7961CE9B" w:rsidR="00573796" w:rsidRPr="00C00498" w:rsidRDefault="004B6A84" w:rsidP="00B802C4">
      <w:pPr>
        <w:pStyle w:val="RNABodyCopy"/>
      </w:pPr>
      <w:del w:id="1477" w:author="Ayush Mittal" w:date="2019-04-26T14:06:00Z">
        <w:r w:rsidRPr="00C00498" w:rsidDel="009324EC">
          <w:rPr>
            <w:highlight w:val="yellow"/>
            <w:shd w:val="clear" w:color="auto" w:fill="FFFFFF"/>
            <w:rPrChange w:id="1478" w:author="Ayush Mittal" w:date="2019-04-26T15:10:00Z">
              <w:rPr>
                <w:shd w:val="clear" w:color="auto" w:fill="FFFFFF"/>
              </w:rPr>
            </w:rPrChange>
          </w:rPr>
          <w:delText>He received his Juris Doctor from Northeastern University, M.S. in Pharmacology from Northeastern University, and B.S. in Biology from Merrimack College.</w:delText>
        </w:r>
      </w:del>
    </w:p>
    <w:bookmarkEnd w:id="549"/>
    <w:p w14:paraId="5F2D0F63" w14:textId="059F253F" w:rsidR="00A5695A" w:rsidRPr="00C00498" w:rsidRDefault="00D36610" w:rsidP="00B802C4">
      <w:pPr>
        <w:pStyle w:val="RNABodyCopy"/>
        <w:rPr>
          <w:b/>
          <w:rPrChange w:id="1479" w:author="Ayush Mittal" w:date="2019-04-26T15:10:00Z">
            <w:rPr/>
          </w:rPrChange>
        </w:rPr>
      </w:pPr>
      <w:ins w:id="1480" w:author="Ayush Mittal" w:date="2019-04-26T14:49:00Z">
        <w:r w:rsidRPr="00C00498">
          <w:rPr>
            <w:b/>
            <w:rPrChange w:id="1481" w:author="Ayush Mittal" w:date="2019-04-26T15:10:00Z">
              <w:rPr/>
            </w:rPrChange>
          </w:rPr>
          <w:t xml:space="preserve">Danielle </w:t>
        </w:r>
        <w:proofErr w:type="spellStart"/>
        <w:r w:rsidRPr="00C00498">
          <w:rPr>
            <w:b/>
            <w:rPrChange w:id="1482" w:author="Ayush Mittal" w:date="2019-04-26T15:10:00Z">
              <w:rPr/>
            </w:rPrChange>
          </w:rPr>
          <w:t>Schlar</w:t>
        </w:r>
        <w:proofErr w:type="spellEnd"/>
        <w:r w:rsidRPr="00C00498">
          <w:rPr>
            <w:b/>
            <w:rPrChange w:id="1483" w:author="Ayush Mittal" w:date="2019-04-26T15:10:00Z">
              <w:rPr/>
            </w:rPrChange>
          </w:rPr>
          <w:t xml:space="preserve"> – People Leader</w:t>
        </w:r>
      </w:ins>
      <w:ins w:id="1484" w:author="Ayush Mittal" w:date="2019-04-26T14:59:00Z">
        <w:r w:rsidR="00CA675D" w:rsidRPr="00C00498">
          <w:rPr>
            <w:rStyle w:val="FootnoteReference"/>
            <w:b/>
          </w:rPr>
          <w:footnoteReference w:id="20"/>
        </w:r>
      </w:ins>
    </w:p>
    <w:p w14:paraId="4D0DA529" w14:textId="77777777" w:rsidR="00CA675D" w:rsidRPr="00C00498" w:rsidRDefault="00D36610" w:rsidP="00D36610">
      <w:pPr>
        <w:pStyle w:val="RNABodyCopy"/>
        <w:rPr>
          <w:ins w:id="1486" w:author="Ayush Mittal" w:date="2019-04-26T14:57:00Z"/>
        </w:rPr>
      </w:pPr>
      <w:ins w:id="1487" w:author="Ayush Mittal" w:date="2019-04-26T14:49:00Z">
        <w:r w:rsidRPr="00C00498">
          <w:t>M</w:t>
        </w:r>
      </w:ins>
      <w:ins w:id="1488" w:author="Ayush Mittal" w:date="2019-04-26T14:52:00Z">
        <w:r w:rsidRPr="00C00498">
          <w:t>s</w:t>
        </w:r>
      </w:ins>
      <w:ins w:id="1489" w:author="Ayush Mittal" w:date="2019-04-26T14:49:00Z">
        <w:r w:rsidRPr="00C00498">
          <w:t xml:space="preserve">. </w:t>
        </w:r>
        <w:proofErr w:type="spellStart"/>
        <w:r w:rsidRPr="00C00498">
          <w:t>Schlar</w:t>
        </w:r>
        <w:proofErr w:type="spellEnd"/>
        <w:r w:rsidRPr="00C00498">
          <w:t xml:space="preserve"> serves as the</w:t>
        </w:r>
      </w:ins>
      <w:ins w:id="1490" w:author="Ayush Mittal" w:date="2019-04-26T14:52:00Z">
        <w:r w:rsidRPr="00C00498">
          <w:t xml:space="preserve"> Global Head of People at the Company since March </w:t>
        </w:r>
      </w:ins>
      <w:ins w:id="1491" w:author="Ayush Mittal" w:date="2019-04-26T14:53:00Z">
        <w:r w:rsidRPr="00C00498">
          <w:t xml:space="preserve">2016.  Prior to this she served as the VP Human Resources </w:t>
        </w:r>
      </w:ins>
      <w:ins w:id="1492" w:author="Ayush Mittal" w:date="2019-04-26T14:55:00Z">
        <w:r w:rsidR="00CA675D" w:rsidRPr="00C00498">
          <w:t xml:space="preserve">(“HR”) </w:t>
        </w:r>
      </w:ins>
      <w:ins w:id="1493" w:author="Ayush Mittal" w:date="2019-04-26T14:53:00Z">
        <w:r w:rsidRPr="00C00498">
          <w:t xml:space="preserve">at </w:t>
        </w:r>
      </w:ins>
      <w:ins w:id="1494" w:author="Ayush Mittal" w:date="2019-04-26T14:54:00Z">
        <w:r w:rsidR="00CA675D" w:rsidRPr="00C00498">
          <w:t xml:space="preserve">Relationship Science, a technology solutions company, for more than </w:t>
        </w:r>
      </w:ins>
      <w:ins w:id="1495" w:author="Ayush Mittal" w:date="2019-04-26T14:56:00Z">
        <w:r w:rsidR="00CA675D" w:rsidRPr="00C00498">
          <w:t>three</w:t>
        </w:r>
      </w:ins>
      <w:ins w:id="1496" w:author="Ayush Mittal" w:date="2019-04-26T14:54:00Z">
        <w:r w:rsidR="00CA675D" w:rsidRPr="00C00498">
          <w:t xml:space="preserve"> years.  She also </w:t>
        </w:r>
      </w:ins>
      <w:ins w:id="1497" w:author="Ayush Mittal" w:date="2019-04-26T14:55:00Z">
        <w:r w:rsidR="00CA675D" w:rsidRPr="00C00498">
          <w:t>served as the HR manager at ICAP, and as an HR/</w:t>
        </w:r>
        <w:proofErr w:type="spellStart"/>
        <w:r w:rsidR="00CA675D" w:rsidRPr="00C00498">
          <w:t>Recruting</w:t>
        </w:r>
        <w:proofErr w:type="spellEnd"/>
        <w:r w:rsidR="00CA675D" w:rsidRPr="00C00498">
          <w:t xml:space="preserve"> at </w:t>
        </w:r>
      </w:ins>
      <w:ins w:id="1498" w:author="Ayush Mittal" w:date="2019-04-26T14:56:00Z">
        <w:r w:rsidR="00CA675D" w:rsidRPr="00C00498">
          <w:t>S&amp;P Global Market Intelligence for three years.  S</w:t>
        </w:r>
      </w:ins>
      <w:ins w:id="1499" w:author="Ayush Mittal" w:date="2019-04-26T14:57:00Z">
        <w:r w:rsidR="00CA675D" w:rsidRPr="00C00498">
          <w:t xml:space="preserve">he served as a recruiter for baker Hostetler between 2006 to 2008. </w:t>
        </w:r>
      </w:ins>
    </w:p>
    <w:p w14:paraId="0AFF313A" w14:textId="77777777" w:rsidR="00CA675D" w:rsidRPr="00C00498" w:rsidRDefault="00CA675D" w:rsidP="00D36610">
      <w:pPr>
        <w:pStyle w:val="RNABodyCopy"/>
        <w:rPr>
          <w:ins w:id="1500" w:author="Ayush Mittal" w:date="2019-04-26T14:58:00Z"/>
        </w:rPr>
      </w:pPr>
    </w:p>
    <w:p w14:paraId="77E02855" w14:textId="27A659E2" w:rsidR="009E405F" w:rsidRPr="00C00498" w:rsidRDefault="00CA675D">
      <w:pPr>
        <w:pStyle w:val="RNABodyCopy"/>
        <w:rPr>
          <w:rFonts w:cs="Arial"/>
          <w:caps/>
          <w:color w:val="2E74B5" w:themeColor="accent2" w:themeShade="BF"/>
          <w:spacing w:val="20"/>
          <w:sz w:val="24"/>
        </w:rPr>
        <w:pPrChange w:id="1501" w:author="Ayush Mittal" w:date="2019-04-26T14:52:00Z">
          <w:pPr>
            <w:spacing w:line="240" w:lineRule="auto"/>
            <w:jc w:val="left"/>
          </w:pPr>
        </w:pPrChange>
      </w:pPr>
      <w:ins w:id="1502" w:author="Ayush Mittal" w:date="2019-04-26T14:57:00Z">
        <w:r w:rsidRPr="00C00498">
          <w:t>She has a Bachelor’s in Arts from the New York Univers</w:t>
        </w:r>
      </w:ins>
      <w:ins w:id="1503" w:author="Ayush Mittal" w:date="2019-04-26T14:58:00Z">
        <w:r w:rsidRPr="00C00498">
          <w:t xml:space="preserve">ity and is a Certified Senior Professional in HR (SPHR) from </w:t>
        </w:r>
      </w:ins>
      <w:ins w:id="1504" w:author="Ayush Mittal" w:date="2019-04-26T14:59:00Z">
        <w:r w:rsidRPr="00C00498">
          <w:t>the HR Certification Institute.</w:t>
        </w:r>
      </w:ins>
      <w:r w:rsidR="009E405F" w:rsidRPr="00C00498">
        <w:br w:type="page"/>
      </w:r>
    </w:p>
    <w:p w14:paraId="5BE1D28A" w14:textId="38FDB39C" w:rsidR="00A5695A" w:rsidRPr="00C00498" w:rsidRDefault="00A5695A" w:rsidP="00264D7C">
      <w:pPr>
        <w:pStyle w:val="RNAHeadlineB"/>
        <w:outlineLvl w:val="1"/>
        <w:rPr>
          <w:rFonts w:ascii="Georgia" w:hAnsi="Georgia"/>
          <w:rPrChange w:id="1505" w:author="Ayush Mittal" w:date="2019-04-26T15:10:00Z">
            <w:rPr/>
          </w:rPrChange>
        </w:rPr>
      </w:pPr>
      <w:bookmarkStart w:id="1506" w:name="_Toc481756159"/>
      <w:r w:rsidRPr="00C00498">
        <w:rPr>
          <w:rFonts w:ascii="Georgia" w:hAnsi="Georgia"/>
        </w:rPr>
        <w:t>Asset</w:t>
      </w:r>
      <w:r w:rsidR="00882166" w:rsidRPr="00C00498">
        <w:rPr>
          <w:rFonts w:ascii="Georgia" w:hAnsi="Georgia"/>
        </w:rPr>
        <w:t>s/Liabilities</w:t>
      </w:r>
      <w:r w:rsidRPr="00C00498">
        <w:rPr>
          <w:rFonts w:ascii="Georgia" w:hAnsi="Georgia"/>
        </w:rPr>
        <w:t xml:space="preserve"> Overview</w:t>
      </w:r>
      <w:bookmarkEnd w:id="1506"/>
    </w:p>
    <w:p w14:paraId="7A26ADC8" w14:textId="4EA4E608" w:rsidR="00A5695A" w:rsidRPr="00C00498" w:rsidRDefault="00A5695A" w:rsidP="00264D7C">
      <w:pPr>
        <w:pStyle w:val="RNAHeadlineB"/>
        <w:spacing w:before="0" w:after="0"/>
        <w:rPr>
          <w:rFonts w:ascii="Georgia" w:hAnsi="Georgia"/>
          <w:rPrChange w:id="1507" w:author="Ayush Mittal" w:date="2019-04-26T15:10:00Z">
            <w:rPr/>
          </w:rPrChange>
        </w:rPr>
      </w:pPr>
      <w:r w:rsidRPr="00C00498">
        <w:rPr>
          <w:rFonts w:ascii="Georgia" w:hAnsi="Georgia" w:cs="Times New Roman"/>
          <w:caps w:val="0"/>
          <w:color w:val="595959" w:themeColor="text1" w:themeTint="A6"/>
          <w:spacing w:val="0"/>
          <w:sz w:val="22"/>
        </w:rPr>
        <w:t xml:space="preserve">The following assets were identified </w:t>
      </w:r>
      <w:r w:rsidR="00B55252" w:rsidRPr="00C00498">
        <w:rPr>
          <w:rFonts w:ascii="Georgia" w:hAnsi="Georgia" w:cs="Times New Roman"/>
          <w:caps w:val="0"/>
          <w:color w:val="595959" w:themeColor="text1" w:themeTint="A6"/>
          <w:spacing w:val="0"/>
          <w:sz w:val="22"/>
        </w:rPr>
        <w:t xml:space="preserve">in the </w:t>
      </w:r>
      <w:proofErr w:type="gramStart"/>
      <w:r w:rsidR="00B55252" w:rsidRPr="00C00498">
        <w:rPr>
          <w:rFonts w:ascii="Georgia" w:hAnsi="Georgia" w:cs="Times New Roman"/>
          <w:caps w:val="0"/>
          <w:color w:val="595959" w:themeColor="text1" w:themeTint="A6"/>
          <w:spacing w:val="0"/>
          <w:sz w:val="22"/>
        </w:rPr>
        <w:t>Transaction</w:t>
      </w:r>
      <w:r w:rsidR="005F5321" w:rsidRPr="00C00498">
        <w:rPr>
          <w:rFonts w:ascii="Georgia" w:hAnsi="Georgia" w:cs="Times New Roman"/>
          <w:caps w:val="0"/>
          <w:color w:val="595959" w:themeColor="text1" w:themeTint="A6"/>
          <w:spacing w:val="0"/>
          <w:sz w:val="22"/>
        </w:rPr>
        <w:t>,</w:t>
      </w:r>
      <w:r w:rsidR="00B55252" w:rsidRPr="00C00498">
        <w:rPr>
          <w:rFonts w:ascii="Georgia" w:hAnsi="Georgia" w:cs="Times New Roman"/>
          <w:caps w:val="0"/>
          <w:color w:val="595959" w:themeColor="text1" w:themeTint="A6"/>
          <w:spacing w:val="0"/>
          <w:sz w:val="22"/>
        </w:rPr>
        <w:t xml:space="preserve"> </w:t>
      </w:r>
      <w:r w:rsidR="00F41B66" w:rsidRPr="00C00498">
        <w:rPr>
          <w:rFonts w:ascii="Georgia" w:hAnsi="Georgia" w:cs="Times New Roman"/>
          <w:caps w:val="0"/>
          <w:color w:val="595959" w:themeColor="text1" w:themeTint="A6"/>
          <w:spacing w:val="0"/>
          <w:sz w:val="22"/>
        </w:rPr>
        <w:t>and</w:t>
      </w:r>
      <w:proofErr w:type="gramEnd"/>
      <w:r w:rsidR="00B55252" w:rsidRPr="00C00498">
        <w:rPr>
          <w:rFonts w:ascii="Georgia" w:hAnsi="Georgia" w:cs="Times New Roman"/>
          <w:caps w:val="0"/>
          <w:color w:val="595959" w:themeColor="text1" w:themeTint="A6"/>
          <w:spacing w:val="0"/>
          <w:sz w:val="22"/>
        </w:rPr>
        <w:t xml:space="preserve"> will be transferred to the Buyer.</w:t>
      </w:r>
    </w:p>
    <w:p w14:paraId="07ED54AF" w14:textId="77777777" w:rsidR="0058639D" w:rsidRPr="00C00498" w:rsidRDefault="0058639D" w:rsidP="00264D7C">
      <w:pPr>
        <w:pStyle w:val="RNAHeadlineB"/>
        <w:spacing w:before="0" w:after="0"/>
        <w:rPr>
          <w:rFonts w:ascii="Georgia" w:hAnsi="Georgia"/>
          <w:rPrChange w:id="1508" w:author="Ayush Mittal" w:date="2019-04-26T15:10:00Z">
            <w:rPr/>
          </w:rPrChange>
        </w:rPr>
      </w:pPr>
    </w:p>
    <w:p w14:paraId="02D79F7A" w14:textId="725FB921" w:rsidR="00B55252" w:rsidRPr="00C00498" w:rsidRDefault="00B55252" w:rsidP="00264D7C">
      <w:pPr>
        <w:pStyle w:val="RNAHeadlineB"/>
        <w:spacing w:before="140" w:after="60"/>
        <w:outlineLvl w:val="2"/>
        <w:rPr>
          <w:rFonts w:ascii="Georgia" w:hAnsi="Georgia"/>
          <w:color w:val="DE9C2F" w:themeColor="accent4"/>
          <w:sz w:val="26"/>
          <w:szCs w:val="26"/>
          <w:rPrChange w:id="1509" w:author="Ayush Mittal" w:date="2019-04-26T15:10:00Z">
            <w:rPr>
              <w:color w:val="DE9C2F" w:themeColor="accent4"/>
              <w:sz w:val="26"/>
              <w:szCs w:val="26"/>
            </w:rPr>
          </w:rPrChange>
        </w:rPr>
      </w:pPr>
      <w:r w:rsidRPr="00C00498">
        <w:rPr>
          <w:rFonts w:ascii="Georgia" w:hAnsi="Georgia" w:cs="Times New Roman"/>
          <w:caps w:val="0"/>
          <w:color w:val="DE9C2F" w:themeColor="accent4"/>
          <w:spacing w:val="0"/>
          <w:sz w:val="26"/>
          <w:szCs w:val="26"/>
        </w:rPr>
        <w:t>Tangible Assets</w:t>
      </w:r>
    </w:p>
    <w:p w14:paraId="3E8E4028" w14:textId="5CCE5935" w:rsidR="009223BA" w:rsidRPr="00C00498" w:rsidRDefault="0058639D" w:rsidP="00241611">
      <w:pPr>
        <w:pStyle w:val="RNABodyCopy"/>
        <w:numPr>
          <w:ilvl w:val="0"/>
          <w:numId w:val="57"/>
        </w:numPr>
        <w:ind w:left="1080" w:hanging="720"/>
      </w:pPr>
      <w:r w:rsidRPr="00C00498">
        <w:t xml:space="preserve">Current Assets </w:t>
      </w:r>
      <w:r w:rsidR="00241611" w:rsidRPr="00C00498">
        <w:t>(including inventory):</w:t>
      </w:r>
      <w:r w:rsidRPr="00C00498">
        <w:t xml:space="preserve"> </w:t>
      </w:r>
      <w:r w:rsidR="00241611" w:rsidRPr="00C00498">
        <w:t>We</w:t>
      </w:r>
      <w:r w:rsidRPr="00C00498">
        <w:t xml:space="preserve"> have not valued inventory separately </w:t>
      </w:r>
      <w:r w:rsidR="00F41B66" w:rsidRPr="00C00498">
        <w:t>since</w:t>
      </w:r>
      <w:r w:rsidR="00241611" w:rsidRPr="00C00498">
        <w:t xml:space="preserve"> Management</w:t>
      </w:r>
      <w:r w:rsidR="00932FFD" w:rsidRPr="00C00498">
        <w:t xml:space="preserve"> indicated that </w:t>
      </w:r>
      <w:r w:rsidR="00241611" w:rsidRPr="00C00498">
        <w:t>the book value of inventory</w:t>
      </w:r>
      <w:r w:rsidR="0076779C" w:rsidRPr="00C00498">
        <w:t xml:space="preserve"> </w:t>
      </w:r>
      <w:r w:rsidR="00F41B66" w:rsidRPr="00C00498">
        <w:t>has been</w:t>
      </w:r>
      <w:r w:rsidR="0076779C" w:rsidRPr="00C00498">
        <w:t xml:space="preserve"> estimated</w:t>
      </w:r>
      <w:r w:rsidR="00241611" w:rsidRPr="00C00498">
        <w:t xml:space="preserve"> to be zero; and</w:t>
      </w:r>
    </w:p>
    <w:p w14:paraId="01176AB2" w14:textId="615FA648" w:rsidR="000523AE" w:rsidRPr="00C00498" w:rsidDel="005B4496" w:rsidRDefault="000523AE">
      <w:pPr>
        <w:pStyle w:val="RNABodyCopy"/>
        <w:numPr>
          <w:ilvl w:val="0"/>
          <w:numId w:val="57"/>
        </w:numPr>
        <w:tabs>
          <w:tab w:val="left" w:pos="1080"/>
        </w:tabs>
        <w:ind w:left="1080" w:hanging="720"/>
        <w:rPr>
          <w:del w:id="1510" w:author="Ayush Mittal" w:date="2019-04-29T16:15:00Z"/>
        </w:rPr>
        <w:pPrChange w:id="1511" w:author="Ayush Mittal" w:date="2019-04-29T16:15:00Z">
          <w:pPr>
            <w:pStyle w:val="RNABodyCopy"/>
            <w:numPr>
              <w:numId w:val="57"/>
            </w:numPr>
            <w:ind w:left="1080" w:hanging="720"/>
          </w:pPr>
        </w:pPrChange>
      </w:pPr>
      <w:r w:rsidRPr="00C00498">
        <w:t>Long Term Tangible Assets: Includes fixed assets</w:t>
      </w:r>
      <w:r w:rsidR="00A82FC0" w:rsidRPr="00C00498">
        <w:t xml:space="preserve"> and tenant improvements related to </w:t>
      </w:r>
      <w:r w:rsidR="00924DC3" w:rsidRPr="00C00498">
        <w:t xml:space="preserve">the </w:t>
      </w:r>
      <w:r w:rsidR="00241611" w:rsidRPr="00C00498">
        <w:t>Lease Agreement</w:t>
      </w:r>
      <w:del w:id="1512" w:author="Ayush Mittal" w:date="2019-04-29T16:15:00Z">
        <w:r w:rsidR="00241611" w:rsidRPr="00C00498" w:rsidDel="005B4496">
          <w:delText xml:space="preserve"> </w:delText>
        </w:r>
        <w:r w:rsidR="00A82FC0" w:rsidRPr="00C00498" w:rsidDel="005B4496">
          <w:delText>as discussed below</w:delText>
        </w:r>
      </w:del>
      <w:r w:rsidRPr="00C00498">
        <w:t xml:space="preserve">. </w:t>
      </w:r>
      <w:r w:rsidR="009223BA" w:rsidRPr="00C00498">
        <w:t xml:space="preserve"> We considered the book value of fixed assets as of the Valuation Date.  </w:t>
      </w:r>
      <w:del w:id="1513" w:author="Ayush Mittal" w:date="2019-04-29T16:15:00Z">
        <w:r w:rsidR="009223BA" w:rsidRPr="00C00498" w:rsidDel="005B4496">
          <w:delText>For the tenant improvements, we calculated the book value to be assigned based on the remaining useful life of the tenant improvement assets as a proportion of the remaining life of the lease since the Company will not have access to the tenant improvements once the lease expires</w:delText>
        </w:r>
      </w:del>
      <w:ins w:id="1514" w:author="Ayush Mittal" w:date="2019-04-29T16:15:00Z">
        <w:r w:rsidR="005B4496">
          <w:t>We did not estimate the value of lease agreements</w:t>
        </w:r>
      </w:ins>
      <w:r w:rsidR="009223BA" w:rsidRPr="00C00498">
        <w:t>.</w:t>
      </w:r>
      <w:r w:rsidR="00213D55" w:rsidRPr="00C00498">
        <w:t xml:space="preserve">  </w:t>
      </w:r>
      <w:del w:id="1515" w:author="Ayush Mittal" w:date="2019-04-29T16:15:00Z">
        <w:r w:rsidR="00213D55" w:rsidRPr="00C00498" w:rsidDel="005B4496">
          <w:delText>Refer to Exhibit E.3 for details on the tenant improvement assets.</w:delText>
        </w:r>
      </w:del>
    </w:p>
    <w:p w14:paraId="7718B5E4" w14:textId="77777777" w:rsidR="000523AE" w:rsidRPr="00717471" w:rsidRDefault="000523AE">
      <w:pPr>
        <w:pStyle w:val="RNABodyCopy"/>
        <w:numPr>
          <w:ilvl w:val="0"/>
          <w:numId w:val="57"/>
        </w:numPr>
        <w:tabs>
          <w:tab w:val="left" w:pos="1080"/>
        </w:tabs>
        <w:ind w:left="1080" w:hanging="720"/>
        <w:pPrChange w:id="1516" w:author="Ayush Mittal" w:date="2019-04-29T16:15:00Z">
          <w:pPr>
            <w:pStyle w:val="RNAHeadlineB"/>
            <w:tabs>
              <w:tab w:val="left" w:pos="1080"/>
            </w:tabs>
            <w:spacing w:before="0" w:after="0"/>
          </w:pPr>
        </w:pPrChange>
      </w:pPr>
    </w:p>
    <w:p w14:paraId="0A06D854" w14:textId="43A5C297" w:rsidR="000523AE" w:rsidRPr="00C00498" w:rsidRDefault="000523AE" w:rsidP="00264D7C">
      <w:pPr>
        <w:pStyle w:val="RNAHeadlineB"/>
        <w:tabs>
          <w:tab w:val="left" w:pos="1080"/>
        </w:tabs>
        <w:spacing w:before="140" w:after="60"/>
        <w:outlineLvl w:val="2"/>
        <w:rPr>
          <w:rFonts w:ascii="Georgia" w:hAnsi="Georgia"/>
          <w:color w:val="DE9C2F" w:themeColor="accent4"/>
          <w:sz w:val="26"/>
          <w:szCs w:val="26"/>
          <w:rPrChange w:id="1517" w:author="Ayush Mittal" w:date="2019-04-26T15:10:00Z">
            <w:rPr>
              <w:color w:val="DE9C2F" w:themeColor="accent4"/>
              <w:sz w:val="26"/>
              <w:szCs w:val="26"/>
            </w:rPr>
          </w:rPrChange>
        </w:rPr>
      </w:pPr>
      <w:r w:rsidRPr="00C00498">
        <w:rPr>
          <w:rFonts w:ascii="Georgia" w:hAnsi="Georgia" w:cs="Times New Roman"/>
          <w:caps w:val="0"/>
          <w:color w:val="DE9C2F" w:themeColor="accent4"/>
          <w:spacing w:val="0"/>
          <w:sz w:val="26"/>
          <w:szCs w:val="26"/>
        </w:rPr>
        <w:t>Intangible Assets</w:t>
      </w:r>
    </w:p>
    <w:p w14:paraId="12E3E0A1" w14:textId="107E7F3F" w:rsidR="000523AE" w:rsidRPr="00C00498" w:rsidRDefault="000523AE" w:rsidP="00E508B2">
      <w:pPr>
        <w:pStyle w:val="RNABodyCopy"/>
      </w:pPr>
      <w:r w:rsidRPr="00C00498">
        <w:t>The intangible assets can be further classified as follows:</w:t>
      </w:r>
    </w:p>
    <w:p w14:paraId="5FE4414B" w14:textId="77777777" w:rsidR="000523AE" w:rsidRPr="00C00498" w:rsidRDefault="000523AE">
      <w:pPr>
        <w:pStyle w:val="RNABodyCopy"/>
      </w:pPr>
    </w:p>
    <w:p w14:paraId="5765A070" w14:textId="77777777" w:rsidR="000B5A86" w:rsidRPr="00C00498" w:rsidRDefault="000B5A86" w:rsidP="000B5A86">
      <w:pPr>
        <w:keepNext/>
        <w:rPr>
          <w:moveTo w:id="1518" w:author="Ayush Mittal" w:date="2019-04-29T14:21:00Z"/>
          <w:rFonts w:ascii="Georgia" w:hAnsi="Georgia"/>
          <w:b/>
          <w:color w:val="595959" w:themeColor="text1" w:themeTint="A6"/>
        </w:rPr>
      </w:pPr>
      <w:moveToRangeStart w:id="1519" w:author="Ayush Mittal" w:date="2019-04-29T14:21:00Z" w:name="move7440128"/>
      <w:moveTo w:id="1520" w:author="Ayush Mittal" w:date="2019-04-29T14:21:00Z">
        <w:r w:rsidRPr="00C00498">
          <w:rPr>
            <w:rFonts w:ascii="Georgia" w:hAnsi="Georgia"/>
            <w:b/>
            <w:color w:val="595959" w:themeColor="text1" w:themeTint="A6"/>
          </w:rPr>
          <w:t>NON-COMPETE AGREEMENTS</w:t>
        </w:r>
      </w:moveTo>
    </w:p>
    <w:p w14:paraId="70C8D495" w14:textId="28D83CA6" w:rsidR="000B5A86" w:rsidRPr="00C00498" w:rsidRDefault="000B5A86" w:rsidP="000B5A86">
      <w:pPr>
        <w:rPr>
          <w:moveTo w:id="1521" w:author="Ayush Mittal" w:date="2019-04-29T14:21:00Z"/>
          <w:rFonts w:ascii="Georgia" w:hAnsi="Georgia"/>
          <w:bCs/>
          <w:color w:val="000000"/>
        </w:rPr>
      </w:pPr>
      <w:moveTo w:id="1522" w:author="Ayush Mittal" w:date="2019-04-29T14:21:00Z">
        <w:r w:rsidRPr="00C00498">
          <w:rPr>
            <w:rFonts w:ascii="Georgia" w:hAnsi="Georgia"/>
            <w:color w:val="595959" w:themeColor="text1" w:themeTint="A6"/>
          </w:rPr>
          <w:t xml:space="preserve">Based on the information provided and discussions with Management, RNA estimated </w:t>
        </w:r>
        <w:del w:id="1523" w:author="Ayush Mittal" w:date="2019-04-29T14:25:00Z">
          <w:r w:rsidRPr="00C00498" w:rsidDel="000B5A86">
            <w:rPr>
              <w:rFonts w:ascii="Georgia" w:hAnsi="Georgia"/>
              <w:color w:val="595959" w:themeColor="text1" w:themeTint="A6"/>
            </w:rPr>
            <w:delText>that there will be no material value attributable to the non-compete agreements due to the low probability of any of the key employees leaving to compete and no or minimal loss to the Company if they left to compete.  We believed that this was reasonable given that the MRT Platform is at an early stage of development and that it is expected to take many years before a product ultimately reaches the market.  Even competitor products (other mRNA technologies) would require many years to complete clinical trials and enter the market.  RNA noted that there could certainly be some delays, disruptions, or other issues if employees resigned/retired, but the non-compete agreements do not prevent such situations.  As such, we have not valued non-compete agreement separately.</w:delText>
          </w:r>
          <w:r w:rsidRPr="00C00498" w:rsidDel="000B5A86">
            <w:rPr>
              <w:rFonts w:ascii="Georgia" w:hAnsi="Georgia"/>
              <w:bCs/>
              <w:color w:val="000000"/>
            </w:rPr>
            <w:delText xml:space="preserve">  </w:delText>
          </w:r>
        </w:del>
      </w:moveTo>
      <w:ins w:id="1524" w:author="Ayush Mittal" w:date="2019-04-29T14:25:00Z">
        <w:r>
          <w:rPr>
            <w:rFonts w:ascii="Georgia" w:hAnsi="Georgia"/>
            <w:color w:val="595959" w:themeColor="text1" w:themeTint="A6"/>
          </w:rPr>
          <w:t>the f</w:t>
        </w:r>
      </w:ins>
      <w:ins w:id="1525" w:author="Ayush Mittal" w:date="2019-04-29T14:26:00Z">
        <w:r>
          <w:rPr>
            <w:rFonts w:ascii="Georgia" w:hAnsi="Georgia"/>
            <w:color w:val="595959" w:themeColor="text1" w:themeTint="A6"/>
          </w:rPr>
          <w:t xml:space="preserve">air value of non-compete agreements, using a </w:t>
        </w:r>
      </w:ins>
      <w:ins w:id="1526" w:author="Ayush Mittal" w:date="2019-04-29T15:43:00Z">
        <w:r w:rsidR="002515D5">
          <w:rPr>
            <w:rFonts w:ascii="Georgia" w:hAnsi="Georgia"/>
            <w:color w:val="595959" w:themeColor="text1" w:themeTint="A6"/>
          </w:rPr>
          <w:t>“</w:t>
        </w:r>
      </w:ins>
      <w:ins w:id="1527" w:author="Ayush Mittal" w:date="2019-04-29T16:55:00Z">
        <w:r w:rsidR="00216627">
          <w:rPr>
            <w:rFonts w:ascii="Georgia" w:hAnsi="Georgia"/>
            <w:color w:val="595959" w:themeColor="text1" w:themeTint="A6"/>
          </w:rPr>
          <w:t xml:space="preserve">Incremental Income </w:t>
        </w:r>
      </w:ins>
      <w:ins w:id="1528" w:author="Ayush Mittal" w:date="2019-04-29T16:56:00Z">
        <w:r w:rsidR="00216627">
          <w:rPr>
            <w:rFonts w:ascii="Georgia" w:hAnsi="Georgia"/>
            <w:color w:val="595959" w:themeColor="text1" w:themeTint="A6"/>
          </w:rPr>
          <w:t>Method</w:t>
        </w:r>
      </w:ins>
      <w:ins w:id="1529" w:author="Ayush Mittal" w:date="2019-04-29T15:43:00Z">
        <w:r w:rsidR="002515D5">
          <w:rPr>
            <w:rFonts w:ascii="Georgia" w:hAnsi="Georgia"/>
            <w:color w:val="595959" w:themeColor="text1" w:themeTint="A6"/>
          </w:rPr>
          <w:t>”</w:t>
        </w:r>
      </w:ins>
      <w:ins w:id="1530" w:author="Ayush Mittal" w:date="2019-04-29T14:30:00Z">
        <w:r>
          <w:rPr>
            <w:rFonts w:ascii="Georgia" w:hAnsi="Georgia"/>
            <w:color w:val="595959" w:themeColor="text1" w:themeTint="A6"/>
          </w:rPr>
          <w:t xml:space="preserve">.  </w:t>
        </w:r>
      </w:ins>
      <w:ins w:id="1531" w:author="Ayush Mittal" w:date="2019-04-29T15:44:00Z">
        <w:r w:rsidR="002515D5">
          <w:rPr>
            <w:rFonts w:ascii="Georgia" w:hAnsi="Georgia"/>
            <w:color w:val="595959" w:themeColor="text1" w:themeTint="A6"/>
          </w:rPr>
          <w:t xml:space="preserve">Under this, RNA built two separate cases: one with the non-compete covenant in place and </w:t>
        </w:r>
      </w:ins>
      <w:ins w:id="1532" w:author="Ayush Mittal" w:date="2019-04-29T15:45:00Z">
        <w:r w:rsidR="002515D5">
          <w:rPr>
            <w:rFonts w:ascii="Georgia" w:hAnsi="Georgia"/>
            <w:color w:val="595959" w:themeColor="text1" w:themeTint="A6"/>
          </w:rPr>
          <w:t xml:space="preserve">the other </w:t>
        </w:r>
      </w:ins>
      <w:ins w:id="1533" w:author="Ayush Mittal" w:date="2019-04-29T15:44:00Z">
        <w:r w:rsidR="002515D5">
          <w:rPr>
            <w:rFonts w:ascii="Georgia" w:hAnsi="Georgia"/>
            <w:color w:val="595959" w:themeColor="text1" w:themeTint="A6"/>
          </w:rPr>
          <w:t xml:space="preserve">without one, </w:t>
        </w:r>
      </w:ins>
      <w:ins w:id="1534" w:author="Ayush Mittal" w:date="2019-04-29T15:46:00Z">
        <w:r w:rsidR="002515D5">
          <w:rPr>
            <w:rFonts w:ascii="Georgia" w:hAnsi="Georgia"/>
            <w:color w:val="595959" w:themeColor="text1" w:themeTint="A6"/>
          </w:rPr>
          <w:t xml:space="preserve">estimated </w:t>
        </w:r>
      </w:ins>
      <w:ins w:id="1535" w:author="Ayush Mittal" w:date="2019-04-29T15:45:00Z">
        <w:r w:rsidR="002515D5">
          <w:rPr>
            <w:rFonts w:ascii="Georgia" w:hAnsi="Georgia"/>
            <w:color w:val="595959" w:themeColor="text1" w:themeTint="A6"/>
          </w:rPr>
          <w:t xml:space="preserve">the </w:t>
        </w:r>
      </w:ins>
      <w:ins w:id="1536" w:author="Ayush Mittal" w:date="2019-04-29T15:46:00Z">
        <w:r w:rsidR="002515D5">
          <w:rPr>
            <w:rFonts w:ascii="Georgia" w:hAnsi="Georgia"/>
            <w:color w:val="595959" w:themeColor="text1" w:themeTint="A6"/>
          </w:rPr>
          <w:t xml:space="preserve">present </w:t>
        </w:r>
      </w:ins>
      <w:ins w:id="1537" w:author="Ayush Mittal" w:date="2019-04-29T15:45:00Z">
        <w:r w:rsidR="002515D5">
          <w:rPr>
            <w:rFonts w:ascii="Georgia" w:hAnsi="Georgia"/>
            <w:color w:val="595959" w:themeColor="text1" w:themeTint="A6"/>
          </w:rPr>
          <w:t xml:space="preserve">value of the two, </w:t>
        </w:r>
      </w:ins>
      <w:ins w:id="1538" w:author="Ayush Mittal" w:date="2019-04-29T15:46:00Z">
        <w:r w:rsidR="002515D5">
          <w:rPr>
            <w:rFonts w:ascii="Georgia" w:hAnsi="Georgia"/>
            <w:color w:val="595959" w:themeColor="text1" w:themeTint="A6"/>
          </w:rPr>
          <w:t>cash flows</w:t>
        </w:r>
      </w:ins>
      <w:ins w:id="1539" w:author="Ayush Mittal" w:date="2019-04-29T15:47:00Z">
        <w:r w:rsidR="002515D5">
          <w:rPr>
            <w:rFonts w:ascii="Georgia" w:hAnsi="Georgia"/>
            <w:color w:val="595959" w:themeColor="text1" w:themeTint="A6"/>
          </w:rPr>
          <w:t>.  We s</w:t>
        </w:r>
      </w:ins>
      <w:ins w:id="1540" w:author="Ayush Mittal" w:date="2019-04-29T15:46:00Z">
        <w:r w:rsidR="002515D5">
          <w:rPr>
            <w:rFonts w:ascii="Georgia" w:hAnsi="Georgia"/>
            <w:color w:val="595959" w:themeColor="text1" w:themeTint="A6"/>
          </w:rPr>
          <w:t>ubtracted one with</w:t>
        </w:r>
      </w:ins>
      <w:ins w:id="1541" w:author="Ayush Mittal" w:date="2019-04-29T15:47:00Z">
        <w:r w:rsidR="002515D5">
          <w:rPr>
            <w:rFonts w:ascii="Georgia" w:hAnsi="Georgia"/>
            <w:color w:val="595959" w:themeColor="text1" w:themeTint="A6"/>
          </w:rPr>
          <w:t>out</w:t>
        </w:r>
      </w:ins>
      <w:ins w:id="1542" w:author="Ayush Mittal" w:date="2019-04-29T15:46:00Z">
        <w:r w:rsidR="002515D5">
          <w:rPr>
            <w:rFonts w:ascii="Georgia" w:hAnsi="Georgia"/>
            <w:color w:val="595959" w:themeColor="text1" w:themeTint="A6"/>
          </w:rPr>
          <w:t xml:space="preserve"> cov</w:t>
        </w:r>
      </w:ins>
      <w:ins w:id="1543" w:author="Ayush Mittal" w:date="2019-04-29T15:47:00Z">
        <w:r w:rsidR="002515D5">
          <w:rPr>
            <w:rFonts w:ascii="Georgia" w:hAnsi="Georgia"/>
            <w:color w:val="595959" w:themeColor="text1" w:themeTint="A6"/>
          </w:rPr>
          <w:t>e</w:t>
        </w:r>
      </w:ins>
      <w:ins w:id="1544" w:author="Ayush Mittal" w:date="2019-04-29T15:46:00Z">
        <w:r w:rsidR="002515D5">
          <w:rPr>
            <w:rFonts w:ascii="Georgia" w:hAnsi="Georgia"/>
            <w:color w:val="595959" w:themeColor="text1" w:themeTint="A6"/>
          </w:rPr>
          <w:t>n</w:t>
        </w:r>
      </w:ins>
      <w:ins w:id="1545" w:author="Ayush Mittal" w:date="2019-04-29T15:47:00Z">
        <w:r w:rsidR="002515D5">
          <w:rPr>
            <w:rFonts w:ascii="Georgia" w:hAnsi="Georgia"/>
            <w:color w:val="595959" w:themeColor="text1" w:themeTint="A6"/>
          </w:rPr>
          <w:t>a</w:t>
        </w:r>
      </w:ins>
      <w:ins w:id="1546" w:author="Ayush Mittal" w:date="2019-04-29T15:46:00Z">
        <w:r w:rsidR="002515D5">
          <w:rPr>
            <w:rFonts w:ascii="Georgia" w:hAnsi="Georgia"/>
            <w:color w:val="595959" w:themeColor="text1" w:themeTint="A6"/>
          </w:rPr>
          <w:t xml:space="preserve">nt </w:t>
        </w:r>
      </w:ins>
      <w:ins w:id="1547" w:author="Ayush Mittal" w:date="2019-04-29T15:47:00Z">
        <w:r w:rsidR="002515D5">
          <w:rPr>
            <w:rFonts w:ascii="Georgia" w:hAnsi="Georgia"/>
            <w:color w:val="595959" w:themeColor="text1" w:themeTint="A6"/>
          </w:rPr>
          <w:t>from</w:t>
        </w:r>
      </w:ins>
      <w:ins w:id="1548" w:author="Ayush Mittal" w:date="2019-04-29T15:46:00Z">
        <w:r w:rsidR="002515D5">
          <w:rPr>
            <w:rFonts w:ascii="Georgia" w:hAnsi="Georgia"/>
            <w:color w:val="595959" w:themeColor="text1" w:themeTint="A6"/>
          </w:rPr>
          <w:t xml:space="preserve"> </w:t>
        </w:r>
      </w:ins>
      <w:ins w:id="1549" w:author="Ayush Mittal" w:date="2019-04-29T15:47:00Z">
        <w:r w:rsidR="002515D5">
          <w:rPr>
            <w:rFonts w:ascii="Georgia" w:hAnsi="Georgia"/>
            <w:color w:val="595959" w:themeColor="text1" w:themeTint="A6"/>
          </w:rPr>
          <w:t>the one with covenant in place</w:t>
        </w:r>
      </w:ins>
      <w:ins w:id="1550" w:author="Ayush Mittal" w:date="2019-04-29T15:48:00Z">
        <w:r w:rsidR="002515D5">
          <w:rPr>
            <w:rFonts w:ascii="Georgia" w:hAnsi="Georgia"/>
            <w:color w:val="595959" w:themeColor="text1" w:themeTint="A6"/>
          </w:rPr>
          <w:t xml:space="preserve">, </w:t>
        </w:r>
      </w:ins>
      <w:ins w:id="1551" w:author="Ayush Mittal" w:date="2019-04-29T15:47:00Z">
        <w:r w:rsidR="002515D5">
          <w:rPr>
            <w:rFonts w:ascii="Georgia" w:hAnsi="Georgia"/>
            <w:color w:val="595959" w:themeColor="text1" w:themeTint="A6"/>
          </w:rPr>
          <w:t xml:space="preserve">adjusted for the probability of competition and </w:t>
        </w:r>
      </w:ins>
      <w:ins w:id="1552" w:author="Ayush Mittal" w:date="2019-04-29T15:48:00Z">
        <w:r w:rsidR="002515D5">
          <w:rPr>
            <w:rFonts w:ascii="Georgia" w:hAnsi="Georgia"/>
            <w:color w:val="595959" w:themeColor="text1" w:themeTint="A6"/>
          </w:rPr>
          <w:t xml:space="preserve">tax amortization benefit to get the estimated fair value of the agreement.  </w:t>
        </w:r>
      </w:ins>
      <w:ins w:id="1553" w:author="Ayush Mittal" w:date="2019-04-29T14:34:00Z">
        <w:r w:rsidR="00BF1CD7">
          <w:rPr>
            <w:rFonts w:ascii="Georgia" w:hAnsi="Georgia"/>
            <w:color w:val="595959" w:themeColor="text1" w:themeTint="A6"/>
          </w:rPr>
          <w:t>As per the restrictive covenant agreement, the non-compete period is of five years st</w:t>
        </w:r>
      </w:ins>
      <w:ins w:id="1554" w:author="Ayush Mittal" w:date="2019-04-29T14:35:00Z">
        <w:r w:rsidR="00BF1CD7">
          <w:rPr>
            <w:rFonts w:ascii="Georgia" w:hAnsi="Georgia"/>
            <w:color w:val="595959" w:themeColor="text1" w:themeTint="A6"/>
          </w:rPr>
          <w:t xml:space="preserve">arting from the date of transaction.  Further, </w:t>
        </w:r>
      </w:ins>
      <w:ins w:id="1555" w:author="Ayush Mittal" w:date="2019-04-29T14:32:00Z">
        <w:r>
          <w:rPr>
            <w:rFonts w:ascii="Georgia" w:hAnsi="Georgia"/>
            <w:color w:val="595959" w:themeColor="text1" w:themeTint="A6"/>
          </w:rPr>
          <w:t>RNA considered a 10.0% loss of revenue for each year</w:t>
        </w:r>
      </w:ins>
      <w:ins w:id="1556" w:author="Ayush Mittal" w:date="2019-04-29T14:33:00Z">
        <w:r w:rsidR="00BF1CD7">
          <w:rPr>
            <w:rFonts w:ascii="Georgia" w:hAnsi="Georgia"/>
            <w:color w:val="595959" w:themeColor="text1" w:themeTint="A6"/>
          </w:rPr>
          <w:t>, beginning from 2019,</w:t>
        </w:r>
      </w:ins>
      <w:ins w:id="1557" w:author="Ayush Mittal" w:date="2019-04-29T14:35:00Z">
        <w:r w:rsidR="00BF1CD7">
          <w:rPr>
            <w:rFonts w:ascii="Georgia" w:hAnsi="Georgia"/>
            <w:color w:val="595959" w:themeColor="text1" w:themeTint="A6"/>
          </w:rPr>
          <w:t xml:space="preserve"> when the agreement</w:t>
        </w:r>
      </w:ins>
      <w:ins w:id="1558" w:author="Ayush Mittal" w:date="2019-04-29T14:36:00Z">
        <w:r w:rsidR="00BF1CD7">
          <w:rPr>
            <w:rFonts w:ascii="Georgia" w:hAnsi="Georgia"/>
            <w:color w:val="595959" w:themeColor="text1" w:themeTint="A6"/>
          </w:rPr>
          <w:t xml:space="preserve"> isn’t in place, based on discussion with the </w:t>
        </w:r>
      </w:ins>
      <w:ins w:id="1559" w:author="Ayush Mittal" w:date="2019-04-29T14:48:00Z">
        <w:r w:rsidR="000E648A">
          <w:rPr>
            <w:rFonts w:ascii="Georgia" w:hAnsi="Georgia"/>
            <w:color w:val="595959" w:themeColor="text1" w:themeTint="A6"/>
          </w:rPr>
          <w:t>M</w:t>
        </w:r>
      </w:ins>
      <w:ins w:id="1560" w:author="Ayush Mittal" w:date="2019-04-29T14:36:00Z">
        <w:r w:rsidR="00BF1CD7">
          <w:rPr>
            <w:rFonts w:ascii="Georgia" w:hAnsi="Georgia"/>
            <w:color w:val="595959" w:themeColor="text1" w:themeTint="A6"/>
          </w:rPr>
          <w:t>anagement.  RNA assumed a 10.0% probability of competition</w:t>
        </w:r>
      </w:ins>
      <w:ins w:id="1561" w:author="Ayush Mittal" w:date="2019-04-29T14:33:00Z">
        <w:r w:rsidR="00BF1CD7">
          <w:rPr>
            <w:rFonts w:ascii="Georgia" w:hAnsi="Georgia"/>
            <w:color w:val="595959" w:themeColor="text1" w:themeTint="A6"/>
          </w:rPr>
          <w:t xml:space="preserve">.  </w:t>
        </w:r>
      </w:ins>
    </w:p>
    <w:moveToRangeEnd w:id="1519"/>
    <w:p w14:paraId="1F388C28" w14:textId="77777777" w:rsidR="000B5A86" w:rsidRDefault="000B5A86" w:rsidP="00264D7C">
      <w:pPr>
        <w:pStyle w:val="RNABodyCopy"/>
        <w:keepNext/>
        <w:rPr>
          <w:ins w:id="1562" w:author="Ayush Mittal" w:date="2019-04-29T14:21:00Z"/>
          <w:b/>
        </w:rPr>
      </w:pPr>
    </w:p>
    <w:p w14:paraId="52A9B6EE" w14:textId="7F0FE105" w:rsidR="000523AE" w:rsidRPr="00C00498" w:rsidRDefault="00B73585" w:rsidP="00264D7C">
      <w:pPr>
        <w:pStyle w:val="RNABodyCopy"/>
        <w:keepNext/>
        <w:rPr>
          <w:b/>
        </w:rPr>
      </w:pPr>
      <w:r w:rsidRPr="00C00498">
        <w:rPr>
          <w:b/>
        </w:rPr>
        <w:t>IPR&amp;D ASSETS</w:t>
      </w:r>
    </w:p>
    <w:p w14:paraId="1DE70C8F" w14:textId="5E2F70B3" w:rsidR="00B55252" w:rsidRDefault="000523AE" w:rsidP="00264D7C">
      <w:pPr>
        <w:pStyle w:val="RNAHeadlineB"/>
        <w:spacing w:before="0" w:after="0"/>
        <w:rPr>
          <w:ins w:id="1563" w:author="Ayush Mittal" w:date="2019-04-29T16:36:00Z"/>
          <w:rFonts w:ascii="Georgia" w:hAnsi="Georgia" w:cs="Times New Roman"/>
          <w:caps w:val="0"/>
          <w:color w:val="595959" w:themeColor="text1" w:themeTint="A6"/>
          <w:spacing w:val="0"/>
          <w:sz w:val="22"/>
        </w:rPr>
      </w:pPr>
      <w:r w:rsidRPr="00C00498">
        <w:rPr>
          <w:rFonts w:ascii="Georgia" w:hAnsi="Georgia" w:cs="Times New Roman"/>
          <w:caps w:val="0"/>
          <w:color w:val="595959" w:themeColor="text1" w:themeTint="A6"/>
          <w:spacing w:val="0"/>
          <w:sz w:val="22"/>
        </w:rPr>
        <w:t xml:space="preserve">The </w:t>
      </w:r>
      <w:r w:rsidR="00924DC3" w:rsidRPr="00C00498">
        <w:rPr>
          <w:rFonts w:ascii="Georgia" w:hAnsi="Georgia" w:cs="Times New Roman"/>
          <w:caps w:val="0"/>
          <w:color w:val="595959" w:themeColor="text1" w:themeTint="A6"/>
          <w:spacing w:val="0"/>
          <w:sz w:val="22"/>
        </w:rPr>
        <w:t xml:space="preserve">IPR&amp;D </w:t>
      </w:r>
      <w:r w:rsidR="00FA5ABA" w:rsidRPr="00C00498">
        <w:rPr>
          <w:rFonts w:ascii="Georgia" w:hAnsi="Georgia" w:cs="Times New Roman"/>
          <w:caps w:val="0"/>
          <w:color w:val="595959" w:themeColor="text1" w:themeTint="A6"/>
          <w:spacing w:val="0"/>
          <w:sz w:val="22"/>
        </w:rPr>
        <w:t>A</w:t>
      </w:r>
      <w:r w:rsidR="00924DC3" w:rsidRPr="00C00498">
        <w:rPr>
          <w:rFonts w:ascii="Georgia" w:hAnsi="Georgia" w:cs="Times New Roman"/>
          <w:caps w:val="0"/>
          <w:color w:val="595959" w:themeColor="text1" w:themeTint="A6"/>
          <w:spacing w:val="0"/>
          <w:sz w:val="22"/>
        </w:rPr>
        <w:t>ssets include</w:t>
      </w:r>
      <w:ins w:id="1564" w:author="Ayush Mittal" w:date="2019-04-29T15:32:00Z">
        <w:r w:rsidR="00D06F0B">
          <w:rPr>
            <w:rFonts w:ascii="Georgia" w:hAnsi="Georgia" w:cs="Times New Roman"/>
            <w:caps w:val="0"/>
            <w:color w:val="595959" w:themeColor="text1" w:themeTint="A6"/>
            <w:spacing w:val="0"/>
            <w:sz w:val="22"/>
          </w:rPr>
          <w:t>s a learning platform and a library consisting of more than 400 courses</w:t>
        </w:r>
      </w:ins>
      <w:ins w:id="1565" w:author="Ayush Mittal" w:date="2019-04-29T15:33:00Z">
        <w:r w:rsidR="00D06F0B">
          <w:rPr>
            <w:rFonts w:ascii="Georgia" w:hAnsi="Georgia" w:cs="Times New Roman"/>
            <w:caps w:val="0"/>
            <w:color w:val="595959" w:themeColor="text1" w:themeTint="A6"/>
            <w:spacing w:val="0"/>
            <w:sz w:val="22"/>
          </w:rPr>
          <w:t xml:space="preserve">.  </w:t>
        </w:r>
      </w:ins>
      <w:bookmarkStart w:id="1566" w:name="_Hlk7449000"/>
      <w:ins w:id="1567" w:author="Ayush Mittal" w:date="2019-04-29T15:41:00Z">
        <w:r w:rsidR="00D06F0B">
          <w:rPr>
            <w:rFonts w:ascii="Georgia" w:hAnsi="Georgia" w:cs="Times New Roman"/>
            <w:caps w:val="0"/>
            <w:color w:val="595959" w:themeColor="text1" w:themeTint="A6"/>
            <w:spacing w:val="0"/>
            <w:sz w:val="22"/>
          </w:rPr>
          <w:t xml:space="preserve">For the purpose of this </w:t>
        </w:r>
      </w:ins>
      <w:ins w:id="1568" w:author="Ayush Mittal" w:date="2019-04-29T15:42:00Z">
        <w:r w:rsidR="002515D5">
          <w:rPr>
            <w:rFonts w:ascii="Georgia" w:hAnsi="Georgia" w:cs="Times New Roman"/>
            <w:caps w:val="0"/>
            <w:color w:val="595959" w:themeColor="text1" w:themeTint="A6"/>
            <w:spacing w:val="0"/>
            <w:sz w:val="22"/>
          </w:rPr>
          <w:t xml:space="preserve">analysis RNA relied on </w:t>
        </w:r>
      </w:ins>
      <w:ins w:id="1569" w:author="Ayush Mittal" w:date="2019-04-29T15:43:00Z">
        <w:r w:rsidR="002515D5">
          <w:rPr>
            <w:rFonts w:ascii="Georgia" w:hAnsi="Georgia" w:cs="Times New Roman"/>
            <w:caps w:val="0"/>
            <w:color w:val="595959" w:themeColor="text1" w:themeTint="A6"/>
            <w:spacing w:val="0"/>
            <w:sz w:val="22"/>
          </w:rPr>
          <w:t>the “Relief from Royalty Method” to estimate the fair value</w:t>
        </w:r>
      </w:ins>
      <w:del w:id="1570" w:author="Ayush Mittal" w:date="2019-04-29T15:32:00Z">
        <w:r w:rsidR="00924DC3" w:rsidRPr="00C00498" w:rsidDel="00D06F0B">
          <w:rPr>
            <w:rFonts w:ascii="Georgia" w:hAnsi="Georgia" w:cs="Times New Roman"/>
            <w:caps w:val="0"/>
            <w:color w:val="595959" w:themeColor="text1" w:themeTint="A6"/>
            <w:spacing w:val="0"/>
            <w:sz w:val="22"/>
          </w:rPr>
          <w:delText xml:space="preserve"> </w:delText>
        </w:r>
        <w:r w:rsidR="00B1008A" w:rsidRPr="00C00498" w:rsidDel="00D06F0B">
          <w:rPr>
            <w:rFonts w:ascii="Georgia" w:hAnsi="Georgia" w:cs="Times New Roman"/>
            <w:caps w:val="0"/>
            <w:color w:val="595959" w:themeColor="text1" w:themeTint="A6"/>
            <w:spacing w:val="0"/>
            <w:sz w:val="22"/>
          </w:rPr>
          <w:delText xml:space="preserve">two programs focused on </w:delText>
        </w:r>
        <w:r w:rsidR="00924DC3" w:rsidRPr="00C00498" w:rsidDel="00D06F0B">
          <w:rPr>
            <w:rFonts w:ascii="Georgia" w:hAnsi="Georgia" w:cs="Times New Roman"/>
            <w:caps w:val="0"/>
            <w:color w:val="595959" w:themeColor="text1" w:themeTint="A6"/>
            <w:spacing w:val="0"/>
            <w:sz w:val="22"/>
          </w:rPr>
          <w:delText>CF</w:delText>
        </w:r>
        <w:r w:rsidR="00695399" w:rsidRPr="00C00498" w:rsidDel="00D06F0B">
          <w:rPr>
            <w:rFonts w:ascii="Georgia" w:hAnsi="Georgia" w:cs="Times New Roman"/>
            <w:caps w:val="0"/>
            <w:color w:val="595959" w:themeColor="text1" w:themeTint="A6"/>
            <w:spacing w:val="0"/>
            <w:sz w:val="22"/>
          </w:rPr>
          <w:delText xml:space="preserve"> (the “CF Program”)</w:delText>
        </w:r>
        <w:r w:rsidR="00B1008A" w:rsidRPr="00C00498" w:rsidDel="00D06F0B">
          <w:rPr>
            <w:rFonts w:ascii="Georgia" w:hAnsi="Georgia" w:cs="Times New Roman"/>
            <w:caps w:val="0"/>
            <w:color w:val="595959" w:themeColor="text1" w:themeTint="A6"/>
            <w:spacing w:val="0"/>
            <w:sz w:val="22"/>
          </w:rPr>
          <w:delText xml:space="preserve"> and </w:delText>
        </w:r>
        <w:r w:rsidR="00924DC3" w:rsidRPr="00C00498" w:rsidDel="00D06F0B">
          <w:rPr>
            <w:rFonts w:ascii="Georgia" w:hAnsi="Georgia" w:cs="Times New Roman"/>
            <w:caps w:val="0"/>
            <w:color w:val="595959" w:themeColor="text1" w:themeTint="A6"/>
            <w:spacing w:val="0"/>
            <w:sz w:val="22"/>
          </w:rPr>
          <w:delText xml:space="preserve">OTC </w:delText>
        </w:r>
        <w:r w:rsidR="00241611" w:rsidRPr="00C00498" w:rsidDel="00D06F0B">
          <w:rPr>
            <w:rFonts w:ascii="Georgia" w:hAnsi="Georgia" w:cs="Times New Roman"/>
            <w:caps w:val="0"/>
            <w:color w:val="595959" w:themeColor="text1" w:themeTint="A6"/>
            <w:spacing w:val="0"/>
            <w:sz w:val="22"/>
          </w:rPr>
          <w:delText xml:space="preserve">deficiency </w:delText>
        </w:r>
        <w:r w:rsidR="00695399" w:rsidRPr="00C00498" w:rsidDel="00D06F0B">
          <w:rPr>
            <w:rFonts w:ascii="Georgia" w:hAnsi="Georgia" w:cs="Times New Roman"/>
            <w:caps w:val="0"/>
            <w:color w:val="595959" w:themeColor="text1" w:themeTint="A6"/>
            <w:spacing w:val="0"/>
            <w:sz w:val="22"/>
          </w:rPr>
          <w:delText>(the “OTC Program”)</w:delText>
        </w:r>
        <w:r w:rsidR="00924DC3" w:rsidRPr="00C00498" w:rsidDel="00D06F0B">
          <w:rPr>
            <w:rFonts w:ascii="Georgia" w:hAnsi="Georgia" w:cs="Times New Roman"/>
            <w:caps w:val="0"/>
            <w:color w:val="595959" w:themeColor="text1" w:themeTint="A6"/>
            <w:spacing w:val="0"/>
            <w:sz w:val="22"/>
          </w:rPr>
          <w:delText xml:space="preserve">, which were </w:delText>
        </w:r>
        <w:r w:rsidR="003636DE" w:rsidRPr="00C00498" w:rsidDel="00D06F0B">
          <w:rPr>
            <w:rFonts w:ascii="Georgia" w:hAnsi="Georgia" w:cs="Times New Roman"/>
            <w:caps w:val="0"/>
            <w:color w:val="595959" w:themeColor="text1" w:themeTint="A6"/>
            <w:spacing w:val="0"/>
            <w:sz w:val="22"/>
          </w:rPr>
          <w:delText xml:space="preserve">in </w:delText>
        </w:r>
        <w:r w:rsidR="00932FFD" w:rsidRPr="00C00498" w:rsidDel="00D06F0B">
          <w:rPr>
            <w:rFonts w:ascii="Georgia" w:hAnsi="Georgia" w:cs="Times New Roman"/>
            <w:caps w:val="0"/>
            <w:color w:val="595959" w:themeColor="text1" w:themeTint="A6"/>
            <w:spacing w:val="0"/>
            <w:sz w:val="22"/>
          </w:rPr>
          <w:delText xml:space="preserve">the </w:delText>
        </w:r>
        <w:r w:rsidR="003636DE" w:rsidRPr="00C00498" w:rsidDel="00D06F0B">
          <w:rPr>
            <w:rFonts w:ascii="Georgia" w:hAnsi="Georgia" w:cs="Times New Roman"/>
            <w:caps w:val="0"/>
            <w:color w:val="595959" w:themeColor="text1" w:themeTint="A6"/>
            <w:spacing w:val="0"/>
            <w:sz w:val="22"/>
          </w:rPr>
          <w:delText>preclinical stage</w:delText>
        </w:r>
        <w:r w:rsidR="00924DC3" w:rsidRPr="00C00498" w:rsidDel="00D06F0B">
          <w:rPr>
            <w:rFonts w:ascii="Georgia" w:hAnsi="Georgia" w:cs="Times New Roman"/>
            <w:caps w:val="0"/>
            <w:color w:val="595959" w:themeColor="text1" w:themeTint="A6"/>
            <w:spacing w:val="0"/>
            <w:sz w:val="22"/>
          </w:rPr>
          <w:delText xml:space="preserve"> as of the Valuation Date</w:delText>
        </w:r>
        <w:r w:rsidR="003636DE" w:rsidRPr="00C00498" w:rsidDel="00D06F0B">
          <w:rPr>
            <w:rFonts w:ascii="Georgia" w:hAnsi="Georgia" w:cs="Times New Roman"/>
            <w:caps w:val="0"/>
            <w:color w:val="595959" w:themeColor="text1" w:themeTint="A6"/>
            <w:spacing w:val="0"/>
            <w:sz w:val="22"/>
          </w:rPr>
          <w:delText xml:space="preserve">.  </w:delText>
        </w:r>
        <w:r w:rsidR="00924DC3" w:rsidRPr="00C00498" w:rsidDel="00D06F0B">
          <w:rPr>
            <w:rFonts w:ascii="Georgia" w:hAnsi="Georgia" w:cs="Times New Roman"/>
            <w:caps w:val="0"/>
            <w:color w:val="595959" w:themeColor="text1" w:themeTint="A6"/>
            <w:spacing w:val="0"/>
            <w:sz w:val="22"/>
          </w:rPr>
          <w:delText xml:space="preserve">In addition, the IPR&amp;D </w:delText>
        </w:r>
        <w:r w:rsidR="00FA5ABA" w:rsidRPr="00C00498" w:rsidDel="00D06F0B">
          <w:rPr>
            <w:rFonts w:ascii="Georgia" w:hAnsi="Georgia" w:cs="Times New Roman"/>
            <w:caps w:val="0"/>
            <w:color w:val="595959" w:themeColor="text1" w:themeTint="A6"/>
            <w:spacing w:val="0"/>
            <w:sz w:val="22"/>
          </w:rPr>
          <w:delText>A</w:delText>
        </w:r>
        <w:r w:rsidR="00924DC3" w:rsidRPr="00C00498" w:rsidDel="00D06F0B">
          <w:rPr>
            <w:rFonts w:ascii="Georgia" w:hAnsi="Georgia" w:cs="Times New Roman"/>
            <w:caps w:val="0"/>
            <w:color w:val="595959" w:themeColor="text1" w:themeTint="A6"/>
            <w:spacing w:val="0"/>
            <w:sz w:val="22"/>
          </w:rPr>
          <w:delText>ssets also include</w:delText>
        </w:r>
        <w:r w:rsidR="0076779C" w:rsidRPr="00C00498" w:rsidDel="00D06F0B">
          <w:rPr>
            <w:rFonts w:ascii="Georgia" w:hAnsi="Georgia" w:cs="Times New Roman"/>
            <w:caps w:val="0"/>
            <w:color w:val="595959" w:themeColor="text1" w:themeTint="A6"/>
            <w:spacing w:val="0"/>
            <w:sz w:val="22"/>
          </w:rPr>
          <w:delText xml:space="preserve"> </w:delText>
        </w:r>
        <w:r w:rsidR="00FA5ABA" w:rsidRPr="00C00498" w:rsidDel="00D06F0B">
          <w:rPr>
            <w:rFonts w:ascii="Georgia" w:hAnsi="Georgia" w:cs="Times New Roman"/>
            <w:caps w:val="0"/>
            <w:color w:val="595959" w:themeColor="text1" w:themeTint="A6"/>
            <w:spacing w:val="0"/>
            <w:sz w:val="22"/>
          </w:rPr>
          <w:delText>the</w:delText>
        </w:r>
        <w:r w:rsidR="00924DC3" w:rsidRPr="00C00498" w:rsidDel="00D06F0B">
          <w:rPr>
            <w:rFonts w:ascii="Georgia" w:hAnsi="Georgia" w:cs="Times New Roman"/>
            <w:caps w:val="0"/>
            <w:color w:val="595959" w:themeColor="text1" w:themeTint="A6"/>
            <w:spacing w:val="0"/>
            <w:sz w:val="22"/>
          </w:rPr>
          <w:delText xml:space="preserve"> </w:delText>
        </w:r>
        <w:r w:rsidR="00B1008A" w:rsidRPr="00C00498" w:rsidDel="00D06F0B">
          <w:rPr>
            <w:rFonts w:ascii="Georgia" w:hAnsi="Georgia" w:cs="Times New Roman"/>
            <w:caps w:val="0"/>
            <w:color w:val="595959" w:themeColor="text1" w:themeTint="A6"/>
            <w:spacing w:val="0"/>
            <w:sz w:val="22"/>
          </w:rPr>
          <w:delText xml:space="preserve">MRT </w:delText>
        </w:r>
        <w:r w:rsidR="00E244A4" w:rsidRPr="00C00498" w:rsidDel="00D06F0B">
          <w:rPr>
            <w:rFonts w:ascii="Georgia" w:hAnsi="Georgia" w:cs="Times New Roman"/>
            <w:caps w:val="0"/>
            <w:color w:val="595959" w:themeColor="text1" w:themeTint="A6"/>
            <w:spacing w:val="0"/>
            <w:sz w:val="22"/>
          </w:rPr>
          <w:delText>P</w:delText>
        </w:r>
        <w:r w:rsidR="00B1008A" w:rsidRPr="00C00498" w:rsidDel="00D06F0B">
          <w:rPr>
            <w:rFonts w:ascii="Georgia" w:hAnsi="Georgia" w:cs="Times New Roman"/>
            <w:caps w:val="0"/>
            <w:color w:val="595959" w:themeColor="text1" w:themeTint="A6"/>
            <w:spacing w:val="0"/>
            <w:sz w:val="22"/>
          </w:rPr>
          <w:delText>latform</w:delText>
        </w:r>
        <w:r w:rsidR="00924DC3" w:rsidRPr="00C00498" w:rsidDel="00D06F0B">
          <w:rPr>
            <w:rFonts w:ascii="Georgia" w:hAnsi="Georgia" w:cs="Times New Roman"/>
            <w:caps w:val="0"/>
            <w:color w:val="595959" w:themeColor="text1" w:themeTint="A6"/>
            <w:spacing w:val="0"/>
            <w:sz w:val="22"/>
          </w:rPr>
          <w:delText xml:space="preserve">, and the Company plans to develop more programs using the MRT </w:delText>
        </w:r>
        <w:r w:rsidR="00DE3104" w:rsidRPr="00C00498" w:rsidDel="00D06F0B">
          <w:rPr>
            <w:rFonts w:ascii="Georgia" w:hAnsi="Georgia" w:cs="Times New Roman"/>
            <w:caps w:val="0"/>
            <w:color w:val="595959" w:themeColor="text1" w:themeTint="A6"/>
            <w:spacing w:val="0"/>
            <w:sz w:val="22"/>
          </w:rPr>
          <w:delText>P</w:delText>
        </w:r>
        <w:r w:rsidR="00924DC3" w:rsidRPr="00C00498" w:rsidDel="00D06F0B">
          <w:rPr>
            <w:rFonts w:ascii="Georgia" w:hAnsi="Georgia" w:cs="Times New Roman"/>
            <w:caps w:val="0"/>
            <w:color w:val="595959" w:themeColor="text1" w:themeTint="A6"/>
            <w:spacing w:val="0"/>
            <w:sz w:val="22"/>
          </w:rPr>
          <w:delText xml:space="preserve">latform. </w:delText>
        </w:r>
        <w:r w:rsidR="00B1008A" w:rsidRPr="00C00498" w:rsidDel="00D06F0B">
          <w:rPr>
            <w:rFonts w:ascii="Georgia" w:hAnsi="Georgia" w:cs="Times New Roman"/>
            <w:caps w:val="0"/>
            <w:color w:val="595959" w:themeColor="text1" w:themeTint="A6"/>
            <w:spacing w:val="0"/>
            <w:sz w:val="22"/>
          </w:rPr>
          <w:delText xml:space="preserve"> </w:delText>
        </w:r>
        <w:r w:rsidR="00932FFD" w:rsidRPr="00C00498" w:rsidDel="00D06F0B">
          <w:rPr>
            <w:rFonts w:ascii="Georgia" w:hAnsi="Georgia" w:cs="Times New Roman"/>
            <w:caps w:val="0"/>
            <w:color w:val="595959" w:themeColor="text1" w:themeTint="A6"/>
            <w:spacing w:val="0"/>
            <w:sz w:val="22"/>
          </w:rPr>
          <w:delText>For purposes of determining the fair value of the MRT Platform</w:delText>
        </w:r>
        <w:r w:rsidR="00B1008A" w:rsidRPr="00C00498" w:rsidDel="00D06F0B">
          <w:rPr>
            <w:rFonts w:ascii="Georgia" w:hAnsi="Georgia" w:cs="Times New Roman"/>
            <w:caps w:val="0"/>
            <w:color w:val="595959" w:themeColor="text1" w:themeTint="A6"/>
            <w:spacing w:val="0"/>
            <w:sz w:val="22"/>
          </w:rPr>
          <w:delText>, we have assumed three other programs</w:delText>
        </w:r>
        <w:r w:rsidR="003636DE" w:rsidRPr="00C00498" w:rsidDel="00D06F0B">
          <w:rPr>
            <w:rFonts w:ascii="Georgia" w:hAnsi="Georgia" w:cs="Times New Roman"/>
            <w:caps w:val="0"/>
            <w:color w:val="595959" w:themeColor="text1" w:themeTint="A6"/>
            <w:spacing w:val="0"/>
            <w:sz w:val="22"/>
          </w:rPr>
          <w:delText xml:space="preserve"> (</w:delText>
        </w:r>
        <w:r w:rsidR="001E28CA" w:rsidRPr="00C00498" w:rsidDel="00D06F0B">
          <w:rPr>
            <w:rFonts w:ascii="Georgia" w:hAnsi="Georgia" w:cs="Times New Roman"/>
            <w:caps w:val="0"/>
            <w:color w:val="595959" w:themeColor="text1" w:themeTint="A6"/>
            <w:spacing w:val="0"/>
            <w:sz w:val="22"/>
          </w:rPr>
          <w:delText xml:space="preserve">one </w:delText>
        </w:r>
        <w:r w:rsidR="003636DE" w:rsidRPr="00C00498" w:rsidDel="00D06F0B">
          <w:rPr>
            <w:rFonts w:ascii="Georgia" w:hAnsi="Georgia" w:cs="Times New Roman"/>
            <w:caps w:val="0"/>
            <w:color w:val="595959" w:themeColor="text1" w:themeTint="A6"/>
            <w:spacing w:val="0"/>
            <w:sz w:val="22"/>
          </w:rPr>
          <w:delText xml:space="preserve">in </w:delText>
        </w:r>
        <w:r w:rsidR="001E28CA" w:rsidRPr="00C00498" w:rsidDel="00D06F0B">
          <w:rPr>
            <w:rFonts w:ascii="Georgia" w:hAnsi="Georgia" w:cs="Times New Roman"/>
            <w:caps w:val="0"/>
            <w:color w:val="595959" w:themeColor="text1" w:themeTint="A6"/>
            <w:spacing w:val="0"/>
            <w:sz w:val="22"/>
          </w:rPr>
          <w:delText xml:space="preserve">the </w:delText>
        </w:r>
        <w:r w:rsidR="003636DE" w:rsidRPr="00C00498" w:rsidDel="00D06F0B">
          <w:rPr>
            <w:rFonts w:ascii="Georgia" w:hAnsi="Georgia" w:cs="Times New Roman"/>
            <w:caps w:val="0"/>
            <w:color w:val="595959" w:themeColor="text1" w:themeTint="A6"/>
            <w:spacing w:val="0"/>
            <w:sz w:val="22"/>
          </w:rPr>
          <w:delText>discovery stage as of the Valuation Date</w:delText>
        </w:r>
        <w:r w:rsidR="001E28CA" w:rsidRPr="00C00498" w:rsidDel="00D06F0B">
          <w:rPr>
            <w:rFonts w:ascii="Georgia" w:hAnsi="Georgia" w:cs="Times New Roman"/>
            <w:caps w:val="0"/>
            <w:color w:val="595959" w:themeColor="text1" w:themeTint="A6"/>
            <w:spacing w:val="0"/>
            <w:sz w:val="22"/>
          </w:rPr>
          <w:delText>, and the other two not yet identified but expected to be in the future given the nature of platform technologies</w:delText>
        </w:r>
        <w:r w:rsidR="003636DE" w:rsidRPr="00C00498" w:rsidDel="00D06F0B">
          <w:rPr>
            <w:rFonts w:ascii="Georgia" w:hAnsi="Georgia" w:cs="Times New Roman"/>
            <w:caps w:val="0"/>
            <w:color w:val="595959" w:themeColor="text1" w:themeTint="A6"/>
            <w:spacing w:val="0"/>
            <w:sz w:val="22"/>
          </w:rPr>
          <w:delText>)</w:delText>
        </w:r>
        <w:r w:rsidR="007F3C62" w:rsidRPr="00C00498" w:rsidDel="00D06F0B">
          <w:rPr>
            <w:rFonts w:ascii="Georgia" w:hAnsi="Georgia" w:cs="Times New Roman"/>
            <w:caps w:val="0"/>
            <w:color w:val="595959" w:themeColor="text1" w:themeTint="A6"/>
            <w:spacing w:val="0"/>
            <w:sz w:val="22"/>
          </w:rPr>
          <w:delText>, which</w:delText>
        </w:r>
        <w:r w:rsidR="00B1008A" w:rsidRPr="00C00498" w:rsidDel="00D06F0B">
          <w:rPr>
            <w:rFonts w:ascii="Georgia" w:hAnsi="Georgia" w:cs="Times New Roman"/>
            <w:caps w:val="0"/>
            <w:color w:val="595959" w:themeColor="text1" w:themeTint="A6"/>
            <w:spacing w:val="0"/>
            <w:sz w:val="22"/>
          </w:rPr>
          <w:delText xml:space="preserve"> would be developed </w:delText>
        </w:r>
        <w:r w:rsidR="00285D56" w:rsidRPr="00C00498" w:rsidDel="00D06F0B">
          <w:rPr>
            <w:rFonts w:ascii="Georgia" w:hAnsi="Georgia" w:cs="Times New Roman"/>
            <w:caps w:val="0"/>
            <w:color w:val="595959" w:themeColor="text1" w:themeTint="A6"/>
            <w:spacing w:val="0"/>
            <w:sz w:val="22"/>
          </w:rPr>
          <w:delText>thr</w:delText>
        </w:r>
        <w:r w:rsidR="00FA5ABA" w:rsidRPr="00C00498" w:rsidDel="00D06F0B">
          <w:rPr>
            <w:rFonts w:ascii="Georgia" w:hAnsi="Georgia" w:cs="Times New Roman"/>
            <w:caps w:val="0"/>
            <w:color w:val="595959" w:themeColor="text1" w:themeTint="A6"/>
            <w:spacing w:val="0"/>
            <w:sz w:val="22"/>
          </w:rPr>
          <w:delText>ough</w:delText>
        </w:r>
        <w:r w:rsidR="00B1008A" w:rsidRPr="00C00498" w:rsidDel="00D06F0B">
          <w:rPr>
            <w:rFonts w:ascii="Georgia" w:hAnsi="Georgia" w:cs="Times New Roman"/>
            <w:caps w:val="0"/>
            <w:color w:val="595959" w:themeColor="text1" w:themeTint="A6"/>
            <w:spacing w:val="0"/>
            <w:sz w:val="22"/>
          </w:rPr>
          <w:delText xml:space="preserve"> th</w:delText>
        </w:r>
        <w:r w:rsidR="003636DE" w:rsidRPr="00C00498" w:rsidDel="00D06F0B">
          <w:rPr>
            <w:rFonts w:ascii="Georgia" w:hAnsi="Georgia" w:cs="Times New Roman"/>
            <w:caps w:val="0"/>
            <w:color w:val="595959" w:themeColor="text1" w:themeTint="A6"/>
            <w:spacing w:val="0"/>
            <w:sz w:val="22"/>
          </w:rPr>
          <w:delText>e</w:delText>
        </w:r>
        <w:r w:rsidR="00B1008A" w:rsidRPr="00C00498" w:rsidDel="00D06F0B">
          <w:rPr>
            <w:rFonts w:ascii="Georgia" w:hAnsi="Georgia" w:cs="Times New Roman"/>
            <w:caps w:val="0"/>
            <w:color w:val="595959" w:themeColor="text1" w:themeTint="A6"/>
            <w:spacing w:val="0"/>
            <w:sz w:val="22"/>
          </w:rPr>
          <w:delText xml:space="preserve"> MRT </w:delText>
        </w:r>
        <w:r w:rsidR="00DE3104" w:rsidRPr="00C00498" w:rsidDel="00D06F0B">
          <w:rPr>
            <w:rFonts w:ascii="Georgia" w:hAnsi="Georgia" w:cs="Times New Roman"/>
            <w:caps w:val="0"/>
            <w:color w:val="595959" w:themeColor="text1" w:themeTint="A6"/>
            <w:spacing w:val="0"/>
            <w:sz w:val="22"/>
          </w:rPr>
          <w:delText>P</w:delText>
        </w:r>
        <w:r w:rsidR="00B1008A" w:rsidRPr="00C00498" w:rsidDel="00D06F0B">
          <w:rPr>
            <w:rFonts w:ascii="Georgia" w:hAnsi="Georgia" w:cs="Times New Roman"/>
            <w:caps w:val="0"/>
            <w:color w:val="595959" w:themeColor="text1" w:themeTint="A6"/>
            <w:spacing w:val="0"/>
            <w:sz w:val="22"/>
          </w:rPr>
          <w:delText>latform</w:delText>
        </w:r>
        <w:r w:rsidR="007F3C62" w:rsidRPr="00C00498" w:rsidDel="00D06F0B">
          <w:rPr>
            <w:rFonts w:ascii="Georgia" w:hAnsi="Georgia" w:cs="Times New Roman"/>
            <w:caps w:val="0"/>
            <w:color w:val="595959" w:themeColor="text1" w:themeTint="A6"/>
            <w:spacing w:val="0"/>
            <w:sz w:val="22"/>
          </w:rPr>
          <w:delText xml:space="preserve"> (individually “Pipeline Program #1”, “Pipeline Program #2”, “Pipeline Program #3”, and collectively the “MRT Platform Programs”)</w:delText>
        </w:r>
        <w:r w:rsidR="00B1008A" w:rsidRPr="00C00498" w:rsidDel="00D06F0B">
          <w:rPr>
            <w:rFonts w:ascii="Georgia" w:hAnsi="Georgia" w:cs="Times New Roman"/>
            <w:caps w:val="0"/>
            <w:color w:val="595959" w:themeColor="text1" w:themeTint="A6"/>
            <w:spacing w:val="0"/>
            <w:sz w:val="22"/>
          </w:rPr>
          <w:delText xml:space="preserve">.  </w:delText>
        </w:r>
        <w:r w:rsidR="008B7792" w:rsidRPr="00C00498" w:rsidDel="00D06F0B">
          <w:rPr>
            <w:rFonts w:ascii="Georgia" w:hAnsi="Georgia" w:cs="Times New Roman"/>
            <w:caps w:val="0"/>
            <w:color w:val="595959" w:themeColor="text1" w:themeTint="A6"/>
            <w:spacing w:val="0"/>
            <w:sz w:val="22"/>
          </w:rPr>
          <w:delText>Furthermore, for the OTC Program, w</w:delText>
        </w:r>
        <w:r w:rsidR="00867F60" w:rsidRPr="00C00498" w:rsidDel="00D06F0B">
          <w:rPr>
            <w:rFonts w:ascii="Georgia" w:hAnsi="Georgia" w:cs="Times New Roman"/>
            <w:caps w:val="0"/>
            <w:color w:val="595959" w:themeColor="text1" w:themeTint="A6"/>
            <w:spacing w:val="0"/>
            <w:sz w:val="22"/>
          </w:rPr>
          <w:delText xml:space="preserve">e </w:delText>
        </w:r>
        <w:r w:rsidR="008B7792" w:rsidRPr="00C00498" w:rsidDel="00D06F0B">
          <w:rPr>
            <w:rFonts w:ascii="Georgia" w:hAnsi="Georgia" w:cs="Times New Roman"/>
            <w:caps w:val="0"/>
            <w:color w:val="595959" w:themeColor="text1" w:themeTint="A6"/>
            <w:spacing w:val="0"/>
            <w:sz w:val="22"/>
          </w:rPr>
          <w:delText>adjust</w:delText>
        </w:r>
        <w:r w:rsidR="00867F60" w:rsidRPr="00C00498" w:rsidDel="00D06F0B">
          <w:rPr>
            <w:rFonts w:ascii="Georgia" w:hAnsi="Georgia" w:cs="Times New Roman"/>
            <w:caps w:val="0"/>
            <w:color w:val="595959" w:themeColor="text1" w:themeTint="A6"/>
            <w:spacing w:val="0"/>
            <w:sz w:val="22"/>
          </w:rPr>
          <w:delText>ed payments related to</w:delText>
        </w:r>
        <w:r w:rsidR="001459E4" w:rsidRPr="00C00498" w:rsidDel="00D06F0B">
          <w:rPr>
            <w:rFonts w:ascii="Georgia" w:hAnsi="Georgia" w:cs="Times New Roman"/>
            <w:caps w:val="0"/>
            <w:color w:val="595959" w:themeColor="text1" w:themeTint="A6"/>
            <w:spacing w:val="0"/>
            <w:sz w:val="22"/>
          </w:rPr>
          <w:delText xml:space="preserve"> the</w:delText>
        </w:r>
        <w:r w:rsidR="00867F60" w:rsidRPr="00C00498" w:rsidDel="00D06F0B">
          <w:rPr>
            <w:rFonts w:ascii="Georgia" w:hAnsi="Georgia" w:cs="Times New Roman"/>
            <w:caps w:val="0"/>
            <w:color w:val="595959" w:themeColor="text1" w:themeTint="A6"/>
            <w:spacing w:val="0"/>
            <w:sz w:val="22"/>
          </w:rPr>
          <w:delText xml:space="preserve"> MIT Agreement as mentioned in the “MIT Agreement”</w:delText>
        </w:r>
        <w:r w:rsidR="001459E4" w:rsidRPr="00C00498" w:rsidDel="00D06F0B">
          <w:rPr>
            <w:rFonts w:ascii="Georgia" w:hAnsi="Georgia" w:cs="Times New Roman"/>
            <w:caps w:val="0"/>
            <w:color w:val="595959" w:themeColor="text1" w:themeTint="A6"/>
            <w:spacing w:val="0"/>
            <w:sz w:val="22"/>
          </w:rPr>
          <w:delText xml:space="preserve"> section below</w:delText>
        </w:r>
      </w:del>
      <w:r w:rsidR="00867F60" w:rsidRPr="00C00498">
        <w:rPr>
          <w:rFonts w:ascii="Georgia" w:hAnsi="Georgia" w:cs="Times New Roman"/>
          <w:caps w:val="0"/>
          <w:color w:val="595959" w:themeColor="text1" w:themeTint="A6"/>
          <w:spacing w:val="0"/>
          <w:sz w:val="22"/>
        </w:rPr>
        <w:t xml:space="preserve">.  </w:t>
      </w:r>
      <w:ins w:id="1571" w:author="Ayush Mittal" w:date="2019-04-29T16:12:00Z">
        <w:r w:rsidR="00C237BE">
          <w:rPr>
            <w:rFonts w:ascii="Georgia" w:hAnsi="Georgia" w:cs="Times New Roman"/>
            <w:caps w:val="0"/>
            <w:color w:val="595959" w:themeColor="text1" w:themeTint="A6"/>
            <w:spacing w:val="0"/>
            <w:sz w:val="22"/>
          </w:rPr>
          <w:t>RNA considered a</w:t>
        </w:r>
      </w:ins>
      <w:ins w:id="1572" w:author="Ayush Mittal" w:date="2019-04-29T16:36:00Z">
        <w:r w:rsidR="001E4E1F">
          <w:rPr>
            <w:rFonts w:ascii="Georgia" w:hAnsi="Georgia" w:cs="Times New Roman"/>
            <w:caps w:val="0"/>
            <w:color w:val="595959" w:themeColor="text1" w:themeTint="A6"/>
            <w:spacing w:val="0"/>
            <w:sz w:val="22"/>
          </w:rPr>
          <w:t>n</w:t>
        </w:r>
      </w:ins>
      <w:ins w:id="1573" w:author="Ayush Mittal" w:date="2019-04-29T16:12:00Z">
        <w:r w:rsidR="00C237BE">
          <w:rPr>
            <w:rFonts w:ascii="Georgia" w:hAnsi="Georgia" w:cs="Times New Roman"/>
            <w:caps w:val="0"/>
            <w:color w:val="595959" w:themeColor="text1" w:themeTint="A6"/>
            <w:spacing w:val="0"/>
            <w:sz w:val="22"/>
          </w:rPr>
          <w:t xml:space="preserve"> 8.0% Pre-Tax Royalty rate based on the </w:t>
        </w:r>
        <w:r w:rsidR="005B4496">
          <w:rPr>
            <w:rFonts w:ascii="Georgia" w:hAnsi="Georgia" w:cs="Times New Roman"/>
            <w:caps w:val="0"/>
            <w:color w:val="595959" w:themeColor="text1" w:themeTint="A6"/>
            <w:spacing w:val="0"/>
            <w:sz w:val="22"/>
          </w:rPr>
          <w:t>royalty rates of comparable transactions</w:t>
        </w:r>
      </w:ins>
      <w:ins w:id="1574" w:author="Ayush Mittal" w:date="2019-04-29T16:13:00Z">
        <w:r w:rsidR="005B4496">
          <w:rPr>
            <w:rFonts w:ascii="Georgia" w:hAnsi="Georgia" w:cs="Times New Roman"/>
            <w:caps w:val="0"/>
            <w:color w:val="595959" w:themeColor="text1" w:themeTint="A6"/>
            <w:spacing w:val="0"/>
            <w:sz w:val="22"/>
          </w:rPr>
          <w:t>, a 26.5% tax rate based on the guidance provided by Mana</w:t>
        </w:r>
      </w:ins>
      <w:ins w:id="1575" w:author="Ayush Mittal" w:date="2019-04-29T16:14:00Z">
        <w:r w:rsidR="005B4496">
          <w:rPr>
            <w:rFonts w:ascii="Georgia" w:hAnsi="Georgia" w:cs="Times New Roman"/>
            <w:caps w:val="0"/>
            <w:color w:val="595959" w:themeColor="text1" w:themeTint="A6"/>
            <w:spacing w:val="0"/>
            <w:sz w:val="22"/>
          </w:rPr>
          <w:t>gement, and a discount Rate of 15.0%, based on WACC.</w:t>
        </w:r>
      </w:ins>
    </w:p>
    <w:bookmarkEnd w:id="1566"/>
    <w:p w14:paraId="5D0358D2" w14:textId="6473494D" w:rsidR="001E4E1F" w:rsidRDefault="001E4E1F" w:rsidP="00264D7C">
      <w:pPr>
        <w:pStyle w:val="RNAHeadlineB"/>
        <w:spacing w:before="0" w:after="0"/>
        <w:rPr>
          <w:ins w:id="1576" w:author="Ayush Mittal" w:date="2019-04-29T16:36:00Z"/>
          <w:rFonts w:ascii="Georgia" w:hAnsi="Georgia" w:cs="Times New Roman"/>
          <w:caps w:val="0"/>
          <w:color w:val="595959" w:themeColor="text1" w:themeTint="A6"/>
          <w:spacing w:val="0"/>
          <w:sz w:val="22"/>
        </w:rPr>
      </w:pPr>
    </w:p>
    <w:p w14:paraId="08AC90FE" w14:textId="33AA5476" w:rsidR="001E4E1F" w:rsidRPr="00C00498" w:rsidRDefault="001E4E1F" w:rsidP="001E4E1F">
      <w:pPr>
        <w:pStyle w:val="RNABodyCopy"/>
        <w:keepNext/>
        <w:rPr>
          <w:ins w:id="1577" w:author="Ayush Mittal" w:date="2019-04-29T16:36:00Z"/>
          <w:b/>
        </w:rPr>
      </w:pPr>
      <w:ins w:id="1578" w:author="Ayush Mittal" w:date="2019-04-29T16:36:00Z">
        <w:r>
          <w:rPr>
            <w:b/>
          </w:rPr>
          <w:t>TRADE NAME &amp; TRADEMARKS</w:t>
        </w:r>
      </w:ins>
    </w:p>
    <w:p w14:paraId="35D00715" w14:textId="7B270254" w:rsidR="001E4E1F" w:rsidRPr="00C00498" w:rsidRDefault="00C445BF" w:rsidP="00264D7C">
      <w:pPr>
        <w:pStyle w:val="RNAHeadlineB"/>
        <w:spacing w:before="0" w:after="0"/>
        <w:rPr>
          <w:rFonts w:ascii="Georgia" w:hAnsi="Georgia"/>
          <w:rPrChange w:id="1579" w:author="Ayush Mittal" w:date="2019-04-26T15:10:00Z">
            <w:rPr/>
          </w:rPrChange>
        </w:rPr>
      </w:pPr>
      <w:ins w:id="1580" w:author="Ayush Mittal" w:date="2019-04-29T16:44:00Z">
        <w:r>
          <w:rPr>
            <w:rFonts w:ascii="Georgia" w:hAnsi="Georgia" w:cs="Times New Roman"/>
            <w:caps w:val="0"/>
            <w:color w:val="595959" w:themeColor="text1" w:themeTint="A6"/>
            <w:spacing w:val="0"/>
            <w:sz w:val="22"/>
          </w:rPr>
          <w:t xml:space="preserve">The Company’s </w:t>
        </w:r>
      </w:ins>
      <w:ins w:id="1581" w:author="Ayush Mittal" w:date="2019-04-29T16:47:00Z">
        <w:r>
          <w:rPr>
            <w:rFonts w:ascii="Georgia" w:hAnsi="Georgia" w:cs="Times New Roman"/>
            <w:caps w:val="0"/>
            <w:color w:val="595959" w:themeColor="text1" w:themeTint="A6"/>
            <w:spacing w:val="0"/>
            <w:sz w:val="22"/>
          </w:rPr>
          <w:t xml:space="preserve">registered </w:t>
        </w:r>
      </w:ins>
      <w:ins w:id="1582" w:author="Ayush Mittal" w:date="2019-04-29T16:45:00Z">
        <w:r>
          <w:rPr>
            <w:rFonts w:ascii="Georgia" w:hAnsi="Georgia" w:cs="Times New Roman"/>
            <w:caps w:val="0"/>
            <w:color w:val="595959" w:themeColor="text1" w:themeTint="A6"/>
            <w:spacing w:val="0"/>
            <w:sz w:val="22"/>
          </w:rPr>
          <w:t xml:space="preserve">trademarks include: Company logo, </w:t>
        </w:r>
      </w:ins>
      <w:ins w:id="1583" w:author="Ayush Mittal" w:date="2019-04-29T16:46:00Z">
        <w:r>
          <w:rPr>
            <w:rFonts w:ascii="Georgia" w:hAnsi="Georgia" w:cs="Times New Roman"/>
            <w:caps w:val="0"/>
            <w:color w:val="595959" w:themeColor="text1" w:themeTint="A6"/>
            <w:spacing w:val="0"/>
            <w:sz w:val="22"/>
          </w:rPr>
          <w:t xml:space="preserve">Company name design, </w:t>
        </w:r>
      </w:ins>
      <w:ins w:id="1584" w:author="Ayush Mittal" w:date="2019-04-29T16:47:00Z">
        <w:r>
          <w:rPr>
            <w:rFonts w:ascii="Georgia" w:hAnsi="Georgia" w:cs="Times New Roman"/>
            <w:caps w:val="0"/>
            <w:color w:val="595959" w:themeColor="text1" w:themeTint="A6"/>
            <w:spacing w:val="0"/>
            <w:sz w:val="22"/>
          </w:rPr>
          <w:t>name design for its products</w:t>
        </w:r>
      </w:ins>
      <w:ins w:id="1585" w:author="Ayush Mittal" w:date="2019-04-29T16:36:00Z">
        <w:r w:rsidR="001E4E1F">
          <w:rPr>
            <w:rFonts w:ascii="Georgia" w:hAnsi="Georgia" w:cs="Times New Roman"/>
            <w:caps w:val="0"/>
            <w:color w:val="595959" w:themeColor="text1" w:themeTint="A6"/>
            <w:spacing w:val="0"/>
            <w:sz w:val="22"/>
          </w:rPr>
          <w:t>.</w:t>
        </w:r>
      </w:ins>
      <w:ins w:id="1586" w:author="Ayush Mittal" w:date="2019-04-29T16:49:00Z">
        <w:r>
          <w:rPr>
            <w:rFonts w:ascii="Georgia" w:hAnsi="Georgia" w:cs="Times New Roman"/>
            <w:caps w:val="0"/>
            <w:color w:val="595959" w:themeColor="text1" w:themeTint="A6"/>
            <w:spacing w:val="0"/>
            <w:sz w:val="22"/>
          </w:rPr>
          <w:t xml:space="preserve">  </w:t>
        </w:r>
        <w:r w:rsidRPr="00C445BF">
          <w:rPr>
            <w:rFonts w:ascii="Georgia" w:hAnsi="Georgia" w:cs="Times New Roman"/>
            <w:caps w:val="0"/>
            <w:color w:val="595959" w:themeColor="text1" w:themeTint="A6"/>
            <w:spacing w:val="0"/>
            <w:sz w:val="22"/>
          </w:rPr>
          <w:t xml:space="preserve">For the purpose of this analysis RNA relied on the “Relief from Royalty Method” to estimate the fair value.  RNA considered an </w:t>
        </w:r>
      </w:ins>
      <w:ins w:id="1587" w:author="Ayush Mittal" w:date="2019-04-29T16:50:00Z">
        <w:r>
          <w:rPr>
            <w:rFonts w:ascii="Georgia" w:hAnsi="Georgia" w:cs="Times New Roman"/>
            <w:caps w:val="0"/>
            <w:color w:val="595959" w:themeColor="text1" w:themeTint="A6"/>
            <w:spacing w:val="0"/>
            <w:sz w:val="22"/>
          </w:rPr>
          <w:t>3</w:t>
        </w:r>
      </w:ins>
      <w:ins w:id="1588" w:author="Ayush Mittal" w:date="2019-04-29T16:49:00Z">
        <w:r w:rsidRPr="00C445BF">
          <w:rPr>
            <w:rFonts w:ascii="Georgia" w:hAnsi="Georgia" w:cs="Times New Roman"/>
            <w:caps w:val="0"/>
            <w:color w:val="595959" w:themeColor="text1" w:themeTint="A6"/>
            <w:spacing w:val="0"/>
            <w:sz w:val="22"/>
          </w:rPr>
          <w:t>.0% Pre-Tax Royalty rate based on the royalty rates of comparable transactions, a 26.5% tax rate based on the guidance provided by Management, and a discount Rate of 15.0%, based on WACC.</w:t>
        </w:r>
      </w:ins>
    </w:p>
    <w:p w14:paraId="1D52605F" w14:textId="77777777" w:rsidR="00EE1618" w:rsidRPr="00C00498" w:rsidRDefault="00EE1618" w:rsidP="00264D7C">
      <w:pPr>
        <w:pStyle w:val="RNAHeadlineB"/>
        <w:spacing w:before="0" w:after="0"/>
        <w:rPr>
          <w:rFonts w:ascii="Georgia" w:hAnsi="Georgia"/>
          <w:rPrChange w:id="1589" w:author="Ayush Mittal" w:date="2019-04-26T15:10:00Z">
            <w:rPr/>
          </w:rPrChange>
        </w:rPr>
      </w:pPr>
    </w:p>
    <w:p w14:paraId="221CA0DA" w14:textId="469CAAED" w:rsidR="00882166" w:rsidRPr="00C00498" w:rsidRDefault="00B73585" w:rsidP="00264D7C">
      <w:pPr>
        <w:pStyle w:val="RNAHeadlineB"/>
        <w:spacing w:before="0" w:after="0"/>
        <w:rPr>
          <w:rFonts w:ascii="Georgia" w:hAnsi="Georgia"/>
          <w:b/>
          <w:rPrChange w:id="1590" w:author="Ayush Mittal" w:date="2019-04-26T15:10:00Z">
            <w:rPr>
              <w:b/>
            </w:rPr>
          </w:rPrChange>
        </w:rPr>
      </w:pPr>
      <w:del w:id="1591" w:author="Ayush Mittal" w:date="2019-04-29T16:24:00Z">
        <w:r w:rsidRPr="00C00498" w:rsidDel="003C4B18">
          <w:rPr>
            <w:rFonts w:ascii="Georgia" w:hAnsi="Georgia" w:cs="Times New Roman"/>
            <w:b/>
            <w:caps w:val="0"/>
            <w:color w:val="595959" w:themeColor="text1" w:themeTint="A6"/>
            <w:spacing w:val="0"/>
            <w:sz w:val="22"/>
          </w:rPr>
          <w:delText>LEASE AGREEMENT</w:delText>
        </w:r>
      </w:del>
      <w:ins w:id="1592" w:author="Ayush Mittal" w:date="2019-04-29T16:24:00Z">
        <w:r w:rsidR="003C4B18">
          <w:rPr>
            <w:rFonts w:ascii="Georgia" w:hAnsi="Georgia" w:cs="Times New Roman"/>
            <w:b/>
            <w:caps w:val="0"/>
            <w:color w:val="595959" w:themeColor="text1" w:themeTint="A6"/>
            <w:spacing w:val="0"/>
            <w:sz w:val="22"/>
          </w:rPr>
          <w:t>CUSTOMER RELAT</w:t>
        </w:r>
      </w:ins>
      <w:ins w:id="1593" w:author="Ayush Mittal" w:date="2019-04-29T16:25:00Z">
        <w:r w:rsidR="003C4B18">
          <w:rPr>
            <w:rFonts w:ascii="Georgia" w:hAnsi="Georgia" w:cs="Times New Roman"/>
            <w:b/>
            <w:caps w:val="0"/>
            <w:color w:val="595959" w:themeColor="text1" w:themeTint="A6"/>
            <w:spacing w:val="0"/>
            <w:sz w:val="22"/>
          </w:rPr>
          <w:t>IONSHIPS</w:t>
        </w:r>
      </w:ins>
    </w:p>
    <w:p w14:paraId="0FBB4417" w14:textId="2B799B89" w:rsidR="00EE1618" w:rsidRPr="00C00498" w:rsidRDefault="003C4B18" w:rsidP="00264D7C">
      <w:pPr>
        <w:pStyle w:val="RNAHeadlineB"/>
        <w:spacing w:before="0" w:after="0"/>
        <w:rPr>
          <w:rFonts w:ascii="Georgia" w:hAnsi="Georgia"/>
          <w:rPrChange w:id="1594" w:author="Ayush Mittal" w:date="2019-04-26T15:10:00Z">
            <w:rPr/>
          </w:rPrChange>
        </w:rPr>
      </w:pPr>
      <w:ins w:id="1595" w:author="Ayush Mittal" w:date="2019-04-29T16:25:00Z">
        <w:r w:rsidRPr="003C4B18">
          <w:rPr>
            <w:rFonts w:ascii="Georgia" w:hAnsi="Georgia" w:cs="Times New Roman"/>
            <w:caps w:val="0"/>
            <w:color w:val="595959" w:themeColor="text1" w:themeTint="A6"/>
            <w:spacing w:val="0"/>
            <w:sz w:val="22"/>
          </w:rPr>
          <w:t xml:space="preserve">Management provided a list of customer contracts with the underlying contract terms and Management’s expectations on renewal of these contracts </w:t>
        </w:r>
        <w:r>
          <w:rPr>
            <w:rFonts w:ascii="Georgia" w:hAnsi="Georgia" w:cs="Times New Roman"/>
            <w:caps w:val="0"/>
            <w:color w:val="595959" w:themeColor="text1" w:themeTint="A6"/>
            <w:spacing w:val="0"/>
            <w:sz w:val="22"/>
          </w:rPr>
          <w:t xml:space="preserve">.  </w:t>
        </w:r>
      </w:ins>
      <w:ins w:id="1596" w:author="Ayush Mittal" w:date="2019-04-29T16:29:00Z">
        <w:r>
          <w:rPr>
            <w:rFonts w:ascii="Georgia" w:hAnsi="Georgia" w:cs="Times New Roman"/>
            <w:caps w:val="0"/>
            <w:color w:val="595959" w:themeColor="text1" w:themeTint="A6"/>
            <w:spacing w:val="0"/>
            <w:sz w:val="22"/>
          </w:rPr>
          <w:t xml:space="preserve">RNA relied on the Multi-period Excess Earnings </w:t>
        </w:r>
      </w:ins>
      <w:ins w:id="1597" w:author="Ayush Mittal" w:date="2019-04-29T16:30:00Z">
        <w:r>
          <w:rPr>
            <w:rFonts w:ascii="Georgia" w:hAnsi="Georgia" w:cs="Times New Roman"/>
            <w:caps w:val="0"/>
            <w:color w:val="595959" w:themeColor="text1" w:themeTint="A6"/>
            <w:spacing w:val="0"/>
            <w:sz w:val="22"/>
          </w:rPr>
          <w:t>M</w:t>
        </w:r>
      </w:ins>
      <w:ins w:id="1598" w:author="Ayush Mittal" w:date="2019-04-29T16:29:00Z">
        <w:r>
          <w:rPr>
            <w:rFonts w:ascii="Georgia" w:hAnsi="Georgia" w:cs="Times New Roman"/>
            <w:caps w:val="0"/>
            <w:color w:val="595959" w:themeColor="text1" w:themeTint="A6"/>
            <w:spacing w:val="0"/>
            <w:sz w:val="22"/>
          </w:rPr>
          <w:t>ethod for valuing the customer relat</w:t>
        </w:r>
      </w:ins>
      <w:ins w:id="1599" w:author="Ayush Mittal" w:date="2019-04-29T16:30:00Z">
        <w:r>
          <w:rPr>
            <w:rFonts w:ascii="Georgia" w:hAnsi="Georgia" w:cs="Times New Roman"/>
            <w:caps w:val="0"/>
            <w:color w:val="595959" w:themeColor="text1" w:themeTint="A6"/>
            <w:spacing w:val="0"/>
            <w:sz w:val="22"/>
          </w:rPr>
          <w:t xml:space="preserve">ionship contracts.  Also RNA, </w:t>
        </w:r>
      </w:ins>
      <w:ins w:id="1600" w:author="Ayush Mittal" w:date="2019-04-29T16:31:00Z">
        <w:r>
          <w:rPr>
            <w:rFonts w:ascii="Georgia" w:hAnsi="Georgia" w:cs="Times New Roman"/>
            <w:caps w:val="0"/>
            <w:color w:val="595959" w:themeColor="text1" w:themeTint="A6"/>
            <w:spacing w:val="0"/>
            <w:sz w:val="22"/>
          </w:rPr>
          <w:t xml:space="preserve">considered the growth of existing customers to be 50.0% of the total revenue growth, and assumed a </w:t>
        </w:r>
      </w:ins>
      <w:ins w:id="1601" w:author="Ayush Mittal" w:date="2019-04-29T16:32:00Z">
        <w:r>
          <w:rPr>
            <w:rFonts w:ascii="Georgia" w:hAnsi="Georgia" w:cs="Times New Roman"/>
            <w:caps w:val="0"/>
            <w:color w:val="595959" w:themeColor="text1" w:themeTint="A6"/>
            <w:spacing w:val="0"/>
            <w:sz w:val="22"/>
          </w:rPr>
          <w:t xml:space="preserve">15.0% customer attrition rate based on the historical customer renewal rates. </w:t>
        </w:r>
      </w:ins>
      <w:ins w:id="1602" w:author="Ayush Mittal" w:date="2019-04-29T16:34:00Z">
        <w:r w:rsidR="001E4E1F">
          <w:rPr>
            <w:rFonts w:ascii="Georgia" w:hAnsi="Georgia" w:cs="Times New Roman"/>
            <w:caps w:val="0"/>
            <w:color w:val="595959" w:themeColor="text1" w:themeTint="A6"/>
            <w:spacing w:val="0"/>
            <w:sz w:val="22"/>
          </w:rPr>
          <w:t xml:space="preserve"> We also considered an 80.0% addback for the overall selling and marketing expenses, considering most of the expenses for the existing customers have been incurred</w:t>
        </w:r>
      </w:ins>
      <w:ins w:id="1603" w:author="Ayush Mittal" w:date="2019-04-29T16:35:00Z">
        <w:r w:rsidR="001E4E1F">
          <w:rPr>
            <w:rFonts w:ascii="Georgia" w:hAnsi="Georgia" w:cs="Times New Roman"/>
            <w:caps w:val="0"/>
            <w:color w:val="595959" w:themeColor="text1" w:themeTint="A6"/>
            <w:spacing w:val="0"/>
            <w:sz w:val="22"/>
          </w:rPr>
          <w:t xml:space="preserve"> already. </w:t>
        </w:r>
      </w:ins>
      <w:del w:id="1604" w:author="Ayush Mittal" w:date="2019-04-29T16:25:00Z">
        <w:r w:rsidR="00F0359F" w:rsidRPr="00C00498" w:rsidDel="003C4B18">
          <w:rPr>
            <w:rFonts w:ascii="Georgia" w:hAnsi="Georgia" w:cs="Times New Roman"/>
            <w:caps w:val="0"/>
            <w:color w:val="595959" w:themeColor="text1" w:themeTint="A6"/>
            <w:spacing w:val="0"/>
            <w:sz w:val="22"/>
          </w:rPr>
          <w:delText>The Lease Agreement</w:delText>
        </w:r>
        <w:r w:rsidR="00EE1618" w:rsidRPr="00C00498" w:rsidDel="003C4B18">
          <w:rPr>
            <w:rFonts w:ascii="Georgia" w:hAnsi="Georgia" w:cs="Times New Roman"/>
            <w:caps w:val="0"/>
            <w:color w:val="595959" w:themeColor="text1" w:themeTint="A6"/>
            <w:spacing w:val="0"/>
            <w:sz w:val="22"/>
          </w:rPr>
          <w:delText xml:space="preserve"> was executed </w:delText>
        </w:r>
        <w:r w:rsidR="00290B9C" w:rsidRPr="00C00498" w:rsidDel="003C4B18">
          <w:rPr>
            <w:rFonts w:ascii="Georgia" w:hAnsi="Georgia" w:cs="Times New Roman"/>
            <w:caps w:val="0"/>
            <w:color w:val="595959" w:themeColor="text1" w:themeTint="A6"/>
            <w:spacing w:val="0"/>
            <w:sz w:val="22"/>
          </w:rPr>
          <w:delText>on</w:delText>
        </w:r>
        <w:r w:rsidR="009721D9" w:rsidRPr="00C00498" w:rsidDel="003C4B18">
          <w:rPr>
            <w:rFonts w:ascii="Georgia" w:hAnsi="Georgia" w:cs="Times New Roman"/>
            <w:caps w:val="0"/>
            <w:color w:val="595959" w:themeColor="text1" w:themeTint="A6"/>
            <w:spacing w:val="0"/>
            <w:sz w:val="22"/>
          </w:rPr>
          <w:delText xml:space="preserve"> April 16, 2014</w:delText>
        </w:r>
        <w:r w:rsidR="00932FFD" w:rsidRPr="00C00498" w:rsidDel="003C4B18">
          <w:rPr>
            <w:rFonts w:ascii="Georgia" w:hAnsi="Georgia" w:cs="Times New Roman"/>
            <w:caps w:val="0"/>
            <w:color w:val="595959" w:themeColor="text1" w:themeTint="A6"/>
            <w:spacing w:val="0"/>
            <w:sz w:val="22"/>
          </w:rPr>
          <w:delText>,</w:delText>
        </w:r>
        <w:r w:rsidR="009721D9" w:rsidRPr="00C00498" w:rsidDel="003C4B18">
          <w:rPr>
            <w:rFonts w:ascii="Georgia" w:hAnsi="Georgia" w:cs="Times New Roman"/>
            <w:caps w:val="0"/>
            <w:color w:val="595959" w:themeColor="text1" w:themeTint="A6"/>
            <w:spacing w:val="0"/>
            <w:sz w:val="22"/>
          </w:rPr>
          <w:delText xml:space="preserve"> between 128 Spring Street Lexington, LLC and the Seller</w:delText>
        </w:r>
        <w:r w:rsidR="00834B82" w:rsidRPr="00C00498" w:rsidDel="003C4B18">
          <w:rPr>
            <w:rFonts w:ascii="Georgia" w:hAnsi="Georgia" w:cs="Times New Roman"/>
            <w:caps w:val="0"/>
            <w:color w:val="595959" w:themeColor="text1" w:themeTint="A6"/>
            <w:spacing w:val="0"/>
            <w:sz w:val="22"/>
          </w:rPr>
          <w:delText xml:space="preserve"> for the </w:delText>
        </w:r>
        <w:r w:rsidR="00DE3104" w:rsidRPr="00C00498" w:rsidDel="003C4B18">
          <w:rPr>
            <w:rFonts w:ascii="Georgia" w:hAnsi="Georgia" w:cs="Times New Roman"/>
            <w:caps w:val="0"/>
            <w:color w:val="595959" w:themeColor="text1" w:themeTint="A6"/>
            <w:spacing w:val="0"/>
            <w:sz w:val="22"/>
          </w:rPr>
          <w:delText xml:space="preserve">area of 11,077 square feet in the Ledgemont Research Center building complex </w:delText>
        </w:r>
        <w:r w:rsidR="00834B82" w:rsidRPr="00C00498" w:rsidDel="003C4B18">
          <w:rPr>
            <w:rFonts w:ascii="Georgia" w:hAnsi="Georgia" w:cs="Times New Roman"/>
            <w:caps w:val="0"/>
            <w:color w:val="595959" w:themeColor="text1" w:themeTint="A6"/>
            <w:spacing w:val="0"/>
            <w:sz w:val="22"/>
          </w:rPr>
          <w:delText xml:space="preserve">located </w:delText>
        </w:r>
        <w:r w:rsidR="001355C4" w:rsidRPr="00C00498" w:rsidDel="003C4B18">
          <w:rPr>
            <w:rFonts w:ascii="Georgia" w:hAnsi="Georgia" w:cs="Times New Roman"/>
            <w:caps w:val="0"/>
            <w:color w:val="595959" w:themeColor="text1" w:themeTint="A6"/>
            <w:spacing w:val="0"/>
            <w:sz w:val="22"/>
          </w:rPr>
          <w:delText>at 128 Spring Street, Lexington, Massachusetts</w:delText>
        </w:r>
        <w:r w:rsidR="009721D9" w:rsidRPr="00C00498" w:rsidDel="003C4B18">
          <w:rPr>
            <w:rFonts w:ascii="Georgia" w:hAnsi="Georgia" w:cs="Times New Roman"/>
            <w:caps w:val="0"/>
            <w:color w:val="595959" w:themeColor="text1" w:themeTint="A6"/>
            <w:spacing w:val="0"/>
            <w:sz w:val="22"/>
          </w:rPr>
          <w:delText xml:space="preserve">.  As per the </w:delText>
        </w:r>
        <w:r w:rsidR="004C7D87" w:rsidRPr="00C00498" w:rsidDel="003C4B18">
          <w:rPr>
            <w:rFonts w:ascii="Georgia" w:hAnsi="Georgia" w:cs="Times New Roman"/>
            <w:caps w:val="0"/>
            <w:color w:val="595959" w:themeColor="text1" w:themeTint="A6"/>
            <w:spacing w:val="0"/>
            <w:sz w:val="22"/>
          </w:rPr>
          <w:delText>Lease Agreement</w:delText>
        </w:r>
        <w:r w:rsidR="009721D9" w:rsidRPr="00C00498" w:rsidDel="003C4B18">
          <w:rPr>
            <w:rFonts w:ascii="Georgia" w:hAnsi="Georgia" w:cs="Times New Roman"/>
            <w:caps w:val="0"/>
            <w:color w:val="595959" w:themeColor="text1" w:themeTint="A6"/>
            <w:spacing w:val="0"/>
            <w:sz w:val="22"/>
          </w:rPr>
          <w:delText>, the rental expense</w:delText>
        </w:r>
        <w:r w:rsidR="00882166" w:rsidRPr="00C00498" w:rsidDel="003C4B18">
          <w:rPr>
            <w:rFonts w:ascii="Georgia" w:hAnsi="Georgia" w:cs="Times New Roman"/>
            <w:caps w:val="0"/>
            <w:color w:val="595959" w:themeColor="text1" w:themeTint="A6"/>
            <w:spacing w:val="0"/>
            <w:sz w:val="22"/>
          </w:rPr>
          <w:delText xml:space="preserve"> </w:delText>
        </w:r>
        <w:r w:rsidR="00A525F6" w:rsidRPr="00C00498" w:rsidDel="003C4B18">
          <w:rPr>
            <w:rFonts w:ascii="Georgia" w:hAnsi="Georgia" w:cs="Times New Roman"/>
            <w:caps w:val="0"/>
            <w:color w:val="595959" w:themeColor="text1" w:themeTint="A6"/>
            <w:spacing w:val="0"/>
            <w:sz w:val="22"/>
          </w:rPr>
          <w:delText>for the premises would</w:delText>
        </w:r>
        <w:r w:rsidR="009F4224" w:rsidRPr="00C00498" w:rsidDel="003C4B18">
          <w:rPr>
            <w:rFonts w:ascii="Georgia" w:hAnsi="Georgia" w:cs="Times New Roman"/>
            <w:caps w:val="0"/>
            <w:color w:val="595959" w:themeColor="text1" w:themeTint="A6"/>
            <w:spacing w:val="0"/>
            <w:sz w:val="22"/>
          </w:rPr>
          <w:delText xml:space="preserve"> increase by a dollar </w:delText>
        </w:r>
        <w:r w:rsidR="00133CDF" w:rsidRPr="00C00498" w:rsidDel="003C4B18">
          <w:rPr>
            <w:rFonts w:ascii="Georgia" w:hAnsi="Georgia" w:cs="Times New Roman"/>
            <w:caps w:val="0"/>
            <w:color w:val="595959" w:themeColor="text1" w:themeTint="A6"/>
            <w:spacing w:val="0"/>
            <w:sz w:val="22"/>
          </w:rPr>
          <w:delText xml:space="preserve">per square </w:delText>
        </w:r>
        <w:r w:rsidR="00932FFD" w:rsidRPr="00C00498" w:rsidDel="003C4B18">
          <w:rPr>
            <w:rFonts w:ascii="Georgia" w:hAnsi="Georgia" w:cs="Times New Roman"/>
            <w:caps w:val="0"/>
            <w:color w:val="595959" w:themeColor="text1" w:themeTint="A6"/>
            <w:spacing w:val="0"/>
            <w:sz w:val="22"/>
          </w:rPr>
          <w:delText xml:space="preserve">foot </w:delText>
        </w:r>
        <w:r w:rsidR="00304C4A" w:rsidRPr="00C00498" w:rsidDel="003C4B18">
          <w:rPr>
            <w:rFonts w:ascii="Georgia" w:hAnsi="Georgia" w:cs="Times New Roman"/>
            <w:caps w:val="0"/>
            <w:color w:val="595959" w:themeColor="text1" w:themeTint="A6"/>
            <w:spacing w:val="0"/>
            <w:sz w:val="22"/>
          </w:rPr>
          <w:delText xml:space="preserve">annually, </w:delText>
        </w:r>
        <w:r w:rsidR="009F4224" w:rsidRPr="00C00498" w:rsidDel="003C4B18">
          <w:rPr>
            <w:rFonts w:ascii="Georgia" w:hAnsi="Georgia" w:cs="Times New Roman"/>
            <w:caps w:val="0"/>
            <w:color w:val="595959" w:themeColor="text1" w:themeTint="A6"/>
            <w:spacing w:val="0"/>
            <w:sz w:val="22"/>
          </w:rPr>
          <w:delText xml:space="preserve">starting from $26.75 in the first year </w:delText>
        </w:r>
        <w:r w:rsidR="00304C4A" w:rsidRPr="00C00498" w:rsidDel="003C4B18">
          <w:rPr>
            <w:rFonts w:ascii="Georgia" w:hAnsi="Georgia" w:cs="Times New Roman"/>
            <w:caps w:val="0"/>
            <w:color w:val="595959" w:themeColor="text1" w:themeTint="A6"/>
            <w:spacing w:val="0"/>
            <w:sz w:val="22"/>
          </w:rPr>
          <w:delText xml:space="preserve">of the lease term </w:delText>
        </w:r>
        <w:r w:rsidR="009F4224" w:rsidRPr="00C00498" w:rsidDel="003C4B18">
          <w:rPr>
            <w:rFonts w:ascii="Georgia" w:hAnsi="Georgia" w:cs="Times New Roman"/>
            <w:caps w:val="0"/>
            <w:color w:val="595959" w:themeColor="text1" w:themeTint="A6"/>
            <w:spacing w:val="0"/>
            <w:sz w:val="22"/>
          </w:rPr>
          <w:delText xml:space="preserve">and </w:delText>
        </w:r>
        <w:r w:rsidR="00133CDF" w:rsidRPr="00C00498" w:rsidDel="003C4B18">
          <w:rPr>
            <w:rFonts w:ascii="Georgia" w:hAnsi="Georgia" w:cs="Times New Roman"/>
            <w:caps w:val="0"/>
            <w:color w:val="595959" w:themeColor="text1" w:themeTint="A6"/>
            <w:spacing w:val="0"/>
            <w:sz w:val="22"/>
          </w:rPr>
          <w:delText xml:space="preserve">will </w:delText>
        </w:r>
        <w:r w:rsidR="00304C4A" w:rsidRPr="00C00498" w:rsidDel="003C4B18">
          <w:rPr>
            <w:rFonts w:ascii="Georgia" w:hAnsi="Georgia" w:cs="Times New Roman"/>
            <w:caps w:val="0"/>
            <w:color w:val="595959" w:themeColor="text1" w:themeTint="A6"/>
            <w:spacing w:val="0"/>
            <w:sz w:val="22"/>
          </w:rPr>
          <w:delText xml:space="preserve">reach </w:delText>
        </w:r>
        <w:r w:rsidR="009F4224" w:rsidRPr="00C00498" w:rsidDel="003C4B18">
          <w:rPr>
            <w:rFonts w:ascii="Georgia" w:hAnsi="Georgia" w:cs="Times New Roman"/>
            <w:caps w:val="0"/>
            <w:color w:val="595959" w:themeColor="text1" w:themeTint="A6"/>
            <w:spacing w:val="0"/>
            <w:sz w:val="22"/>
          </w:rPr>
          <w:delText>$29.75 in the last year</w:delText>
        </w:r>
        <w:r w:rsidR="00304C4A" w:rsidRPr="00C00498" w:rsidDel="003C4B18">
          <w:rPr>
            <w:rFonts w:ascii="Georgia" w:hAnsi="Georgia" w:cs="Times New Roman"/>
            <w:caps w:val="0"/>
            <w:color w:val="595959" w:themeColor="text1" w:themeTint="A6"/>
            <w:spacing w:val="0"/>
            <w:sz w:val="22"/>
          </w:rPr>
          <w:delText xml:space="preserve"> of the lease term</w:delText>
        </w:r>
        <w:r w:rsidR="009F4224" w:rsidRPr="00C00498" w:rsidDel="003C4B18">
          <w:rPr>
            <w:rFonts w:ascii="Georgia" w:hAnsi="Georgia" w:cs="Times New Roman"/>
            <w:caps w:val="0"/>
            <w:color w:val="595959" w:themeColor="text1" w:themeTint="A6"/>
            <w:spacing w:val="0"/>
            <w:sz w:val="22"/>
          </w:rPr>
          <w:delText xml:space="preserve">.  Since, the remaining useful life </w:delText>
        </w:r>
        <w:r w:rsidR="004C7D87" w:rsidRPr="00C00498" w:rsidDel="003C4B18">
          <w:rPr>
            <w:rFonts w:ascii="Georgia" w:hAnsi="Georgia" w:cs="Times New Roman"/>
            <w:caps w:val="0"/>
            <w:color w:val="595959" w:themeColor="text1" w:themeTint="A6"/>
            <w:spacing w:val="0"/>
            <w:sz w:val="22"/>
          </w:rPr>
          <w:delText>of the</w:delText>
        </w:r>
        <w:r w:rsidR="00882166" w:rsidRPr="00C00498" w:rsidDel="003C4B18">
          <w:rPr>
            <w:rFonts w:ascii="Georgia" w:hAnsi="Georgia" w:cs="Times New Roman"/>
            <w:caps w:val="0"/>
            <w:color w:val="595959" w:themeColor="text1" w:themeTint="A6"/>
            <w:spacing w:val="0"/>
            <w:sz w:val="22"/>
          </w:rPr>
          <w:delText xml:space="preserve"> </w:delText>
        </w:r>
        <w:r w:rsidR="004C7D87" w:rsidRPr="00C00498" w:rsidDel="003C4B18">
          <w:rPr>
            <w:rFonts w:ascii="Georgia" w:hAnsi="Georgia" w:cs="Times New Roman"/>
            <w:caps w:val="0"/>
            <w:color w:val="595959" w:themeColor="text1" w:themeTint="A6"/>
            <w:spacing w:val="0"/>
            <w:sz w:val="22"/>
          </w:rPr>
          <w:delText>Lease Agreement was 1.5 years</w:delText>
        </w:r>
        <w:r w:rsidR="00932FFD" w:rsidRPr="00C00498" w:rsidDel="003C4B18">
          <w:rPr>
            <w:rFonts w:ascii="Georgia" w:hAnsi="Georgia" w:cs="Times New Roman"/>
            <w:caps w:val="0"/>
            <w:color w:val="595959" w:themeColor="text1" w:themeTint="A6"/>
            <w:spacing w:val="0"/>
            <w:sz w:val="22"/>
          </w:rPr>
          <w:delText xml:space="preserve">, </w:delText>
        </w:r>
        <w:r w:rsidR="004C7D87" w:rsidRPr="00C00498" w:rsidDel="003C4B18">
          <w:rPr>
            <w:rFonts w:ascii="Georgia" w:hAnsi="Georgia" w:cs="Times New Roman"/>
            <w:caps w:val="0"/>
            <w:color w:val="595959" w:themeColor="text1" w:themeTint="A6"/>
            <w:spacing w:val="0"/>
            <w:sz w:val="22"/>
          </w:rPr>
          <w:delText xml:space="preserve">we considered </w:delText>
        </w:r>
        <w:r w:rsidR="00882166" w:rsidRPr="00C00498" w:rsidDel="003C4B18">
          <w:rPr>
            <w:rFonts w:ascii="Georgia" w:hAnsi="Georgia" w:cs="Times New Roman"/>
            <w:caps w:val="0"/>
            <w:color w:val="595959" w:themeColor="text1" w:themeTint="A6"/>
            <w:spacing w:val="0"/>
            <w:sz w:val="22"/>
          </w:rPr>
          <w:delText xml:space="preserve">$29.75 per square </w:delText>
        </w:r>
        <w:r w:rsidR="00932FFD" w:rsidRPr="00C00498" w:rsidDel="003C4B18">
          <w:rPr>
            <w:rFonts w:ascii="Georgia" w:hAnsi="Georgia" w:cs="Times New Roman"/>
            <w:caps w:val="0"/>
            <w:color w:val="595959" w:themeColor="text1" w:themeTint="A6"/>
            <w:spacing w:val="0"/>
            <w:sz w:val="22"/>
          </w:rPr>
          <w:delText xml:space="preserve">foot </w:delText>
        </w:r>
        <w:r w:rsidR="004C7D87" w:rsidRPr="00C00498" w:rsidDel="003C4B18">
          <w:rPr>
            <w:rFonts w:ascii="Georgia" w:hAnsi="Georgia" w:cs="Times New Roman"/>
            <w:caps w:val="0"/>
            <w:color w:val="595959" w:themeColor="text1" w:themeTint="A6"/>
            <w:spacing w:val="0"/>
            <w:sz w:val="22"/>
          </w:rPr>
          <w:delText>as the rent for the forecast period</w:delText>
        </w:r>
        <w:r w:rsidR="00595370" w:rsidRPr="00C00498" w:rsidDel="003C4B18">
          <w:rPr>
            <w:rFonts w:ascii="Georgia" w:hAnsi="Georgia" w:cs="Times New Roman"/>
            <w:caps w:val="0"/>
            <w:color w:val="595959" w:themeColor="text1" w:themeTint="A6"/>
            <w:spacing w:val="0"/>
            <w:sz w:val="22"/>
          </w:rPr>
          <w:delText xml:space="preserve"> end</w:delText>
        </w:r>
        <w:r w:rsidR="00290B9C" w:rsidRPr="00C00498" w:rsidDel="003C4B18">
          <w:rPr>
            <w:rFonts w:ascii="Georgia" w:hAnsi="Georgia" w:cs="Times New Roman"/>
            <w:caps w:val="0"/>
            <w:color w:val="595959" w:themeColor="text1" w:themeTint="A6"/>
            <w:spacing w:val="0"/>
            <w:sz w:val="22"/>
          </w:rPr>
          <w:delText>ing</w:delText>
        </w:r>
        <w:r w:rsidR="00595370" w:rsidRPr="00C00498" w:rsidDel="003C4B18">
          <w:rPr>
            <w:rFonts w:ascii="Georgia" w:hAnsi="Georgia" w:cs="Times New Roman"/>
            <w:caps w:val="0"/>
            <w:color w:val="595959" w:themeColor="text1" w:themeTint="A6"/>
            <w:spacing w:val="0"/>
            <w:sz w:val="22"/>
          </w:rPr>
          <w:delText xml:space="preserve"> on June 30, 2018</w:delText>
        </w:r>
        <w:r w:rsidR="003B5FC6" w:rsidRPr="00C00498" w:rsidDel="003C4B18">
          <w:rPr>
            <w:rFonts w:ascii="Georgia" w:hAnsi="Georgia" w:cs="Times New Roman"/>
            <w:caps w:val="0"/>
            <w:color w:val="595959" w:themeColor="text1" w:themeTint="A6"/>
            <w:spacing w:val="0"/>
            <w:sz w:val="22"/>
          </w:rPr>
          <w:delText xml:space="preserve">. </w:delText>
        </w:r>
      </w:del>
      <w:del w:id="1605" w:author="Ayush Mittal" w:date="2019-04-29T16:29:00Z">
        <w:r w:rsidR="003B5FC6" w:rsidRPr="00C00498" w:rsidDel="003C4B18">
          <w:rPr>
            <w:rFonts w:ascii="Georgia" w:hAnsi="Georgia" w:cs="Times New Roman"/>
            <w:caps w:val="0"/>
            <w:color w:val="595959" w:themeColor="text1" w:themeTint="A6"/>
            <w:spacing w:val="0"/>
            <w:sz w:val="22"/>
          </w:rPr>
          <w:delText xml:space="preserve"> </w:delText>
        </w:r>
      </w:del>
    </w:p>
    <w:p w14:paraId="0E9595BF" w14:textId="77777777" w:rsidR="00882166" w:rsidRPr="00C00498" w:rsidRDefault="00882166" w:rsidP="00264D7C">
      <w:pPr>
        <w:pStyle w:val="RNAHeadlineB"/>
        <w:tabs>
          <w:tab w:val="left" w:pos="1080"/>
        </w:tabs>
        <w:spacing w:before="0" w:after="0"/>
        <w:rPr>
          <w:rFonts w:ascii="Georgia" w:hAnsi="Georgia"/>
          <w:rPrChange w:id="1606" w:author="Ayush Mittal" w:date="2019-04-26T15:10:00Z">
            <w:rPr/>
          </w:rPrChange>
        </w:rPr>
      </w:pPr>
    </w:p>
    <w:p w14:paraId="66C0834A" w14:textId="2E0021C5" w:rsidR="00882166" w:rsidRPr="00C00498" w:rsidRDefault="00B73585" w:rsidP="00882166">
      <w:pPr>
        <w:pStyle w:val="RNABodyCopy"/>
        <w:rPr>
          <w:b/>
        </w:rPr>
      </w:pPr>
      <w:r w:rsidRPr="00C00498">
        <w:rPr>
          <w:b/>
        </w:rPr>
        <w:t xml:space="preserve">GOODWILL </w:t>
      </w:r>
    </w:p>
    <w:p w14:paraId="02799E0E" w14:textId="77777777" w:rsidR="00882166" w:rsidRPr="00C00498" w:rsidRDefault="00882166" w:rsidP="00882166">
      <w:pPr>
        <w:pStyle w:val="RNABodyCopy"/>
      </w:pPr>
      <w:r w:rsidRPr="00C00498">
        <w:t>RNA considered the compensation, recruiting, training, and interview costs related to the assembled workforce (the “Assembled Workforce”) based exclusively on information provided by Management.</w:t>
      </w:r>
    </w:p>
    <w:p w14:paraId="14005289" w14:textId="77777777" w:rsidR="00882166" w:rsidRPr="00C00498" w:rsidRDefault="00882166" w:rsidP="00882166">
      <w:pPr>
        <w:pStyle w:val="RNABodyCopy"/>
      </w:pPr>
    </w:p>
    <w:p w14:paraId="13784130" w14:textId="78502128" w:rsidR="00882166" w:rsidRPr="00C00498" w:rsidRDefault="00882166">
      <w:pPr>
        <w:pStyle w:val="RNAHeadlineB"/>
        <w:tabs>
          <w:tab w:val="left" w:pos="1080"/>
        </w:tabs>
        <w:spacing w:before="140" w:after="60"/>
        <w:outlineLvl w:val="2"/>
        <w:rPr>
          <w:rFonts w:ascii="Georgia" w:hAnsi="Georgia" w:cs="Times New Roman"/>
          <w:caps w:val="0"/>
          <w:color w:val="DE9C2F" w:themeColor="accent4"/>
          <w:spacing w:val="0"/>
          <w:sz w:val="26"/>
          <w:szCs w:val="26"/>
        </w:rPr>
      </w:pPr>
      <w:r w:rsidRPr="00C00498">
        <w:rPr>
          <w:rFonts w:ascii="Georgia" w:hAnsi="Georgia" w:cs="Times New Roman"/>
          <w:caps w:val="0"/>
          <w:color w:val="DE9C2F" w:themeColor="accent4"/>
          <w:spacing w:val="0"/>
          <w:sz w:val="26"/>
          <w:szCs w:val="26"/>
        </w:rPr>
        <w:t>Liabilities</w:t>
      </w:r>
    </w:p>
    <w:p w14:paraId="00C9D256" w14:textId="1E960356" w:rsidR="00471A93" w:rsidRPr="00C00498" w:rsidRDefault="00737937" w:rsidP="00264D7C">
      <w:pPr>
        <w:pStyle w:val="RNABodyCopy"/>
        <w:keepNext/>
      </w:pPr>
      <w:r w:rsidRPr="00C00498">
        <w:t>The liabilities include</w:t>
      </w:r>
      <w:r w:rsidR="001355C4" w:rsidRPr="00C00498">
        <w:t xml:space="preserve"> the</w:t>
      </w:r>
      <w:r w:rsidRPr="00C00498">
        <w:t xml:space="preserve"> </w:t>
      </w:r>
      <w:r w:rsidR="00471A93" w:rsidRPr="00C00498">
        <w:t xml:space="preserve">following </w:t>
      </w:r>
      <w:r w:rsidR="00554E2C" w:rsidRPr="00C00498">
        <w:t>Contingent Payments:</w:t>
      </w:r>
      <w:r w:rsidRPr="00C00498">
        <w:t xml:space="preserve">  </w:t>
      </w:r>
    </w:p>
    <w:p w14:paraId="0A913788" w14:textId="77777777" w:rsidR="00471A93" w:rsidRPr="00C00498" w:rsidRDefault="00471A93">
      <w:pPr>
        <w:pStyle w:val="RNABodyCopy"/>
      </w:pPr>
    </w:p>
    <w:p w14:paraId="1AF7E5AB" w14:textId="1CFA10EA" w:rsidR="005871E5" w:rsidRPr="00C00498" w:rsidDel="00C445BF" w:rsidRDefault="00471A93" w:rsidP="00264D7C">
      <w:pPr>
        <w:pStyle w:val="RNABodyCopy"/>
        <w:numPr>
          <w:ilvl w:val="0"/>
          <w:numId w:val="58"/>
        </w:numPr>
        <w:ind w:left="1080" w:hanging="720"/>
        <w:rPr>
          <w:del w:id="1607" w:author="Ayush Mittal" w:date="2019-04-29T16:50:00Z"/>
        </w:rPr>
      </w:pPr>
      <w:del w:id="1608" w:author="Ayush Mittal" w:date="2019-04-29T16:50:00Z">
        <w:r w:rsidRPr="00C00498" w:rsidDel="00C445BF">
          <w:delText xml:space="preserve">Royalty Payments: </w:delText>
        </w:r>
        <w:r w:rsidR="00867F60" w:rsidRPr="00C00498" w:rsidDel="00C445BF">
          <w:delText xml:space="preserve">As </w:delText>
        </w:r>
        <w:r w:rsidR="004E0BA1" w:rsidRPr="00C00498" w:rsidDel="00C445BF">
          <w:delText>discussed</w:delText>
        </w:r>
        <w:r w:rsidR="00867F60" w:rsidRPr="00C00498" w:rsidDel="00C445BF">
          <w:delText xml:space="preserve"> in the “Deal Overview” section</w:delText>
        </w:r>
        <w:r w:rsidR="00E40AEF" w:rsidRPr="00C00498" w:rsidDel="00C445BF">
          <w:delText xml:space="preserve"> </w:delText>
        </w:r>
        <w:r w:rsidR="004E0BA1" w:rsidRPr="00C00498" w:rsidDel="00C445BF">
          <w:delText>above</w:delText>
        </w:r>
        <w:r w:rsidR="00687A8B" w:rsidRPr="00C00498" w:rsidDel="00C445BF">
          <w:delText>,</w:delText>
        </w:r>
        <w:r w:rsidR="004E0BA1" w:rsidRPr="00C00498" w:rsidDel="00C445BF">
          <w:delText xml:space="preserve"> </w:delText>
        </w:r>
        <w:r w:rsidR="00E40AEF" w:rsidRPr="00C00498" w:rsidDel="00C445BF">
          <w:delText>the Company is required to pay Royalty Payment</w:delText>
        </w:r>
        <w:r w:rsidR="005F5321" w:rsidRPr="00C00498" w:rsidDel="00C445BF">
          <w:delText>s</w:delText>
        </w:r>
        <w:r w:rsidR="00E40AEF" w:rsidRPr="00C00498" w:rsidDel="00C445BF">
          <w:delText xml:space="preserve"> </w:delText>
        </w:r>
        <w:r w:rsidR="005871E5" w:rsidRPr="00C00498" w:rsidDel="00C445BF">
          <w:delText xml:space="preserve">to Shire </w:delText>
        </w:r>
        <w:r w:rsidR="00687A8B" w:rsidRPr="00C00498" w:rsidDel="00C445BF">
          <w:delText xml:space="preserve">for the </w:delText>
        </w:r>
        <w:r w:rsidR="005871E5" w:rsidRPr="00C00498" w:rsidDel="00C445BF">
          <w:delText>IPR&amp;D Asset</w:delText>
        </w:r>
        <w:r w:rsidR="00687A8B" w:rsidRPr="00C00498" w:rsidDel="00C445BF">
          <w:delText>s</w:delText>
        </w:r>
        <w:r w:rsidR="00554E2C" w:rsidRPr="00C00498" w:rsidDel="00C445BF">
          <w:delText>;</w:delText>
        </w:r>
        <w:r w:rsidRPr="00C00498" w:rsidDel="00C445BF">
          <w:delText xml:space="preserve">  </w:delText>
        </w:r>
      </w:del>
    </w:p>
    <w:p w14:paraId="47FA7B74" w14:textId="18108330" w:rsidR="00471A93" w:rsidRPr="00C00498" w:rsidDel="00C445BF" w:rsidRDefault="00471A93" w:rsidP="00264D7C">
      <w:pPr>
        <w:pStyle w:val="RNABodyCopy"/>
        <w:numPr>
          <w:ilvl w:val="0"/>
          <w:numId w:val="58"/>
        </w:numPr>
        <w:ind w:left="1080" w:hanging="720"/>
        <w:rPr>
          <w:del w:id="1609" w:author="Ayush Mittal" w:date="2019-04-29T16:50:00Z"/>
        </w:rPr>
      </w:pPr>
      <w:del w:id="1610" w:author="Ayush Mittal" w:date="2019-04-29T16:50:00Z">
        <w:r w:rsidRPr="00C00498" w:rsidDel="00C445BF">
          <w:delText xml:space="preserve">Milestone </w:delText>
        </w:r>
        <w:r w:rsidR="005871E5" w:rsidRPr="00C00498" w:rsidDel="00C445BF">
          <w:delText>Payments:</w:delText>
        </w:r>
        <w:r w:rsidRPr="00C00498" w:rsidDel="00C445BF">
          <w:delText xml:space="preserve"> </w:delText>
        </w:r>
        <w:r w:rsidR="005871E5" w:rsidRPr="00C00498" w:rsidDel="00C445BF">
          <w:delText xml:space="preserve">Milestone payments include </w:delText>
        </w:r>
        <w:r w:rsidR="00687A8B" w:rsidRPr="00C00498" w:rsidDel="00C445BF">
          <w:delText xml:space="preserve">the </w:delText>
        </w:r>
        <w:r w:rsidR="00F37B93" w:rsidRPr="00C00498" w:rsidDel="00C445BF">
          <w:delText>S</w:delText>
        </w:r>
        <w:r w:rsidRPr="00C00498" w:rsidDel="00C445BF">
          <w:delText xml:space="preserve">ales </w:delText>
        </w:r>
        <w:r w:rsidR="00F37B93" w:rsidRPr="00C00498" w:rsidDel="00C445BF">
          <w:delText>M</w:delText>
        </w:r>
        <w:r w:rsidRPr="00C00498" w:rsidDel="00C445BF">
          <w:delText>ilestone</w:delText>
        </w:r>
        <w:r w:rsidR="00112C92" w:rsidRPr="00C00498" w:rsidDel="00C445BF">
          <w:delText xml:space="preserve"> Payment</w:delText>
        </w:r>
        <w:r w:rsidRPr="00C00498" w:rsidDel="00C445BF">
          <w:delText xml:space="preserve"> and </w:delText>
        </w:r>
        <w:r w:rsidR="00687A8B" w:rsidRPr="00C00498" w:rsidDel="00C445BF">
          <w:delText xml:space="preserve">the </w:delText>
        </w:r>
        <w:r w:rsidR="00F37B93" w:rsidRPr="00C00498" w:rsidDel="00C445BF">
          <w:delText>A</w:delText>
        </w:r>
        <w:r w:rsidRPr="00C00498" w:rsidDel="00C445BF">
          <w:delText xml:space="preserve">pproval </w:delText>
        </w:r>
        <w:r w:rsidR="00F37B93" w:rsidRPr="00C00498" w:rsidDel="00C445BF">
          <w:delText>M</w:delText>
        </w:r>
        <w:r w:rsidRPr="00C00498" w:rsidDel="00C445BF">
          <w:delText>ilestone</w:delText>
        </w:r>
        <w:r w:rsidR="00112C92" w:rsidRPr="00C00498" w:rsidDel="00C445BF">
          <w:delText xml:space="preserve"> Payment</w:delText>
        </w:r>
        <w:r w:rsidR="00687A8B" w:rsidRPr="00C00498" w:rsidDel="00C445BF">
          <w:delText>s</w:delText>
        </w:r>
        <w:r w:rsidR="00F37B93" w:rsidRPr="00C00498" w:rsidDel="00C445BF">
          <w:delText xml:space="preserve"> (collectively “Milestone Payments”)</w:delText>
        </w:r>
        <w:r w:rsidR="0034531A" w:rsidRPr="00C00498" w:rsidDel="00C445BF">
          <w:delText>,</w:delText>
        </w:r>
        <w:r w:rsidR="005871E5" w:rsidRPr="00C00498" w:rsidDel="00C445BF">
          <w:delText xml:space="preserve"> as </w:delText>
        </w:r>
        <w:r w:rsidR="0034531A" w:rsidRPr="00C00498" w:rsidDel="00C445BF">
          <w:delText>discussed</w:delText>
        </w:r>
        <w:r w:rsidR="005871E5" w:rsidRPr="00C00498" w:rsidDel="00C445BF">
          <w:delText xml:space="preserve"> in the “Deal Overview” section</w:delText>
        </w:r>
        <w:r w:rsidR="0034531A" w:rsidRPr="00C00498" w:rsidDel="00C445BF">
          <w:delText xml:space="preserve"> above</w:delText>
        </w:r>
        <w:r w:rsidR="00CE7A85" w:rsidRPr="00C00498" w:rsidDel="00C445BF">
          <w:delText>; and</w:delText>
        </w:r>
      </w:del>
    </w:p>
    <w:p w14:paraId="6B6B125B" w14:textId="66882494" w:rsidR="00882166" w:rsidRPr="00C00498" w:rsidRDefault="00C445BF" w:rsidP="00264D7C">
      <w:pPr>
        <w:pStyle w:val="RNABodyCopy"/>
        <w:numPr>
          <w:ilvl w:val="0"/>
          <w:numId w:val="58"/>
        </w:numPr>
        <w:ind w:left="1080" w:hanging="720"/>
      </w:pPr>
      <w:ins w:id="1611" w:author="Ayush Mittal" w:date="2019-04-29T16:50:00Z">
        <w:r>
          <w:t xml:space="preserve">Deferred Revenue </w:t>
        </w:r>
      </w:ins>
      <w:del w:id="1612" w:author="Ayush Mittal" w:date="2019-04-29T16:50:00Z">
        <w:r w:rsidR="00471A93" w:rsidRPr="00C00498" w:rsidDel="00C445BF">
          <w:delText xml:space="preserve">Anti-Dilution </w:delText>
        </w:r>
      </w:del>
      <w:r w:rsidR="00471A93" w:rsidRPr="00C00498">
        <w:t xml:space="preserve">Liability: </w:t>
      </w:r>
      <w:del w:id="1613" w:author="Ayush Mittal" w:date="2019-04-29T16:50:00Z">
        <w:r w:rsidR="00737937" w:rsidRPr="00C00498" w:rsidDel="00C445BF">
          <w:delText xml:space="preserve">The </w:delText>
        </w:r>
        <w:r w:rsidR="004B6A84" w:rsidRPr="00C00498" w:rsidDel="00C445BF">
          <w:delText xml:space="preserve">Contingent Payments </w:delText>
        </w:r>
        <w:r w:rsidR="00737937" w:rsidRPr="00C00498" w:rsidDel="00C445BF">
          <w:delText xml:space="preserve">also includes anti-dilution liability of the Company related to </w:delText>
        </w:r>
        <w:r w:rsidR="009B3D1E" w:rsidRPr="00C00498" w:rsidDel="00C445BF">
          <w:delText xml:space="preserve">the issue of 6,644,384 shares related to </w:delText>
        </w:r>
        <w:r w:rsidR="00232032" w:rsidRPr="00C00498" w:rsidDel="00C445BF">
          <w:delText>S</w:delText>
        </w:r>
        <w:r w:rsidR="004B6A84" w:rsidRPr="00C00498" w:rsidDel="00C445BF">
          <w:delText>hire</w:delText>
        </w:r>
        <w:r w:rsidR="00232032" w:rsidRPr="00C00498" w:rsidDel="00C445BF">
          <w:delText xml:space="preserve"> - </w:delText>
        </w:r>
        <w:r w:rsidR="00737937" w:rsidRPr="00C00498" w:rsidDel="00C445BF">
          <w:delText>Tranche II</w:delText>
        </w:r>
        <w:r w:rsidR="009B3D1E" w:rsidRPr="00C00498" w:rsidDel="00C445BF">
          <w:delText>,</w:delText>
        </w:r>
        <w:r w:rsidR="00737937" w:rsidRPr="00C00498" w:rsidDel="00C445BF">
          <w:delText xml:space="preserve"> </w:delText>
        </w:r>
        <w:r w:rsidR="009B3D1E" w:rsidRPr="00C00498" w:rsidDel="00C445BF">
          <w:delText>a</w:delText>
        </w:r>
        <w:r w:rsidR="005F5321" w:rsidRPr="00C00498" w:rsidDel="00C445BF">
          <w:delText>s discussed in the “Deal Overview” section</w:delText>
        </w:r>
        <w:r w:rsidR="009B3D1E" w:rsidRPr="00C00498" w:rsidDel="00C445BF">
          <w:delText xml:space="preserve"> above</w:delText>
        </w:r>
        <w:r w:rsidR="00471A93" w:rsidRPr="00C00498" w:rsidDel="00C445BF">
          <w:delText xml:space="preserve">.  Refer to </w:delText>
        </w:r>
        <w:r w:rsidR="005F5321" w:rsidRPr="00C00498" w:rsidDel="00C445BF">
          <w:delText>the “</w:delText>
        </w:r>
        <w:r w:rsidR="00471A93" w:rsidRPr="00C00498" w:rsidDel="00C445BF">
          <w:delText>Anti-Dilution</w:delText>
        </w:r>
        <w:r w:rsidR="005F5321" w:rsidRPr="00C00498" w:rsidDel="00C445BF">
          <w:delText>”</w:delText>
        </w:r>
        <w:r w:rsidR="00471A93" w:rsidRPr="00C00498" w:rsidDel="00C445BF">
          <w:delText xml:space="preserve"> section below for further details on </w:delText>
        </w:r>
        <w:r w:rsidR="00932FFD" w:rsidRPr="00C00498" w:rsidDel="00C445BF">
          <w:delText xml:space="preserve">the </w:delText>
        </w:r>
        <w:r w:rsidR="00471A93" w:rsidRPr="00C00498" w:rsidDel="00C445BF">
          <w:delText xml:space="preserve">anti-dilution </w:delText>
        </w:r>
        <w:r w:rsidR="00932FFD" w:rsidRPr="00C00498" w:rsidDel="00C445BF">
          <w:delText>liability</w:delText>
        </w:r>
      </w:del>
      <w:ins w:id="1614" w:author="Ayush Mittal" w:date="2019-04-29T16:50:00Z">
        <w:r>
          <w:t>Since</w:t>
        </w:r>
      </w:ins>
      <w:ins w:id="1615" w:author="Ayush Mittal" w:date="2019-04-29T16:51:00Z">
        <w:r>
          <w:t>,</w:t>
        </w:r>
      </w:ins>
      <w:ins w:id="1616" w:author="Ayush Mittal" w:date="2019-04-29T16:50:00Z">
        <w:r>
          <w:t xml:space="preserve"> the company offers its services </w:t>
        </w:r>
      </w:ins>
      <w:ins w:id="1617" w:author="Ayush Mittal" w:date="2019-04-29T16:51:00Z">
        <w:r>
          <w:t>on a subscription basis as well it has deferred revenues, and the same has been valued</w:t>
        </w:r>
      </w:ins>
      <w:r w:rsidR="00471A93" w:rsidRPr="00C00498">
        <w:t xml:space="preserve">.  </w:t>
      </w:r>
      <w:ins w:id="1618" w:author="Ayush Mittal" w:date="2019-04-29T16:52:00Z">
        <w:r>
          <w:t xml:space="preserve"> RNA relied on a Cost approach to estimate the value for the same.</w:t>
        </w:r>
      </w:ins>
    </w:p>
    <w:p w14:paraId="373831FD" w14:textId="77777777" w:rsidR="00CE7A85" w:rsidRPr="00C00498" w:rsidRDefault="00CE7A85" w:rsidP="00E508B2">
      <w:pPr>
        <w:pStyle w:val="RNABodyCopy"/>
      </w:pPr>
    </w:p>
    <w:p w14:paraId="1968C4F3" w14:textId="0EE8FB3A" w:rsidR="000006D5" w:rsidRPr="00C00498" w:rsidDel="00C445BF" w:rsidRDefault="000006D5" w:rsidP="000006D5">
      <w:pPr>
        <w:pStyle w:val="RNAHeadlineB"/>
        <w:tabs>
          <w:tab w:val="left" w:pos="1080"/>
        </w:tabs>
        <w:spacing w:before="140" w:after="60"/>
        <w:outlineLvl w:val="2"/>
        <w:rPr>
          <w:del w:id="1619" w:author="Ayush Mittal" w:date="2019-04-29T16:52:00Z"/>
          <w:rFonts w:ascii="Georgia" w:hAnsi="Georgia" w:cs="Times New Roman"/>
          <w:caps w:val="0"/>
          <w:color w:val="DE9C2F" w:themeColor="accent4"/>
          <w:spacing w:val="0"/>
          <w:sz w:val="26"/>
          <w:szCs w:val="26"/>
        </w:rPr>
      </w:pPr>
      <w:del w:id="1620" w:author="Ayush Mittal" w:date="2019-04-29T16:52:00Z">
        <w:r w:rsidRPr="00C00498" w:rsidDel="00C445BF">
          <w:rPr>
            <w:rFonts w:ascii="Georgia" w:hAnsi="Georgia" w:cs="Times New Roman"/>
            <w:caps w:val="0"/>
            <w:color w:val="DE9C2F" w:themeColor="accent4"/>
            <w:spacing w:val="0"/>
            <w:sz w:val="26"/>
            <w:szCs w:val="26"/>
          </w:rPr>
          <w:delText>MIT Agreement</w:delText>
        </w:r>
      </w:del>
    </w:p>
    <w:p w14:paraId="63584C52" w14:textId="2C54571D" w:rsidR="000006D5" w:rsidRPr="00C00498" w:rsidDel="00C445BF" w:rsidRDefault="000006D5" w:rsidP="000006D5">
      <w:pPr>
        <w:pStyle w:val="RNABodyCopy"/>
        <w:rPr>
          <w:del w:id="1621" w:author="Ayush Mittal" w:date="2019-04-29T16:52:00Z"/>
        </w:rPr>
      </w:pPr>
      <w:del w:id="1622" w:author="Ayush Mittal" w:date="2019-04-29T16:52:00Z">
        <w:r w:rsidRPr="00C00498" w:rsidDel="00C445BF">
          <w:delText xml:space="preserve">Since the patent rights licensed under the MIT Agreement relate primarily to the OTC Program, we have considered payments related to the MIT Agreement to be </w:delText>
        </w:r>
        <w:r w:rsidR="00932FFD" w:rsidRPr="00C00498" w:rsidDel="00C445BF">
          <w:delText xml:space="preserve">applicable only </w:delText>
        </w:r>
        <w:r w:rsidRPr="00C00498" w:rsidDel="00C445BF">
          <w:delText xml:space="preserve">to the OTC Program.  Based on the terms of the Agreement, the Company will pay </w:delText>
        </w:r>
        <w:r w:rsidR="00932FFD" w:rsidRPr="00C00498" w:rsidDel="00C445BF">
          <w:delText xml:space="preserve">a </w:delText>
        </w:r>
        <w:r w:rsidRPr="00C00498" w:rsidDel="00C445BF">
          <w:delText>2.0% royalty on net sales, license maintenance fees</w:delText>
        </w:r>
        <w:r w:rsidR="00932FFD" w:rsidRPr="00C00498" w:rsidDel="00C445BF">
          <w:delText>,</w:delText>
        </w:r>
        <w:r w:rsidRPr="00C00498" w:rsidDel="00C445BF">
          <w:delText xml:space="preserve"> and certain milestone payments, based on the milestones mentioned in the MIT Agreement.  The license maintenance fees for the first year will be $75,000, and it will increase by $25,000 after every two-year anniversary of the MIT Agreement.  It will remain constant from January 1</w:delText>
        </w:r>
        <w:r w:rsidR="00932FFD" w:rsidRPr="00C00498" w:rsidDel="00C445BF">
          <w:delText>,</w:delText>
        </w:r>
        <w:r w:rsidRPr="00C00498" w:rsidDel="00C445BF">
          <w:delText xml:space="preserve"> 2021, at $200,000 per year.  The one-time license issue fee of $75,000</w:delText>
        </w:r>
        <w:r w:rsidR="00932FFD" w:rsidRPr="00C00498" w:rsidDel="00C445BF">
          <w:delText xml:space="preserve"> has already been paid, and </w:delText>
        </w:r>
        <w:r w:rsidRPr="00C00498" w:rsidDel="00C445BF">
          <w:delText xml:space="preserve">as such, we have not considered that </w:delText>
        </w:r>
        <w:r w:rsidR="00932FFD" w:rsidRPr="00C00498" w:rsidDel="00C445BF">
          <w:delText xml:space="preserve">expense </w:delText>
        </w:r>
        <w:r w:rsidRPr="00C00498" w:rsidDel="00C445BF">
          <w:delText>for th</w:delText>
        </w:r>
        <w:r w:rsidR="008F4F8E" w:rsidRPr="00C00498" w:rsidDel="00C445BF">
          <w:delText>is</w:delText>
        </w:r>
        <w:r w:rsidRPr="00C00498" w:rsidDel="00C445BF">
          <w:delText xml:space="preserve"> analysis.  </w:delText>
        </w:r>
      </w:del>
    </w:p>
    <w:p w14:paraId="4D74C429" w14:textId="3A9EC189" w:rsidR="000006D5" w:rsidRPr="00C00498" w:rsidDel="00C445BF" w:rsidRDefault="000006D5" w:rsidP="000006D5">
      <w:pPr>
        <w:pStyle w:val="RNABodyCopy"/>
        <w:rPr>
          <w:del w:id="1623" w:author="Ayush Mittal" w:date="2019-04-29T16:52:00Z"/>
        </w:rPr>
      </w:pPr>
    </w:p>
    <w:p w14:paraId="13963D4D" w14:textId="2B90CE6C" w:rsidR="000006D5" w:rsidRPr="00C00498" w:rsidDel="00C445BF" w:rsidRDefault="002A7FFD" w:rsidP="000006D5">
      <w:pPr>
        <w:pStyle w:val="RNABodyCopy"/>
        <w:rPr>
          <w:del w:id="1624" w:author="Ayush Mittal" w:date="2019-04-29T16:52:00Z"/>
        </w:rPr>
      </w:pPr>
      <w:del w:id="1625" w:author="Ayush Mittal" w:date="2019-04-29T16:52:00Z">
        <w:r w:rsidRPr="00C00498" w:rsidDel="00C445BF">
          <w:delText xml:space="preserve">Below </w:delText>
        </w:r>
        <w:r w:rsidR="000006D5" w:rsidRPr="00C00498" w:rsidDel="00C445BF">
          <w:delText xml:space="preserve">are the milestone payments that the Company </w:delText>
        </w:r>
        <w:r w:rsidRPr="00C00498" w:rsidDel="00C445BF">
          <w:delText xml:space="preserve">may be </w:delText>
        </w:r>
        <w:r w:rsidR="000006D5" w:rsidRPr="00C00498" w:rsidDel="00C445BF">
          <w:delText xml:space="preserve">required to pay to MIT:  </w:delText>
        </w:r>
      </w:del>
    </w:p>
    <w:p w14:paraId="05BA75BD" w14:textId="4F1C24E8" w:rsidR="000006D5" w:rsidRPr="00C00498" w:rsidDel="00C445BF" w:rsidRDefault="000006D5" w:rsidP="000006D5">
      <w:pPr>
        <w:pStyle w:val="RNABodyCopy"/>
        <w:numPr>
          <w:ilvl w:val="0"/>
          <w:numId w:val="79"/>
        </w:numPr>
        <w:ind w:left="1080" w:hanging="720"/>
        <w:rPr>
          <w:del w:id="1626" w:author="Ayush Mittal" w:date="2019-04-29T16:52:00Z"/>
        </w:rPr>
      </w:pPr>
      <w:del w:id="1627" w:author="Ayush Mittal" w:date="2019-04-29T16:52:00Z">
        <w:r w:rsidRPr="00C00498" w:rsidDel="00C445BF">
          <w:delText xml:space="preserve">$250,000 – on acceptance of </w:delText>
        </w:r>
        <w:r w:rsidR="002A7FFD" w:rsidRPr="00C00498" w:rsidDel="00C445BF">
          <w:delText xml:space="preserve">an </w:delText>
        </w:r>
        <w:r w:rsidRPr="00C00498" w:rsidDel="00C445BF">
          <w:delText>IND application;</w:delText>
        </w:r>
      </w:del>
    </w:p>
    <w:p w14:paraId="5D438111" w14:textId="4B86EC0E" w:rsidR="000006D5" w:rsidRPr="00C00498" w:rsidDel="00C445BF" w:rsidRDefault="000006D5" w:rsidP="000006D5">
      <w:pPr>
        <w:pStyle w:val="RNABodyCopy"/>
        <w:numPr>
          <w:ilvl w:val="0"/>
          <w:numId w:val="79"/>
        </w:numPr>
        <w:ind w:left="1080" w:hanging="720"/>
        <w:rPr>
          <w:del w:id="1628" w:author="Ayush Mittal" w:date="2019-04-29T16:52:00Z"/>
        </w:rPr>
      </w:pPr>
      <w:del w:id="1629" w:author="Ayush Mittal" w:date="2019-04-29T16:52:00Z">
        <w:r w:rsidRPr="00C00498" w:rsidDel="00C445BF">
          <w:delText>$450,000 – on dosing of the second patient in Phase II clinical trials;</w:delText>
        </w:r>
      </w:del>
    </w:p>
    <w:p w14:paraId="01BB45DE" w14:textId="514725C0" w:rsidR="000006D5" w:rsidRPr="00C00498" w:rsidDel="00C445BF" w:rsidRDefault="000006D5" w:rsidP="000006D5">
      <w:pPr>
        <w:pStyle w:val="RNABodyCopy"/>
        <w:numPr>
          <w:ilvl w:val="0"/>
          <w:numId w:val="79"/>
        </w:numPr>
        <w:ind w:left="1080" w:hanging="720"/>
        <w:rPr>
          <w:del w:id="1630" w:author="Ayush Mittal" w:date="2019-04-29T16:52:00Z"/>
        </w:rPr>
      </w:pPr>
      <w:del w:id="1631" w:author="Ayush Mittal" w:date="2019-04-29T16:52:00Z">
        <w:r w:rsidRPr="00C00498" w:rsidDel="00C445BF">
          <w:delText>$675,000 – on dosing of the second patient in Phase III clinical trials; and</w:delText>
        </w:r>
      </w:del>
    </w:p>
    <w:p w14:paraId="0873FD37" w14:textId="18F24391" w:rsidR="000006D5" w:rsidRPr="00C00498" w:rsidDel="00C445BF" w:rsidRDefault="000006D5" w:rsidP="000006D5">
      <w:pPr>
        <w:pStyle w:val="RNABodyCopy"/>
        <w:numPr>
          <w:ilvl w:val="0"/>
          <w:numId w:val="79"/>
        </w:numPr>
        <w:ind w:left="1080" w:hanging="720"/>
        <w:rPr>
          <w:del w:id="1632" w:author="Ayush Mittal" w:date="2019-04-29T16:52:00Z"/>
        </w:rPr>
      </w:pPr>
      <w:del w:id="1633" w:author="Ayush Mittal" w:date="2019-04-29T16:52:00Z">
        <w:r w:rsidRPr="00C00498" w:rsidDel="00C445BF">
          <w:delText>$1,250,000 – on first commercial sale.</w:delText>
        </w:r>
      </w:del>
    </w:p>
    <w:p w14:paraId="64C5D6DC" w14:textId="2116BF4F" w:rsidR="000006D5" w:rsidRPr="00C00498" w:rsidDel="00C445BF" w:rsidRDefault="000006D5" w:rsidP="000006D5">
      <w:pPr>
        <w:pStyle w:val="RNABodyCopy"/>
        <w:rPr>
          <w:del w:id="1634" w:author="Ayush Mittal" w:date="2019-04-29T16:52:00Z"/>
        </w:rPr>
      </w:pPr>
    </w:p>
    <w:p w14:paraId="197E329F" w14:textId="178A1D8D" w:rsidR="000006D5" w:rsidRPr="00C00498" w:rsidDel="00C445BF" w:rsidRDefault="000006D5" w:rsidP="009C143C">
      <w:pPr>
        <w:pStyle w:val="RNABodyCopy"/>
        <w:rPr>
          <w:del w:id="1635" w:author="Ayush Mittal" w:date="2019-04-29T16:52:00Z"/>
        </w:rPr>
      </w:pPr>
      <w:del w:id="1636" w:author="Ayush Mittal" w:date="2019-04-29T16:52:00Z">
        <w:r w:rsidRPr="00C00498" w:rsidDel="00C445BF">
          <w:delText xml:space="preserve">These payments were adjusted in the MPEEM analysis of the OTC Program as discussed in the “IPR&amp;D Assets – Details” section below.  Refer to Exhibit C.3 for further details.  </w:delText>
        </w:r>
      </w:del>
    </w:p>
    <w:p w14:paraId="5CAEC1D6" w14:textId="0530DCF0" w:rsidR="0078710E" w:rsidRPr="00C00498" w:rsidRDefault="0078710E" w:rsidP="0078710E">
      <w:pPr>
        <w:pStyle w:val="RNAHeadlineB"/>
        <w:tabs>
          <w:tab w:val="left" w:pos="1080"/>
        </w:tabs>
        <w:spacing w:before="140" w:after="60"/>
        <w:outlineLvl w:val="2"/>
        <w:rPr>
          <w:rFonts w:ascii="Georgia" w:hAnsi="Georgia" w:cs="Times New Roman"/>
          <w:caps w:val="0"/>
          <w:color w:val="DE9C2F" w:themeColor="accent4"/>
          <w:spacing w:val="0"/>
          <w:sz w:val="26"/>
          <w:szCs w:val="26"/>
        </w:rPr>
      </w:pPr>
      <w:r w:rsidRPr="00C00498">
        <w:rPr>
          <w:rFonts w:ascii="Georgia" w:hAnsi="Georgia" w:cs="Times New Roman"/>
          <w:caps w:val="0"/>
          <w:color w:val="DE9C2F" w:themeColor="accent4"/>
          <w:spacing w:val="0"/>
          <w:sz w:val="26"/>
          <w:szCs w:val="26"/>
        </w:rPr>
        <w:t>Assets Excluded in the Analysis</w:t>
      </w:r>
    </w:p>
    <w:p w14:paraId="374F0A3B" w14:textId="2F64D3E7" w:rsidR="0078710E" w:rsidRPr="00C00498" w:rsidRDefault="0078710E" w:rsidP="0078710E">
      <w:pPr>
        <w:rPr>
          <w:rFonts w:ascii="Georgia" w:hAnsi="Georgia"/>
          <w:color w:val="595959" w:themeColor="text1" w:themeTint="A6"/>
        </w:rPr>
      </w:pPr>
      <w:r w:rsidRPr="00C00498">
        <w:rPr>
          <w:rFonts w:ascii="Georgia" w:hAnsi="Georgia"/>
          <w:color w:val="595959" w:themeColor="text1" w:themeTint="A6"/>
        </w:rPr>
        <w:t xml:space="preserve">We identified </w:t>
      </w:r>
      <w:r w:rsidR="001812CE" w:rsidRPr="00C00498">
        <w:rPr>
          <w:rFonts w:ascii="Georgia" w:hAnsi="Georgia"/>
          <w:color w:val="595959" w:themeColor="text1" w:themeTint="A6"/>
        </w:rPr>
        <w:t xml:space="preserve">the </w:t>
      </w:r>
      <w:r w:rsidRPr="00C00498">
        <w:rPr>
          <w:rFonts w:ascii="Georgia" w:hAnsi="Georgia"/>
          <w:color w:val="595959" w:themeColor="text1" w:themeTint="A6"/>
        </w:rPr>
        <w:t>following assets but did not value</w:t>
      </w:r>
      <w:r w:rsidR="001812CE" w:rsidRPr="00C00498">
        <w:rPr>
          <w:rFonts w:ascii="Georgia" w:hAnsi="Georgia"/>
          <w:color w:val="595959" w:themeColor="text1" w:themeTint="A6"/>
        </w:rPr>
        <w:t xml:space="preserve"> them</w:t>
      </w:r>
      <w:r w:rsidRPr="00C00498">
        <w:rPr>
          <w:rFonts w:ascii="Georgia" w:hAnsi="Georgia"/>
          <w:color w:val="595959" w:themeColor="text1" w:themeTint="A6"/>
        </w:rPr>
        <w:t xml:space="preserve"> separately.  RNA estimated that the following assets would not have material value.  </w:t>
      </w:r>
    </w:p>
    <w:p w14:paraId="6E484AF4" w14:textId="77777777" w:rsidR="0078710E" w:rsidRPr="00C00498" w:rsidRDefault="0078710E" w:rsidP="0078710E">
      <w:pPr>
        <w:rPr>
          <w:rFonts w:ascii="Georgia" w:hAnsi="Georgia"/>
          <w:b/>
          <w:color w:val="595959" w:themeColor="text1" w:themeTint="A6"/>
        </w:rPr>
      </w:pPr>
    </w:p>
    <w:p w14:paraId="66706474" w14:textId="18EBE214" w:rsidR="0078710E" w:rsidRPr="00C00498" w:rsidDel="000B5A86" w:rsidRDefault="0078710E" w:rsidP="005E4F7B">
      <w:pPr>
        <w:keepNext/>
        <w:rPr>
          <w:moveFrom w:id="1637" w:author="Ayush Mittal" w:date="2019-04-29T14:21:00Z"/>
          <w:rFonts w:ascii="Georgia" w:hAnsi="Georgia"/>
          <w:b/>
          <w:color w:val="595959" w:themeColor="text1" w:themeTint="A6"/>
        </w:rPr>
      </w:pPr>
      <w:moveFromRangeStart w:id="1638" w:author="Ayush Mittal" w:date="2019-04-29T14:21:00Z" w:name="move7440128"/>
      <w:moveFrom w:id="1639" w:author="Ayush Mittal" w:date="2019-04-29T14:21:00Z">
        <w:r w:rsidRPr="00C00498" w:rsidDel="000B5A86">
          <w:rPr>
            <w:rFonts w:ascii="Georgia" w:hAnsi="Georgia"/>
            <w:b/>
            <w:color w:val="595959" w:themeColor="text1" w:themeTint="A6"/>
          </w:rPr>
          <w:t>NON-COMPETE AGREEMENT</w:t>
        </w:r>
        <w:r w:rsidR="00580306" w:rsidRPr="00C00498" w:rsidDel="000B5A86">
          <w:rPr>
            <w:rFonts w:ascii="Georgia" w:hAnsi="Georgia"/>
            <w:b/>
            <w:color w:val="595959" w:themeColor="text1" w:themeTint="A6"/>
          </w:rPr>
          <w:t>S</w:t>
        </w:r>
      </w:moveFrom>
    </w:p>
    <w:p w14:paraId="00CAB30D" w14:textId="195C254E" w:rsidR="0078710E" w:rsidRPr="00C00498" w:rsidDel="000B5A86" w:rsidRDefault="0078710E" w:rsidP="00966AD0">
      <w:pPr>
        <w:rPr>
          <w:moveFrom w:id="1640" w:author="Ayush Mittal" w:date="2019-04-29T14:21:00Z"/>
          <w:rFonts w:ascii="Georgia" w:hAnsi="Georgia"/>
          <w:bCs/>
          <w:color w:val="000000"/>
        </w:rPr>
      </w:pPr>
      <w:moveFrom w:id="1641" w:author="Ayush Mittal" w:date="2019-04-29T14:21:00Z">
        <w:r w:rsidRPr="00C00498" w:rsidDel="000B5A86">
          <w:rPr>
            <w:rFonts w:ascii="Georgia" w:hAnsi="Georgia"/>
            <w:color w:val="595959" w:themeColor="text1" w:themeTint="A6"/>
          </w:rPr>
          <w:t xml:space="preserve">Based on the information provided and discussions with Management, RNA estimated that there will be no material value attributable to the non-compete agreements due to the low probability of any of the key employees leaving to compete and no or minimal loss to the Company if they left to compete.  We believed that this was reasonable given that the MRT Platform is </w:t>
        </w:r>
        <w:r w:rsidR="002A7FFD" w:rsidRPr="00C00498" w:rsidDel="000B5A86">
          <w:rPr>
            <w:rFonts w:ascii="Georgia" w:hAnsi="Georgia"/>
            <w:color w:val="595959" w:themeColor="text1" w:themeTint="A6"/>
          </w:rPr>
          <w:t xml:space="preserve">at an </w:t>
        </w:r>
        <w:r w:rsidRPr="00C00498" w:rsidDel="000B5A86">
          <w:rPr>
            <w:rFonts w:ascii="Georgia" w:hAnsi="Georgia"/>
            <w:color w:val="595959" w:themeColor="text1" w:themeTint="A6"/>
          </w:rPr>
          <w:t>early stage of development</w:t>
        </w:r>
        <w:r w:rsidR="00E90E2E" w:rsidRPr="00C00498" w:rsidDel="000B5A86">
          <w:rPr>
            <w:rFonts w:ascii="Georgia" w:hAnsi="Georgia"/>
            <w:color w:val="595959" w:themeColor="text1" w:themeTint="A6"/>
          </w:rPr>
          <w:t xml:space="preserve"> and that it is expected to take many years before a product ultimately reaches the market.  Even competitor products (other mRNA technologies) would require many years to complete clinical trials and enter the market</w:t>
        </w:r>
        <w:r w:rsidRPr="00C00498" w:rsidDel="000B5A86">
          <w:rPr>
            <w:rFonts w:ascii="Georgia" w:hAnsi="Georgia"/>
            <w:color w:val="595959" w:themeColor="text1" w:themeTint="A6"/>
          </w:rPr>
          <w:t>.  RNA noted that there could certainly be some delays, disruptions, or other issues if employees resigned/retired, but the non-compete agreements do not prevent such situations.  As such, we have not valued non-compete agreement separately.</w:t>
        </w:r>
        <w:r w:rsidRPr="00C00498" w:rsidDel="000B5A86">
          <w:rPr>
            <w:rFonts w:ascii="Georgia" w:hAnsi="Georgia"/>
            <w:bCs/>
            <w:color w:val="000000"/>
          </w:rPr>
          <w:t xml:space="preserve">  </w:t>
        </w:r>
      </w:moveFrom>
    </w:p>
    <w:moveFromRangeEnd w:id="1638"/>
    <w:p w14:paraId="7B43A554" w14:textId="77777777" w:rsidR="0078710E" w:rsidRPr="00C00498" w:rsidRDefault="0078710E" w:rsidP="0078710E">
      <w:pPr>
        <w:rPr>
          <w:rFonts w:ascii="Georgia" w:hAnsi="Georgia"/>
          <w:bCs/>
          <w:color w:val="000000"/>
        </w:rPr>
      </w:pPr>
    </w:p>
    <w:p w14:paraId="6D2A7CC7" w14:textId="4A67A125" w:rsidR="0078710E" w:rsidRPr="00C00498" w:rsidRDefault="0078710E" w:rsidP="0078710E">
      <w:pPr>
        <w:rPr>
          <w:rFonts w:ascii="Georgia" w:hAnsi="Georgia"/>
          <w:b/>
          <w:color w:val="595959" w:themeColor="text1" w:themeTint="A6"/>
        </w:rPr>
      </w:pPr>
      <w:del w:id="1642" w:author="Ayush Mittal" w:date="2019-04-29T16:53:00Z">
        <w:r w:rsidRPr="00C00498" w:rsidDel="00C445BF">
          <w:rPr>
            <w:rFonts w:ascii="Georgia" w:hAnsi="Georgia"/>
            <w:b/>
            <w:color w:val="595959" w:themeColor="text1" w:themeTint="A6"/>
          </w:rPr>
          <w:delText xml:space="preserve">OTHER </w:delText>
        </w:r>
      </w:del>
      <w:ins w:id="1643" w:author="Ayush Mittal" w:date="2019-04-29T16:53:00Z">
        <w:r w:rsidR="00C445BF">
          <w:rPr>
            <w:rFonts w:ascii="Georgia" w:hAnsi="Georgia"/>
            <w:b/>
            <w:color w:val="595959" w:themeColor="text1" w:themeTint="A6"/>
          </w:rPr>
          <w:t>LEASE</w:t>
        </w:r>
        <w:r w:rsidR="00C445BF" w:rsidRPr="00C00498">
          <w:rPr>
            <w:rFonts w:ascii="Georgia" w:hAnsi="Georgia"/>
            <w:b/>
            <w:color w:val="595959" w:themeColor="text1" w:themeTint="A6"/>
          </w:rPr>
          <w:t xml:space="preserve"> </w:t>
        </w:r>
      </w:ins>
      <w:r w:rsidRPr="00C00498">
        <w:rPr>
          <w:rFonts w:ascii="Georgia" w:hAnsi="Georgia"/>
          <w:b/>
          <w:color w:val="595959" w:themeColor="text1" w:themeTint="A6"/>
        </w:rPr>
        <w:t>AGREEMENTS</w:t>
      </w:r>
    </w:p>
    <w:p w14:paraId="1201CE04" w14:textId="1EB2EB59" w:rsidR="0078710E" w:rsidRPr="00C00498" w:rsidDel="00C445BF" w:rsidRDefault="0078710E">
      <w:pPr>
        <w:rPr>
          <w:del w:id="1644" w:author="Ayush Mittal" w:date="2019-04-29T16:53:00Z"/>
          <w:rFonts w:ascii="Georgia" w:hAnsi="Georgia"/>
          <w:color w:val="595959" w:themeColor="text1" w:themeTint="A6"/>
        </w:rPr>
      </w:pPr>
      <w:r w:rsidRPr="00C00498">
        <w:rPr>
          <w:rFonts w:ascii="Georgia" w:hAnsi="Georgia"/>
          <w:color w:val="595959" w:themeColor="text1" w:themeTint="A6"/>
        </w:rPr>
        <w:t xml:space="preserve">RNA also considered, but did not value separately, </w:t>
      </w:r>
      <w:del w:id="1645" w:author="Ayush Mittal" w:date="2019-04-29T16:53:00Z">
        <w:r w:rsidRPr="00C00498" w:rsidDel="00C445BF">
          <w:rPr>
            <w:rFonts w:ascii="Georgia" w:hAnsi="Georgia"/>
            <w:color w:val="595959" w:themeColor="text1" w:themeTint="A6"/>
          </w:rPr>
          <w:delText xml:space="preserve">various </w:delText>
        </w:r>
      </w:del>
      <w:ins w:id="1646" w:author="Ayush Mittal" w:date="2019-04-29T16:53:00Z">
        <w:r w:rsidR="00C445BF">
          <w:rPr>
            <w:rFonts w:ascii="Georgia" w:hAnsi="Georgia"/>
            <w:color w:val="595959" w:themeColor="text1" w:themeTint="A6"/>
          </w:rPr>
          <w:t xml:space="preserve">any lease </w:t>
        </w:r>
      </w:ins>
      <w:r w:rsidRPr="00C00498">
        <w:rPr>
          <w:rFonts w:ascii="Georgia" w:hAnsi="Georgia"/>
          <w:color w:val="595959" w:themeColor="text1" w:themeTint="A6"/>
        </w:rPr>
        <w:t>agreements with third</w:t>
      </w:r>
      <w:r w:rsidR="00B24BBA" w:rsidRPr="00C00498">
        <w:rPr>
          <w:rFonts w:ascii="Georgia" w:hAnsi="Georgia"/>
          <w:color w:val="595959" w:themeColor="text1" w:themeTint="A6"/>
        </w:rPr>
        <w:t>-</w:t>
      </w:r>
      <w:r w:rsidRPr="00C00498">
        <w:rPr>
          <w:rFonts w:ascii="Georgia" w:hAnsi="Georgia"/>
          <w:color w:val="595959" w:themeColor="text1" w:themeTint="A6"/>
        </w:rPr>
        <w:t xml:space="preserve">parties.  </w:t>
      </w:r>
      <w:ins w:id="1647" w:author="Ayush Mittal" w:date="2019-04-29T16:53:00Z">
        <w:r w:rsidR="00C445BF">
          <w:rPr>
            <w:rFonts w:ascii="Georgia" w:hAnsi="Georgia"/>
            <w:color w:val="595959" w:themeColor="text1" w:themeTint="A6"/>
          </w:rPr>
          <w:t xml:space="preserve">Given the </w:t>
        </w:r>
      </w:ins>
      <w:ins w:id="1648" w:author="Ayush Mittal" w:date="2019-04-29T16:54:00Z">
        <w:r w:rsidR="00C445BF">
          <w:rPr>
            <w:rFonts w:ascii="Georgia" w:hAnsi="Georgia"/>
            <w:color w:val="595959" w:themeColor="text1" w:themeTint="A6"/>
          </w:rPr>
          <w:t xml:space="preserve">nature and the </w:t>
        </w:r>
      </w:ins>
      <w:ins w:id="1649" w:author="Ayush Mittal" w:date="2019-04-29T16:53:00Z">
        <w:r w:rsidR="00C445BF">
          <w:rPr>
            <w:rFonts w:ascii="Georgia" w:hAnsi="Georgia"/>
            <w:color w:val="595959" w:themeColor="text1" w:themeTint="A6"/>
          </w:rPr>
          <w:t>sco</w:t>
        </w:r>
      </w:ins>
      <w:ins w:id="1650" w:author="Ayush Mittal" w:date="2019-04-29T16:54:00Z">
        <w:r w:rsidR="00C445BF">
          <w:rPr>
            <w:rFonts w:ascii="Georgia" w:hAnsi="Georgia"/>
            <w:color w:val="595959" w:themeColor="text1" w:themeTint="A6"/>
          </w:rPr>
          <w:t>pe of the engagement, lease agreements weren’t considered as a part of the valuation exercise.</w:t>
        </w:r>
      </w:ins>
      <w:del w:id="1651" w:author="Ayush Mittal" w:date="2019-04-29T16:53:00Z">
        <w:r w:rsidRPr="00C00498" w:rsidDel="00C445BF">
          <w:rPr>
            <w:rFonts w:ascii="Georgia" w:hAnsi="Georgia"/>
            <w:color w:val="595959" w:themeColor="text1" w:themeTint="A6"/>
          </w:rPr>
          <w:delText>Aside from the MIT agreement that was included in our analysis, none of the other agreements were deemed material or appropriate to include, such as</w:delText>
        </w:r>
        <w:r w:rsidR="000850E4" w:rsidRPr="00C00498" w:rsidDel="00C445BF">
          <w:rPr>
            <w:rFonts w:ascii="Georgia" w:hAnsi="Georgia"/>
            <w:color w:val="595959" w:themeColor="text1" w:themeTint="A6"/>
          </w:rPr>
          <w:delText xml:space="preserve"> the following</w:delText>
        </w:r>
        <w:r w:rsidRPr="00C00498" w:rsidDel="00C445BF">
          <w:rPr>
            <w:rFonts w:ascii="Georgia" w:hAnsi="Georgia"/>
            <w:color w:val="595959" w:themeColor="text1" w:themeTint="A6"/>
          </w:rPr>
          <w:delText>:</w:delText>
        </w:r>
      </w:del>
    </w:p>
    <w:p w14:paraId="3A9300E1" w14:textId="1C58A321" w:rsidR="000850E4" w:rsidRPr="00C00498" w:rsidDel="00C445BF" w:rsidRDefault="000850E4">
      <w:pPr>
        <w:rPr>
          <w:del w:id="1652" w:author="Ayush Mittal" w:date="2019-04-29T16:53:00Z"/>
          <w:rFonts w:ascii="Georgia" w:hAnsi="Georgia"/>
          <w:color w:val="595959" w:themeColor="text1" w:themeTint="A6"/>
        </w:rPr>
        <w:pPrChange w:id="1653" w:author="Ayush Mittal" w:date="2019-04-29T16:54:00Z">
          <w:pPr>
            <w:spacing w:line="300" w:lineRule="atLeast"/>
          </w:pPr>
        </w:pPrChange>
      </w:pPr>
    </w:p>
    <w:p w14:paraId="6A491C55" w14:textId="7040FD67" w:rsidR="0078710E" w:rsidRPr="00C00498" w:rsidDel="00C445BF" w:rsidRDefault="0031490E">
      <w:pPr>
        <w:rPr>
          <w:del w:id="1654" w:author="Ayush Mittal" w:date="2019-04-29T16:53:00Z"/>
          <w:rFonts w:ascii="Georgia" w:hAnsi="Georgia"/>
          <w:color w:val="595959" w:themeColor="text1" w:themeTint="A6"/>
        </w:rPr>
        <w:pPrChange w:id="1655" w:author="Ayush Mittal" w:date="2019-04-29T16:54:00Z">
          <w:pPr>
            <w:pStyle w:val="ListParagraph"/>
            <w:numPr>
              <w:numId w:val="78"/>
            </w:numPr>
            <w:ind w:left="1080" w:hanging="720"/>
          </w:pPr>
        </w:pPrChange>
      </w:pPr>
      <w:del w:id="1656" w:author="Ayush Mittal" w:date="2019-04-29T16:53:00Z">
        <w:r w:rsidRPr="00C00498" w:rsidDel="00C445BF">
          <w:rPr>
            <w:rFonts w:ascii="Georgia" w:hAnsi="Georgia"/>
            <w:color w:val="595959" w:themeColor="text1" w:themeTint="A6"/>
          </w:rPr>
          <w:delText xml:space="preserve">Agreement with </w:delText>
        </w:r>
        <w:r w:rsidR="0078710E" w:rsidRPr="00C00498" w:rsidDel="00C445BF">
          <w:rPr>
            <w:rFonts w:ascii="Georgia" w:hAnsi="Georgia"/>
            <w:color w:val="595959" w:themeColor="text1" w:themeTint="A6"/>
          </w:rPr>
          <w:delText xml:space="preserve">Acuitas, </w:delText>
        </w:r>
        <w:r w:rsidR="002A7FFD" w:rsidRPr="00C00498" w:rsidDel="00C445BF">
          <w:rPr>
            <w:rFonts w:ascii="Georgia" w:hAnsi="Georgia"/>
            <w:color w:val="595959" w:themeColor="text1" w:themeTint="A6"/>
          </w:rPr>
          <w:delText>o</w:delText>
        </w:r>
        <w:r w:rsidR="0078710E" w:rsidRPr="00C00498" w:rsidDel="00C445BF">
          <w:rPr>
            <w:rFonts w:ascii="Georgia" w:hAnsi="Georgia"/>
            <w:color w:val="595959" w:themeColor="text1" w:themeTint="A6"/>
          </w:rPr>
          <w:delText>ther MIT</w:delText>
        </w:r>
        <w:r w:rsidRPr="00C00498" w:rsidDel="00C445BF">
          <w:rPr>
            <w:rFonts w:ascii="Georgia" w:hAnsi="Georgia"/>
            <w:color w:val="595959" w:themeColor="text1" w:themeTint="A6"/>
          </w:rPr>
          <w:delText xml:space="preserve"> agreements</w:delText>
        </w:r>
        <w:r w:rsidR="0078710E" w:rsidRPr="00C00498" w:rsidDel="00C445BF">
          <w:rPr>
            <w:rFonts w:ascii="Georgia" w:hAnsi="Georgia"/>
            <w:color w:val="595959" w:themeColor="text1" w:themeTint="A6"/>
          </w:rPr>
          <w:delText xml:space="preserve">, </w:delText>
        </w:r>
        <w:r w:rsidRPr="00C00498" w:rsidDel="00C445BF">
          <w:rPr>
            <w:rFonts w:ascii="Georgia" w:hAnsi="Georgia"/>
            <w:color w:val="595959" w:themeColor="text1" w:themeTint="A6"/>
          </w:rPr>
          <w:delText>and agreements with Cystic Fibrosis Foundation Therapeutics, Inc.</w:delText>
        </w:r>
        <w:r w:rsidR="0078710E" w:rsidRPr="00C00498" w:rsidDel="00C445BF">
          <w:rPr>
            <w:rFonts w:ascii="Georgia" w:hAnsi="Georgia"/>
            <w:color w:val="595959" w:themeColor="text1" w:themeTint="A6"/>
          </w:rPr>
          <w:delText xml:space="preserve">: These agreements </w:delText>
        </w:r>
        <w:r w:rsidRPr="00C00498" w:rsidDel="00C445BF">
          <w:rPr>
            <w:rFonts w:ascii="Georgia" w:hAnsi="Georgia"/>
            <w:color w:val="595959" w:themeColor="text1" w:themeTint="A6"/>
          </w:rPr>
          <w:delText>have</w:delText>
        </w:r>
        <w:r w:rsidR="0078710E" w:rsidRPr="00C00498" w:rsidDel="00C445BF">
          <w:rPr>
            <w:rFonts w:ascii="Georgia" w:hAnsi="Georgia"/>
            <w:color w:val="595959" w:themeColor="text1" w:themeTint="A6"/>
          </w:rPr>
          <w:delText xml:space="preserve"> effectively expired/</w:delText>
        </w:r>
        <w:r w:rsidR="002A7FFD" w:rsidRPr="00C00498" w:rsidDel="00C445BF">
          <w:rPr>
            <w:rFonts w:ascii="Georgia" w:hAnsi="Georgia"/>
            <w:color w:val="595959" w:themeColor="text1" w:themeTint="A6"/>
          </w:rPr>
          <w:delText xml:space="preserve">are </w:delText>
        </w:r>
        <w:r w:rsidR="0078710E" w:rsidRPr="00C00498" w:rsidDel="00C445BF">
          <w:rPr>
            <w:rFonts w:ascii="Georgia" w:hAnsi="Georgia"/>
            <w:color w:val="595959" w:themeColor="text1" w:themeTint="A6"/>
          </w:rPr>
          <w:delText>irrelevant as they do not pertain to existing or future development programs;</w:delText>
        </w:r>
      </w:del>
    </w:p>
    <w:p w14:paraId="11D0E184" w14:textId="0C472E95" w:rsidR="0078710E" w:rsidRPr="00C00498" w:rsidDel="00C445BF" w:rsidRDefault="0078710E">
      <w:pPr>
        <w:rPr>
          <w:del w:id="1657" w:author="Ayush Mittal" w:date="2019-04-29T16:53:00Z"/>
          <w:rFonts w:ascii="Georgia" w:hAnsi="Georgia"/>
          <w:color w:val="595959" w:themeColor="text1" w:themeTint="A6"/>
        </w:rPr>
        <w:pPrChange w:id="1658" w:author="Ayush Mittal" w:date="2019-04-29T16:54:00Z">
          <w:pPr>
            <w:pStyle w:val="ListParagraph"/>
            <w:numPr>
              <w:numId w:val="78"/>
            </w:numPr>
            <w:ind w:left="1080" w:hanging="720"/>
          </w:pPr>
        </w:pPrChange>
      </w:pPr>
      <w:del w:id="1659" w:author="Ayush Mittal" w:date="2019-04-29T16:53:00Z">
        <w:r w:rsidRPr="00C00498" w:rsidDel="00C445BF">
          <w:rPr>
            <w:rFonts w:ascii="Georgia" w:hAnsi="Georgia"/>
            <w:color w:val="595959" w:themeColor="text1" w:themeTint="A6"/>
          </w:rPr>
          <w:delText>Shire – Ethris GmbH agreement: This agreement was terminated prior to the Transaction; and</w:delText>
        </w:r>
      </w:del>
    </w:p>
    <w:p w14:paraId="5CD34867" w14:textId="413FE304" w:rsidR="0078710E" w:rsidRPr="00C00498" w:rsidRDefault="0078710E">
      <w:pPr>
        <w:rPr>
          <w:rFonts w:ascii="Georgia" w:hAnsi="Georgia"/>
          <w:color w:val="595959" w:themeColor="text1" w:themeTint="A6"/>
        </w:rPr>
        <w:pPrChange w:id="1660" w:author="Ayush Mittal" w:date="2019-04-29T16:54:00Z">
          <w:pPr>
            <w:pStyle w:val="ListParagraph"/>
            <w:numPr>
              <w:numId w:val="78"/>
            </w:numPr>
            <w:ind w:left="1080" w:hanging="720"/>
          </w:pPr>
        </w:pPrChange>
      </w:pPr>
      <w:del w:id="1661" w:author="Ayush Mittal" w:date="2019-04-29T16:53:00Z">
        <w:r w:rsidRPr="00C00498" w:rsidDel="00C445BF">
          <w:rPr>
            <w:rFonts w:ascii="Georgia" w:hAnsi="Georgia"/>
            <w:color w:val="595959" w:themeColor="text1" w:themeTint="A6"/>
          </w:rPr>
          <w:delText xml:space="preserve">Manufacturing agreement with </w:delText>
        </w:r>
        <w:r w:rsidR="00272B8C" w:rsidRPr="00C00498" w:rsidDel="00C445BF">
          <w:rPr>
            <w:rFonts w:ascii="Georgia" w:hAnsi="Georgia"/>
            <w:color w:val="595959" w:themeColor="text1" w:themeTint="A6"/>
          </w:rPr>
          <w:delText xml:space="preserve">F. Hoffmann-La </w:delText>
        </w:r>
        <w:r w:rsidRPr="00C00498" w:rsidDel="00C445BF">
          <w:rPr>
            <w:rFonts w:ascii="Georgia" w:hAnsi="Georgia"/>
            <w:color w:val="595959" w:themeColor="text1" w:themeTint="A6"/>
          </w:rPr>
          <w:delText>Roche</w:delText>
        </w:r>
        <w:r w:rsidR="00473422" w:rsidRPr="00C00498" w:rsidDel="00C445BF">
          <w:rPr>
            <w:rFonts w:ascii="Georgia" w:hAnsi="Georgia"/>
            <w:color w:val="595959" w:themeColor="text1" w:themeTint="A6"/>
          </w:rPr>
          <w:delText xml:space="preserve"> AG</w:delText>
        </w:r>
        <w:r w:rsidRPr="00C00498" w:rsidDel="00C445BF">
          <w:rPr>
            <w:rFonts w:ascii="Georgia" w:hAnsi="Georgia"/>
            <w:color w:val="595959" w:themeColor="text1" w:themeTint="A6"/>
          </w:rPr>
          <w:delText xml:space="preserve"> </w:delText>
        </w:r>
        <w:r w:rsidR="0031490E" w:rsidRPr="00C00498" w:rsidDel="00C445BF">
          <w:rPr>
            <w:rFonts w:ascii="Georgia" w:hAnsi="Georgia"/>
            <w:color w:val="595959" w:themeColor="text1" w:themeTint="A6"/>
          </w:rPr>
          <w:delText xml:space="preserve">and other </w:delText>
        </w:r>
        <w:r w:rsidRPr="00C00498" w:rsidDel="00C445BF">
          <w:rPr>
            <w:rFonts w:ascii="Georgia" w:hAnsi="Georgia"/>
            <w:color w:val="595959" w:themeColor="text1" w:themeTint="A6"/>
          </w:rPr>
          <w:delText xml:space="preserve">consultant agreements: These agreements </w:delText>
        </w:r>
        <w:r w:rsidR="002A7FFD" w:rsidRPr="00C00498" w:rsidDel="00C445BF">
          <w:rPr>
            <w:rFonts w:ascii="Georgia" w:hAnsi="Georgia"/>
            <w:color w:val="595959" w:themeColor="text1" w:themeTint="A6"/>
          </w:rPr>
          <w:delText xml:space="preserve">generally carry </w:delText>
        </w:r>
        <w:r w:rsidRPr="00C00498" w:rsidDel="00C445BF">
          <w:rPr>
            <w:rFonts w:ascii="Georgia" w:hAnsi="Georgia"/>
            <w:color w:val="595959" w:themeColor="text1" w:themeTint="A6"/>
          </w:rPr>
          <w:delText xml:space="preserve">market </w:delText>
        </w:r>
        <w:r w:rsidR="002A7FFD" w:rsidRPr="00C00498" w:rsidDel="00C445BF">
          <w:rPr>
            <w:rFonts w:ascii="Georgia" w:hAnsi="Georgia"/>
            <w:color w:val="595959" w:themeColor="text1" w:themeTint="A6"/>
          </w:rPr>
          <w:delText xml:space="preserve">rate </w:delText>
        </w:r>
        <w:r w:rsidRPr="00C00498" w:rsidDel="00C445BF">
          <w:rPr>
            <w:rFonts w:ascii="Georgia" w:hAnsi="Georgia"/>
            <w:color w:val="595959" w:themeColor="text1" w:themeTint="A6"/>
          </w:rPr>
          <w:delText>terms</w:delText>
        </w:r>
        <w:r w:rsidR="002A7FFD" w:rsidRPr="00C00498" w:rsidDel="00C445BF">
          <w:rPr>
            <w:rFonts w:ascii="Georgia" w:hAnsi="Georgia"/>
            <w:color w:val="595959" w:themeColor="text1" w:themeTint="A6"/>
          </w:rPr>
          <w:delText xml:space="preserve"> based on discussions with Management</w:delText>
        </w:r>
        <w:r w:rsidRPr="00C00498" w:rsidDel="00C445BF">
          <w:rPr>
            <w:rFonts w:ascii="Georgia" w:hAnsi="Georgia"/>
            <w:color w:val="595959" w:themeColor="text1" w:themeTint="A6"/>
          </w:rPr>
          <w:delText>.</w:delText>
        </w:r>
      </w:del>
    </w:p>
    <w:p w14:paraId="23BE2394" w14:textId="77777777" w:rsidR="009355D7" w:rsidRPr="00C00498" w:rsidRDefault="009355D7" w:rsidP="00E508B2">
      <w:pPr>
        <w:pStyle w:val="RNABodyCopy"/>
      </w:pPr>
    </w:p>
    <w:p w14:paraId="2AFA7E00" w14:textId="77777777" w:rsidR="00882166" w:rsidRPr="00C00498" w:rsidRDefault="00882166" w:rsidP="00264D7C">
      <w:pPr>
        <w:pStyle w:val="RNAHeadlineB"/>
        <w:tabs>
          <w:tab w:val="left" w:pos="1080"/>
        </w:tabs>
        <w:spacing w:before="0" w:after="0"/>
        <w:rPr>
          <w:rFonts w:ascii="Georgia" w:hAnsi="Georgia"/>
          <w:rPrChange w:id="1662" w:author="Ayush Mittal" w:date="2019-04-26T15:10:00Z">
            <w:rPr/>
          </w:rPrChange>
        </w:rPr>
      </w:pPr>
    </w:p>
    <w:p w14:paraId="5738F02B" w14:textId="77777777" w:rsidR="00573796" w:rsidRPr="00C00498" w:rsidRDefault="00573796" w:rsidP="00B802C4">
      <w:pPr>
        <w:pStyle w:val="RNABodyCopy"/>
      </w:pPr>
      <w:r w:rsidRPr="00C00498">
        <w:br w:type="page"/>
      </w:r>
    </w:p>
    <w:p w14:paraId="3E627624" w14:textId="134E2402" w:rsidR="00573796" w:rsidRPr="00C00498" w:rsidRDefault="00573796" w:rsidP="00565DEF">
      <w:pPr>
        <w:pStyle w:val="RNAHeadlineA"/>
        <w:outlineLvl w:val="0"/>
      </w:pPr>
      <w:bookmarkStart w:id="1663" w:name="_Toc432004245"/>
      <w:bookmarkStart w:id="1664" w:name="_Toc481756160"/>
      <w:r w:rsidRPr="00C00498">
        <w:t>Industry Overview</w:t>
      </w:r>
      <w:bookmarkEnd w:id="1663"/>
      <w:bookmarkEnd w:id="1664"/>
    </w:p>
    <w:p w14:paraId="625B18B8" w14:textId="77777777" w:rsidR="00573796" w:rsidRPr="00C00498" w:rsidRDefault="00573796" w:rsidP="00573796">
      <w:pPr>
        <w:rPr>
          <w:rFonts w:ascii="Georgia" w:hAnsi="Georgia"/>
        </w:rPr>
      </w:pPr>
    </w:p>
    <w:p w14:paraId="5BD03C49" w14:textId="2F25DCF7" w:rsidR="00573796" w:rsidRPr="00C00498" w:rsidRDefault="00573796" w:rsidP="00565DEF">
      <w:pPr>
        <w:pStyle w:val="RNAHeadlineB"/>
        <w:outlineLvl w:val="1"/>
        <w:rPr>
          <w:rFonts w:ascii="Georgia" w:hAnsi="Georgia"/>
        </w:rPr>
      </w:pPr>
      <w:bookmarkStart w:id="1665" w:name="_Toc432004246"/>
      <w:bookmarkStart w:id="1666" w:name="_Toc481756161"/>
      <w:r w:rsidRPr="00C00498">
        <w:rPr>
          <w:rFonts w:ascii="Georgia" w:hAnsi="Georgia"/>
        </w:rPr>
        <w:t>Overview</w:t>
      </w:r>
      <w:bookmarkEnd w:id="1665"/>
      <w:bookmarkEnd w:id="1666"/>
    </w:p>
    <w:p w14:paraId="5EA59682" w14:textId="3CC009E9" w:rsidR="00573796" w:rsidRPr="00C445BF" w:rsidRDefault="00573796" w:rsidP="00FE3044">
      <w:pPr>
        <w:pStyle w:val="RNABodyCopy"/>
        <w:rPr>
          <w:color w:val="FF0000"/>
          <w:rPrChange w:id="1667" w:author="Ayush Mittal" w:date="2019-04-29T16:55:00Z">
            <w:rPr/>
          </w:rPrChange>
        </w:rPr>
      </w:pPr>
      <w:r w:rsidRPr="00C445BF">
        <w:rPr>
          <w:color w:val="FF0000"/>
          <w:rPrChange w:id="1668" w:author="Ayush Mittal" w:date="2019-04-29T16:55:00Z">
            <w:rPr/>
          </w:rPrChange>
        </w:rPr>
        <w:t xml:space="preserve">In valuing a business or its assets, it is important to consider the condition of, and </w:t>
      </w:r>
      <w:r w:rsidR="00FB66CB" w:rsidRPr="00C445BF">
        <w:rPr>
          <w:color w:val="FF0000"/>
          <w:rPrChange w:id="1669" w:author="Ayush Mittal" w:date="2019-04-29T16:55:00Z">
            <w:rPr/>
          </w:rPrChange>
        </w:rPr>
        <w:t xml:space="preserve">the </w:t>
      </w:r>
      <w:r w:rsidRPr="00C445BF">
        <w:rPr>
          <w:color w:val="FF0000"/>
          <w:rPrChange w:id="1670" w:author="Ayush Mittal" w:date="2019-04-29T16:55:00Z">
            <w:rPr/>
          </w:rPrChange>
        </w:rPr>
        <w:t xml:space="preserve">outlook for, the industry in which the enterprise operates.  Depending upon the nature of the marketplace, industry conditions can significantly affect financial performance and, consequently, value.  The following section provides a brief overview of </w:t>
      </w:r>
      <w:r w:rsidR="00DD15DF" w:rsidRPr="00C445BF">
        <w:rPr>
          <w:color w:val="FF0000"/>
          <w:rPrChange w:id="1671" w:author="Ayush Mittal" w:date="2019-04-29T16:55:00Z">
            <w:rPr/>
          </w:rPrChange>
        </w:rPr>
        <w:t xml:space="preserve">the </w:t>
      </w:r>
      <w:r w:rsidR="00C2774A" w:rsidRPr="00C445BF">
        <w:rPr>
          <w:color w:val="FF0000"/>
          <w:rPrChange w:id="1672" w:author="Ayush Mittal" w:date="2019-04-29T16:55:00Z">
            <w:rPr/>
          </w:rPrChange>
        </w:rPr>
        <w:t xml:space="preserve">RNA-based therapeutics market, with a focus on treatments for CF and OTC, </w:t>
      </w:r>
      <w:r w:rsidR="00FB66CB" w:rsidRPr="00C445BF">
        <w:rPr>
          <w:color w:val="FF0000"/>
          <w:rPrChange w:id="1673" w:author="Ayush Mittal" w:date="2019-04-29T16:55:00Z">
            <w:rPr/>
          </w:rPrChange>
        </w:rPr>
        <w:t>as well as a</w:t>
      </w:r>
      <w:r w:rsidRPr="00C445BF">
        <w:rPr>
          <w:color w:val="FF0000"/>
          <w:rPrChange w:id="1674" w:author="Ayush Mittal" w:date="2019-04-29T16:55:00Z">
            <w:rPr/>
          </w:rPrChange>
        </w:rPr>
        <w:t xml:space="preserve"> discussion of the competitive environment in that space.  </w:t>
      </w:r>
    </w:p>
    <w:p w14:paraId="118BD8D7" w14:textId="77777777" w:rsidR="00573796" w:rsidRPr="00C445BF" w:rsidRDefault="00573796" w:rsidP="00FE3044">
      <w:pPr>
        <w:pStyle w:val="RNABodyCopy"/>
        <w:rPr>
          <w:color w:val="FF0000"/>
          <w:rPrChange w:id="1675" w:author="Ayush Mittal" w:date="2019-04-29T16:55:00Z">
            <w:rPr/>
          </w:rPrChange>
        </w:rPr>
      </w:pPr>
    </w:p>
    <w:p w14:paraId="2BF288B0" w14:textId="77777777" w:rsidR="00C2774A" w:rsidRPr="00C445BF" w:rsidRDefault="00C2774A" w:rsidP="006A1E6B">
      <w:pPr>
        <w:pStyle w:val="RNAHeadline3"/>
        <w:rPr>
          <w:color w:val="FF0000"/>
          <w:rPrChange w:id="1676" w:author="Ayush Mittal" w:date="2019-04-29T16:55:00Z">
            <w:rPr/>
          </w:rPrChange>
        </w:rPr>
      </w:pPr>
      <w:r w:rsidRPr="00C445BF">
        <w:rPr>
          <w:color w:val="FF0000"/>
          <w:rPrChange w:id="1677" w:author="Ayush Mittal" w:date="2019-04-29T16:55:00Z">
            <w:rPr/>
          </w:rPrChange>
        </w:rPr>
        <w:t>RNA-based Therapeutics Market</w:t>
      </w:r>
    </w:p>
    <w:p w14:paraId="12729E09" w14:textId="77777777" w:rsidR="00C2774A" w:rsidRPr="00C445BF" w:rsidRDefault="00C2774A" w:rsidP="00C2774A">
      <w:pPr>
        <w:pStyle w:val="RNABodyCopy"/>
        <w:rPr>
          <w:color w:val="FF0000"/>
          <w:rPrChange w:id="1678" w:author="Ayush Mittal" w:date="2019-04-29T16:55:00Z">
            <w:rPr/>
          </w:rPrChange>
        </w:rPr>
      </w:pPr>
      <w:r w:rsidRPr="00C445BF">
        <w:rPr>
          <w:color w:val="FF0000"/>
          <w:rPrChange w:id="1679" w:author="Ayush Mittal" w:date="2019-04-29T16:55:00Z">
            <w:rPr/>
          </w:rPrChange>
        </w:rPr>
        <w:t>RNA-based therapeutics target the treatment of diseases such as diabetes, cancer, tuberculosis, and some cardiovascular conditions.  There is currently a great deal of money being put into this relatively new class of therapeutics and vaccines, which is projected to grow 12.0% in 2016 and reach $1.2 billion by 2020.  The 2015 R&amp;D biotech pipeline is shown in the adjacent figure.  There are more than 700 nucleic acid-based therapeutics (DNA and RNA) in the pipeline and more than 60.0% of the nucleic acid-based therapeutic pipeline is in preclinical development.  Approximately 35.0% of such pipeline is focused on oncology.  Approximately 160 companies and 65 academic institutes are developing RNA-based therapeutics.</w:t>
      </w:r>
      <w:r w:rsidRPr="00C445BF">
        <w:rPr>
          <w:rStyle w:val="FootnoteReference"/>
          <w:color w:val="FF0000"/>
          <w:rPrChange w:id="1680" w:author="Ayush Mittal" w:date="2019-04-29T16:55:00Z">
            <w:rPr>
              <w:rStyle w:val="FootnoteReference"/>
            </w:rPr>
          </w:rPrChange>
        </w:rPr>
        <w:footnoteReference w:id="21"/>
      </w:r>
      <w:r w:rsidRPr="00C445BF">
        <w:rPr>
          <w:color w:val="FF0000"/>
          <w:rPrChange w:id="1681" w:author="Ayush Mittal" w:date="2019-04-29T16:55:00Z">
            <w:rPr/>
          </w:rPrChange>
        </w:rPr>
        <w:t xml:space="preserve">  </w:t>
      </w:r>
    </w:p>
    <w:p w14:paraId="5225676E" w14:textId="77777777" w:rsidR="00C2774A" w:rsidRPr="00C445BF" w:rsidRDefault="00C2774A" w:rsidP="00C2774A">
      <w:pPr>
        <w:pStyle w:val="RNABodyCopy"/>
        <w:rPr>
          <w:color w:val="FF0000"/>
          <w:rPrChange w:id="1682" w:author="Ayush Mittal" w:date="2019-04-29T16:55:00Z">
            <w:rPr/>
          </w:rPrChange>
        </w:rPr>
      </w:pPr>
    </w:p>
    <w:p w14:paraId="7FFDCE95" w14:textId="77777777" w:rsidR="00C2774A" w:rsidRPr="00C445BF" w:rsidRDefault="00C2774A" w:rsidP="00C2774A">
      <w:pPr>
        <w:pStyle w:val="RNABodyCopy"/>
        <w:jc w:val="center"/>
        <w:rPr>
          <w:i/>
          <w:color w:val="FF0000"/>
          <w:rPrChange w:id="1683" w:author="Ayush Mittal" w:date="2019-04-29T16:55:00Z">
            <w:rPr>
              <w:i/>
            </w:rPr>
          </w:rPrChange>
        </w:rPr>
      </w:pPr>
      <w:r w:rsidRPr="00C445BF">
        <w:rPr>
          <w:i/>
          <w:color w:val="FF0000"/>
          <w:rPrChange w:id="1684" w:author="Ayush Mittal" w:date="2019-04-29T16:55:00Z">
            <w:rPr>
              <w:i/>
            </w:rPr>
          </w:rPrChange>
        </w:rPr>
        <w:t>Figure 3: R&amp;D Biotech Pipeline Expansion</w:t>
      </w:r>
    </w:p>
    <w:p w14:paraId="46EB3259" w14:textId="77777777" w:rsidR="00C2774A" w:rsidRPr="00C445BF" w:rsidRDefault="00C2774A" w:rsidP="00C2774A">
      <w:pPr>
        <w:pStyle w:val="RNABodyCopy"/>
        <w:jc w:val="center"/>
        <w:rPr>
          <w:color w:val="FF0000"/>
          <w:rPrChange w:id="1685" w:author="Ayush Mittal" w:date="2019-04-29T16:55:00Z">
            <w:rPr/>
          </w:rPrChange>
        </w:rPr>
      </w:pPr>
      <w:r w:rsidRPr="00C445BF">
        <w:rPr>
          <w:noProof/>
          <w:color w:val="FF0000"/>
          <w:rPrChange w:id="1686" w:author="Ayush Mittal" w:date="2019-04-29T16:55:00Z">
            <w:rPr>
              <w:noProof/>
            </w:rPr>
          </w:rPrChange>
        </w:rPr>
        <w:drawing>
          <wp:anchor distT="0" distB="0" distL="114300" distR="114300" simplePos="0" relativeHeight="251676672" behindDoc="1" locked="0" layoutInCell="1" allowOverlap="1" wp14:anchorId="38230C85" wp14:editId="33A41E50">
            <wp:simplePos x="0" y="0"/>
            <wp:positionH relativeFrom="margin">
              <wp:align>center</wp:align>
            </wp:positionH>
            <wp:positionV relativeFrom="paragraph">
              <wp:posOffset>220980</wp:posOffset>
            </wp:positionV>
            <wp:extent cx="3362325" cy="2609850"/>
            <wp:effectExtent l="19050" t="19050" r="28575"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P0716_Peer_MilliporeSigma_FIGURE1_400.jpg"/>
                    <pic:cNvPicPr/>
                  </pic:nvPicPr>
                  <pic:blipFill>
                    <a:blip r:embed="rId15"/>
                    <a:stretch>
                      <a:fillRect/>
                    </a:stretch>
                  </pic:blipFill>
                  <pic:spPr>
                    <a:xfrm>
                      <a:off x="0" y="0"/>
                      <a:ext cx="3362325" cy="2609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F762DD" w14:textId="77777777" w:rsidR="00C2774A" w:rsidRPr="00C445BF" w:rsidRDefault="00C2774A" w:rsidP="00C2774A">
      <w:pPr>
        <w:pStyle w:val="RNABodyCopy"/>
        <w:rPr>
          <w:color w:val="FF0000"/>
          <w:rPrChange w:id="1687" w:author="Ayush Mittal" w:date="2019-04-29T16:55:00Z">
            <w:rPr/>
          </w:rPrChange>
        </w:rPr>
      </w:pPr>
    </w:p>
    <w:p w14:paraId="78988CA7" w14:textId="77777777" w:rsidR="00C2774A" w:rsidRPr="00C445BF" w:rsidRDefault="00C2774A" w:rsidP="00C2774A">
      <w:pPr>
        <w:pStyle w:val="RNABodyCopy"/>
        <w:rPr>
          <w:b/>
          <w:bCs/>
          <w:color w:val="FF0000"/>
          <w:rPrChange w:id="1688" w:author="Ayush Mittal" w:date="2019-04-29T16:55:00Z">
            <w:rPr>
              <w:b/>
              <w:bCs/>
            </w:rPr>
          </w:rPrChange>
        </w:rPr>
      </w:pPr>
      <w:r w:rsidRPr="00C445BF">
        <w:rPr>
          <w:color w:val="FF0000"/>
          <w:rPrChange w:id="1689" w:author="Ayush Mittal" w:date="2019-04-29T16:55:00Z">
            <w:rPr/>
          </w:rPrChange>
        </w:rPr>
        <w:t>RNAi is a natural post-transcriptional process of gene silencing involving short strands of nucleic acids.  It is a regulatory process that cells utilize to silence and/or inhibit gene expression through the destruction of specific mRNA molecules.  One of the major advantages of RNAi is that it enables sequence specific knockdown of a target gene.</w:t>
      </w:r>
      <w:r w:rsidRPr="00C445BF">
        <w:rPr>
          <w:rStyle w:val="FootnoteReference"/>
          <w:color w:val="FF0000"/>
          <w:rPrChange w:id="1690" w:author="Ayush Mittal" w:date="2019-04-29T16:55:00Z">
            <w:rPr>
              <w:rStyle w:val="FootnoteReference"/>
            </w:rPr>
          </w:rPrChange>
        </w:rPr>
        <w:footnoteReference w:id="22"/>
      </w:r>
      <w:r w:rsidRPr="00C445BF">
        <w:rPr>
          <w:color w:val="FF0000"/>
          <w:rPrChange w:id="1691" w:author="Ayush Mittal" w:date="2019-04-29T16:55:00Z">
            <w:rPr/>
          </w:rPrChange>
        </w:rPr>
        <w:t xml:space="preserve">  According to a report by Grand View Research, Inc., the global antisense and RNAi therapeutics market is anticipated to reach $4.6 billion by 2022.  Technological development in the drug delivery technology based on liposome and </w:t>
      </w:r>
      <w:proofErr w:type="spellStart"/>
      <w:r w:rsidRPr="00C445BF">
        <w:rPr>
          <w:color w:val="FF0000"/>
          <w:rPrChange w:id="1692" w:author="Ayush Mittal" w:date="2019-04-29T16:55:00Z">
            <w:rPr/>
          </w:rPrChange>
        </w:rPr>
        <w:t>nano</w:t>
      </w:r>
      <w:proofErr w:type="spellEnd"/>
      <w:r w:rsidRPr="00C445BF">
        <w:rPr>
          <w:color w:val="FF0000"/>
          <w:rPrChange w:id="1693" w:author="Ayush Mittal" w:date="2019-04-29T16:55:00Z">
            <w:rPr/>
          </w:rPrChange>
        </w:rPr>
        <w:t xml:space="preserve"> biotechnology is expected to provide the market with a high potential to grow due to enhancement in the adoption of gene silencing therapeutic product models.</w:t>
      </w:r>
      <w:r w:rsidRPr="00C445BF">
        <w:rPr>
          <w:rStyle w:val="FootnoteReference"/>
          <w:color w:val="FF0000"/>
          <w:rPrChange w:id="1694" w:author="Ayush Mittal" w:date="2019-04-29T16:55:00Z">
            <w:rPr>
              <w:rStyle w:val="FootnoteReference"/>
            </w:rPr>
          </w:rPrChange>
        </w:rPr>
        <w:footnoteReference w:id="23"/>
      </w:r>
      <w:r w:rsidRPr="00C445BF">
        <w:rPr>
          <w:color w:val="FF0000"/>
          <w:rPrChange w:id="1695" w:author="Ayush Mittal" w:date="2019-04-29T16:55:00Z">
            <w:rPr/>
          </w:rPrChange>
        </w:rPr>
        <w:t xml:space="preserve"> </w:t>
      </w:r>
    </w:p>
    <w:p w14:paraId="0F58D0BE" w14:textId="77777777" w:rsidR="00C2774A" w:rsidRPr="00C445BF" w:rsidRDefault="00C2774A" w:rsidP="00C2774A">
      <w:pPr>
        <w:pStyle w:val="RNABodyCopy"/>
        <w:rPr>
          <w:b/>
          <w:bCs/>
          <w:color w:val="FF0000"/>
          <w:rPrChange w:id="1696" w:author="Ayush Mittal" w:date="2019-04-29T16:55:00Z">
            <w:rPr>
              <w:b/>
              <w:bCs/>
            </w:rPr>
          </w:rPrChange>
        </w:rPr>
      </w:pPr>
    </w:p>
    <w:p w14:paraId="5D4CB60E" w14:textId="77777777" w:rsidR="00C2774A" w:rsidRPr="00C445BF" w:rsidRDefault="00C2774A" w:rsidP="006A1E6B">
      <w:pPr>
        <w:pStyle w:val="RNAHeadline3"/>
        <w:rPr>
          <w:b/>
          <w:bCs/>
          <w:color w:val="FF0000"/>
          <w:rPrChange w:id="1697" w:author="Ayush Mittal" w:date="2019-04-29T16:55:00Z">
            <w:rPr>
              <w:b/>
              <w:bCs/>
            </w:rPr>
          </w:rPrChange>
        </w:rPr>
      </w:pPr>
      <w:r w:rsidRPr="00C445BF">
        <w:rPr>
          <w:color w:val="FF0000"/>
          <w:rPrChange w:id="1698" w:author="Ayush Mittal" w:date="2019-04-29T16:55:00Z">
            <w:rPr/>
          </w:rPrChange>
        </w:rPr>
        <w:t>Cystic Fibrosis Market</w:t>
      </w:r>
    </w:p>
    <w:p w14:paraId="62F1174B" w14:textId="77777777" w:rsidR="00C2774A" w:rsidRPr="00C445BF" w:rsidRDefault="00C2774A" w:rsidP="00C2774A">
      <w:pPr>
        <w:pStyle w:val="RNABodyCopy"/>
        <w:rPr>
          <w:color w:val="FF0000"/>
          <w:rPrChange w:id="1699" w:author="Ayush Mittal" w:date="2019-04-29T16:55:00Z">
            <w:rPr/>
          </w:rPrChange>
        </w:rPr>
      </w:pPr>
      <w:r w:rsidRPr="00C445BF">
        <w:rPr>
          <w:color w:val="FF0000"/>
          <w:rPrChange w:id="1700" w:author="Ayush Mittal" w:date="2019-04-29T16:55:00Z">
            <w:rPr/>
          </w:rPrChange>
        </w:rPr>
        <w:t>According to MarketResearchReports.biz, the respiratory disorders market is forecast to rise from a value of $28.1 billion in 2015 to $46.6 billion in 2022, at a CAGR of 7.5%.  The treatment landscape for respiratory disorders has traditionally been dominated by small molecule therapies that aim to treat the disease symptoms, rather than the cause.  This means that treatment options can be diverse in terms of their targets and mechanisms of action.  This is most notable in CF, where patients may be prescribed a combination of drugs from several treatment categories, including mucolytic agents, bronchodilators and antibiotics.  Although the more traditional non-specific symptomatic therapies continue to have a strong presence in the respiratory disorder pipeline, the pipeline also contains promising targeted biologic therapies, which reflects their growing prominence in this therapy area.  Overall, 908 products are currently in active in development for respiratory disorders.</w:t>
      </w:r>
      <w:r w:rsidRPr="00C445BF">
        <w:rPr>
          <w:rStyle w:val="FootnoteReference"/>
          <w:color w:val="FF0000"/>
          <w:rPrChange w:id="1701" w:author="Ayush Mittal" w:date="2019-04-29T16:55:00Z">
            <w:rPr>
              <w:rStyle w:val="FootnoteReference"/>
            </w:rPr>
          </w:rPrChange>
        </w:rPr>
        <w:footnoteReference w:id="24"/>
      </w:r>
      <w:r w:rsidRPr="00C445BF">
        <w:rPr>
          <w:color w:val="FF0000"/>
          <w:rPrChange w:id="1702" w:author="Ayush Mittal" w:date="2019-04-29T16:55:00Z">
            <w:rPr/>
          </w:rPrChange>
        </w:rPr>
        <w:t xml:space="preserve">  Per a report by </w:t>
      </w:r>
      <w:proofErr w:type="spellStart"/>
      <w:r w:rsidRPr="00C445BF">
        <w:rPr>
          <w:color w:val="FF0000"/>
          <w:rPrChange w:id="1703" w:author="Ayush Mittal" w:date="2019-04-29T16:55:00Z">
            <w:rPr/>
          </w:rPrChange>
        </w:rPr>
        <w:t>Visiongain</w:t>
      </w:r>
      <w:proofErr w:type="spellEnd"/>
      <w:r w:rsidRPr="00C445BF">
        <w:rPr>
          <w:color w:val="FF0000"/>
          <w:rPrChange w:id="1704" w:author="Ayush Mittal" w:date="2019-04-29T16:55:00Z">
            <w:rPr/>
          </w:rPrChange>
        </w:rPr>
        <w:t>, the global CF market is expected to grow at a CAGR of 16.7% from 2016 to 2021, to reach $7.7 billion.</w:t>
      </w:r>
      <w:r w:rsidRPr="00C445BF">
        <w:rPr>
          <w:rStyle w:val="FootnoteReference"/>
          <w:color w:val="FF0000"/>
          <w:rPrChange w:id="1705" w:author="Ayush Mittal" w:date="2019-04-29T16:55:00Z">
            <w:rPr>
              <w:rStyle w:val="FootnoteReference"/>
            </w:rPr>
          </w:rPrChange>
        </w:rPr>
        <w:footnoteReference w:id="25"/>
      </w:r>
    </w:p>
    <w:p w14:paraId="56177AC7" w14:textId="77777777" w:rsidR="00C2774A" w:rsidRPr="00C445BF" w:rsidRDefault="00C2774A" w:rsidP="00C2774A">
      <w:pPr>
        <w:rPr>
          <w:rFonts w:ascii="Georgia" w:hAnsi="Georgia"/>
          <w:b/>
          <w:bCs/>
          <w:color w:val="FF0000"/>
          <w:highlight w:val="yellow"/>
          <w:rPrChange w:id="1706" w:author="Ayush Mittal" w:date="2019-04-29T16:55:00Z">
            <w:rPr>
              <w:rFonts w:ascii="Georgia" w:hAnsi="Georgia"/>
              <w:b/>
              <w:bCs/>
              <w:color w:val="595959" w:themeColor="text1" w:themeTint="A6"/>
              <w:highlight w:val="yellow"/>
            </w:rPr>
          </w:rPrChange>
        </w:rPr>
      </w:pPr>
    </w:p>
    <w:p w14:paraId="5DCDF8A9" w14:textId="77777777" w:rsidR="00C2774A" w:rsidRPr="00C445BF" w:rsidRDefault="00C2774A" w:rsidP="006A1E6B">
      <w:pPr>
        <w:pStyle w:val="RNAHeadline3"/>
        <w:rPr>
          <w:color w:val="FF0000"/>
          <w:rPrChange w:id="1707" w:author="Ayush Mittal" w:date="2019-04-29T16:55:00Z">
            <w:rPr/>
          </w:rPrChange>
        </w:rPr>
      </w:pPr>
      <w:r w:rsidRPr="00C445BF">
        <w:rPr>
          <w:color w:val="FF0000"/>
          <w:rPrChange w:id="1708" w:author="Ayush Mittal" w:date="2019-04-29T16:55:00Z">
            <w:rPr/>
          </w:rPrChange>
        </w:rPr>
        <w:t>OTC/UCD Market</w:t>
      </w:r>
    </w:p>
    <w:p w14:paraId="41C95977" w14:textId="77777777" w:rsidR="00C2774A" w:rsidRPr="00C445BF" w:rsidRDefault="00C2774A" w:rsidP="00C2774A">
      <w:pPr>
        <w:rPr>
          <w:rFonts w:ascii="Georgia" w:hAnsi="Georgia"/>
          <w:color w:val="FF0000"/>
          <w:rPrChange w:id="1709" w:author="Ayush Mittal" w:date="2019-04-29T16:55:00Z">
            <w:rPr>
              <w:rFonts w:ascii="Georgia" w:hAnsi="Georgia"/>
              <w:color w:val="595959" w:themeColor="text1" w:themeTint="A6"/>
            </w:rPr>
          </w:rPrChange>
        </w:rPr>
      </w:pPr>
      <w:r w:rsidRPr="00C445BF">
        <w:rPr>
          <w:rFonts w:ascii="Georgia" w:hAnsi="Georgia"/>
          <w:color w:val="FF0000"/>
          <w:rPrChange w:id="1710" w:author="Ayush Mittal" w:date="2019-04-29T16:55:00Z">
            <w:rPr>
              <w:rFonts w:ascii="Georgia" w:hAnsi="Georgia"/>
              <w:color w:val="595959" w:themeColor="text1" w:themeTint="A6"/>
            </w:rPr>
          </w:rPrChange>
        </w:rPr>
        <w:t>UCD result from defects in the metabolism of waste nitrogen from the breakdown of protein and other nitrogen-containing molecules.</w:t>
      </w:r>
      <w:r w:rsidRPr="00C445BF">
        <w:rPr>
          <w:rStyle w:val="FootnoteReference"/>
          <w:rFonts w:ascii="Georgia" w:hAnsi="Georgia"/>
          <w:color w:val="FF0000"/>
          <w:rPrChange w:id="1711" w:author="Ayush Mittal" w:date="2019-04-29T16:55:00Z">
            <w:rPr>
              <w:rStyle w:val="FootnoteReference"/>
              <w:rFonts w:ascii="Georgia" w:hAnsi="Georgia"/>
              <w:color w:val="595959" w:themeColor="text1" w:themeTint="A6"/>
            </w:rPr>
          </w:rPrChange>
        </w:rPr>
        <w:footnoteReference w:id="26"/>
      </w:r>
      <w:r w:rsidRPr="00C445BF">
        <w:rPr>
          <w:rFonts w:ascii="Georgia" w:hAnsi="Georgia"/>
          <w:color w:val="FF0000"/>
          <w:rPrChange w:id="1712" w:author="Ayush Mittal" w:date="2019-04-29T16:55:00Z">
            <w:rPr>
              <w:rFonts w:ascii="Georgia" w:hAnsi="Georgia"/>
              <w:color w:val="595959" w:themeColor="text1" w:themeTint="A6"/>
            </w:rPr>
          </w:rPrChange>
        </w:rPr>
        <w:t xml:space="preserve">  OTC deficiency is a rare X-linked genetic disorder characterized by complete or partial lack of the OTC enzyme.  OTC is one of the six enzymes that play a role in the break down and removal of nitrogen the body, a process known as the urea cycle.</w:t>
      </w:r>
      <w:r w:rsidRPr="00C445BF">
        <w:rPr>
          <w:rStyle w:val="FootnoteReference"/>
          <w:rFonts w:ascii="Georgia" w:hAnsi="Georgia"/>
          <w:color w:val="FF0000"/>
          <w:rPrChange w:id="1713" w:author="Ayush Mittal" w:date="2019-04-29T16:55:00Z">
            <w:rPr>
              <w:rStyle w:val="FootnoteReference"/>
              <w:rFonts w:ascii="Georgia" w:hAnsi="Georgia"/>
              <w:color w:val="595959" w:themeColor="text1" w:themeTint="A6"/>
            </w:rPr>
          </w:rPrChange>
        </w:rPr>
        <w:footnoteReference w:id="27"/>
      </w:r>
      <w:r w:rsidRPr="00C445BF">
        <w:rPr>
          <w:rFonts w:ascii="Georgia" w:hAnsi="Georgia"/>
          <w:color w:val="FF0000"/>
          <w:rPrChange w:id="1714" w:author="Ayush Mittal" w:date="2019-04-29T16:55:00Z">
            <w:rPr>
              <w:rFonts w:ascii="Georgia" w:hAnsi="Georgia"/>
              <w:color w:val="595959" w:themeColor="text1" w:themeTint="A6"/>
            </w:rPr>
          </w:rPrChange>
        </w:rPr>
        <w:t xml:space="preserve">  OTC deficiency can occur as a severe neonatal-onset disease in males (but rarely in females) and as a post-neonatal-onset (partial deficiency) disease in males and females.</w:t>
      </w:r>
      <w:r w:rsidRPr="00C445BF">
        <w:rPr>
          <w:rStyle w:val="FootnoteReference"/>
          <w:rFonts w:ascii="Georgia" w:hAnsi="Georgia"/>
          <w:color w:val="FF0000"/>
          <w:rPrChange w:id="1715" w:author="Ayush Mittal" w:date="2019-04-29T16:55:00Z">
            <w:rPr>
              <w:rStyle w:val="FootnoteReference"/>
              <w:rFonts w:ascii="Georgia" w:hAnsi="Georgia"/>
              <w:color w:val="595959" w:themeColor="text1" w:themeTint="A6"/>
            </w:rPr>
          </w:rPrChange>
        </w:rPr>
        <w:footnoteReference w:id="28"/>
      </w:r>
      <w:r w:rsidRPr="00C445BF">
        <w:rPr>
          <w:rFonts w:ascii="Georgia" w:hAnsi="Georgia"/>
          <w:color w:val="FF0000"/>
          <w:rPrChange w:id="1716" w:author="Ayush Mittal" w:date="2019-04-29T16:55:00Z">
            <w:rPr>
              <w:rFonts w:ascii="Georgia" w:hAnsi="Georgia"/>
              <w:color w:val="595959" w:themeColor="text1" w:themeTint="A6"/>
            </w:rPr>
          </w:rPrChange>
        </w:rPr>
        <w:t xml:space="preserve">  The incidence for UCD in the US is one patient for every 35,000 births, presenting about 113 new patients per year across all age groups.  The incidence for OTC in the US is one patient for every 56,500 births, estimated based on the overall incidence of UCD.</w:t>
      </w:r>
      <w:r w:rsidRPr="00C445BF">
        <w:rPr>
          <w:rStyle w:val="FootnoteReference"/>
          <w:rFonts w:ascii="Georgia" w:hAnsi="Georgia"/>
          <w:color w:val="FF0000"/>
          <w:rPrChange w:id="1717" w:author="Ayush Mittal" w:date="2019-04-29T16:55:00Z">
            <w:rPr>
              <w:rStyle w:val="FootnoteReference"/>
              <w:rFonts w:ascii="Georgia" w:hAnsi="Georgia"/>
              <w:color w:val="595959" w:themeColor="text1" w:themeTint="A6"/>
            </w:rPr>
          </w:rPrChange>
        </w:rPr>
        <w:footnoteReference w:id="29"/>
      </w:r>
      <w:r w:rsidRPr="00C445BF">
        <w:rPr>
          <w:rFonts w:ascii="Georgia" w:hAnsi="Georgia"/>
          <w:color w:val="FF0000"/>
          <w:rPrChange w:id="1718" w:author="Ayush Mittal" w:date="2019-04-29T16:55:00Z">
            <w:rPr>
              <w:rFonts w:ascii="Georgia" w:hAnsi="Georgia"/>
              <w:color w:val="595959" w:themeColor="text1" w:themeTint="A6"/>
            </w:rPr>
          </w:rPrChange>
        </w:rPr>
        <w:t xml:space="preserve"> </w:t>
      </w:r>
    </w:p>
    <w:p w14:paraId="6479FD8D" w14:textId="77777777" w:rsidR="00C2774A" w:rsidRPr="00C445BF" w:rsidRDefault="00C2774A" w:rsidP="006A1E6B">
      <w:pPr>
        <w:pStyle w:val="RNAHeadlineB"/>
        <w:outlineLvl w:val="1"/>
        <w:rPr>
          <w:rFonts w:ascii="Georgia" w:hAnsi="Georgia"/>
          <w:color w:val="FF0000"/>
          <w:rPrChange w:id="1719" w:author="Ayush Mittal" w:date="2019-04-29T16:55:00Z">
            <w:rPr/>
          </w:rPrChange>
        </w:rPr>
      </w:pPr>
      <w:bookmarkStart w:id="1720" w:name="_Toc481756162"/>
      <w:r w:rsidRPr="00C445BF">
        <w:rPr>
          <w:rFonts w:ascii="Georgia" w:hAnsi="Georgia"/>
          <w:color w:val="FF0000"/>
          <w:rPrChange w:id="1721" w:author="Ayush Mittal" w:date="2019-04-29T16:55:00Z">
            <w:rPr>
              <w:rFonts w:ascii="Georgia" w:hAnsi="Georgia"/>
            </w:rPr>
          </w:rPrChange>
        </w:rPr>
        <w:t>Competition</w:t>
      </w:r>
      <w:bookmarkEnd w:id="1720"/>
    </w:p>
    <w:p w14:paraId="3700E377" w14:textId="05AD75A1" w:rsidR="00C2774A" w:rsidRPr="00C00498" w:rsidRDefault="00C2774A" w:rsidP="00C2774A">
      <w:pPr>
        <w:pStyle w:val="RNABodyCopy"/>
      </w:pPr>
      <w:r w:rsidRPr="00C445BF">
        <w:rPr>
          <w:color w:val="FF0000"/>
          <w:rPrChange w:id="1722" w:author="Ayush Mittal" w:date="2019-04-29T16:55:00Z">
            <w:rPr/>
          </w:rPrChange>
        </w:rPr>
        <w:t xml:space="preserve">The Company </w:t>
      </w:r>
      <w:r w:rsidR="00FF5545" w:rsidRPr="00C445BF">
        <w:rPr>
          <w:color w:val="FF0000"/>
          <w:rPrChange w:id="1723" w:author="Ayush Mittal" w:date="2019-04-29T16:55:00Z">
            <w:rPr/>
          </w:rPrChange>
        </w:rPr>
        <w:t xml:space="preserve">and Shire MRT </w:t>
      </w:r>
      <w:r w:rsidRPr="00C445BF">
        <w:rPr>
          <w:color w:val="FF0000"/>
          <w:rPrChange w:id="1724" w:author="Ayush Mittal" w:date="2019-04-29T16:55:00Z">
            <w:rPr/>
          </w:rPrChange>
        </w:rPr>
        <w:t xml:space="preserve">face competition from other companies in the mRNA therapeutics market like </w:t>
      </w:r>
      <w:proofErr w:type="spellStart"/>
      <w:r w:rsidRPr="00C445BF">
        <w:rPr>
          <w:color w:val="FF0000"/>
          <w:rPrChange w:id="1725" w:author="Ayush Mittal" w:date="2019-04-29T16:55:00Z">
            <w:rPr/>
          </w:rPrChange>
        </w:rPr>
        <w:t>Moderna</w:t>
      </w:r>
      <w:proofErr w:type="spellEnd"/>
      <w:r w:rsidRPr="00C445BF">
        <w:rPr>
          <w:color w:val="FF0000"/>
          <w:rPrChange w:id="1726" w:author="Ayush Mittal" w:date="2019-04-29T16:55:00Z">
            <w:rPr/>
          </w:rPrChange>
        </w:rPr>
        <w:t xml:space="preserve"> Therapeutics, </w:t>
      </w:r>
      <w:proofErr w:type="spellStart"/>
      <w:r w:rsidRPr="00C445BF">
        <w:rPr>
          <w:color w:val="FF0000"/>
          <w:rPrChange w:id="1727" w:author="Ayush Mittal" w:date="2019-04-29T16:55:00Z">
            <w:rPr/>
          </w:rPrChange>
        </w:rPr>
        <w:t>CureVac</w:t>
      </w:r>
      <w:proofErr w:type="spellEnd"/>
      <w:r w:rsidRPr="00C445BF">
        <w:rPr>
          <w:color w:val="FF0000"/>
          <w:rPrChange w:id="1728" w:author="Ayush Mittal" w:date="2019-04-29T16:55:00Z">
            <w:rPr/>
          </w:rPrChange>
        </w:rPr>
        <w:t xml:space="preserve">, </w:t>
      </w:r>
      <w:proofErr w:type="spellStart"/>
      <w:r w:rsidRPr="00C445BF">
        <w:rPr>
          <w:color w:val="FF0000"/>
          <w:rPrChange w:id="1729" w:author="Ayush Mittal" w:date="2019-04-29T16:55:00Z">
            <w:rPr/>
          </w:rPrChange>
        </w:rPr>
        <w:t>BioNTech</w:t>
      </w:r>
      <w:proofErr w:type="spellEnd"/>
      <w:r w:rsidRPr="00C445BF">
        <w:rPr>
          <w:color w:val="FF0000"/>
          <w:rPrChange w:id="1730" w:author="Ayush Mittal" w:date="2019-04-29T16:55:00Z">
            <w:rPr/>
          </w:rPrChange>
        </w:rPr>
        <w:t xml:space="preserve">, </w:t>
      </w:r>
      <w:proofErr w:type="spellStart"/>
      <w:r w:rsidRPr="00C445BF">
        <w:rPr>
          <w:color w:val="FF0000"/>
          <w:rPrChange w:id="1731" w:author="Ayush Mittal" w:date="2019-04-29T16:55:00Z">
            <w:rPr/>
          </w:rPrChange>
        </w:rPr>
        <w:t>PhaseRx</w:t>
      </w:r>
      <w:proofErr w:type="spellEnd"/>
      <w:r w:rsidRPr="00C445BF">
        <w:rPr>
          <w:color w:val="FF0000"/>
          <w:rPrChange w:id="1732" w:author="Ayush Mittal" w:date="2019-04-29T16:55:00Z">
            <w:rPr/>
          </w:rPrChange>
        </w:rPr>
        <w:t xml:space="preserve">, Inc., Arcturus Therapeutics, and </w:t>
      </w:r>
      <w:proofErr w:type="spellStart"/>
      <w:r w:rsidRPr="00C445BF">
        <w:rPr>
          <w:color w:val="FF0000"/>
          <w:rPrChange w:id="1733" w:author="Ayush Mittal" w:date="2019-04-29T16:55:00Z">
            <w:rPr/>
          </w:rPrChange>
        </w:rPr>
        <w:t>Ethris</w:t>
      </w:r>
      <w:proofErr w:type="spellEnd"/>
      <w:r w:rsidRPr="00C445BF">
        <w:rPr>
          <w:color w:val="FF0000"/>
          <w:rPrChange w:id="1734" w:author="Ayush Mittal" w:date="2019-04-29T16:55:00Z">
            <w:rPr/>
          </w:rPrChange>
        </w:rPr>
        <w:t>.</w:t>
      </w:r>
      <w:r w:rsidRPr="00C445BF">
        <w:rPr>
          <w:rStyle w:val="FootnoteReference"/>
          <w:color w:val="FF0000"/>
          <w:rPrChange w:id="1735" w:author="Ayush Mittal" w:date="2019-04-29T16:55:00Z">
            <w:rPr>
              <w:rStyle w:val="FootnoteReference"/>
            </w:rPr>
          </w:rPrChange>
        </w:rPr>
        <w:footnoteReference w:id="30"/>
      </w:r>
      <w:r w:rsidRPr="00C445BF">
        <w:rPr>
          <w:color w:val="FF0000"/>
          <w:rPrChange w:id="1736" w:author="Ayush Mittal" w:date="2019-04-29T16:55:00Z">
            <w:rPr/>
          </w:rPrChange>
        </w:rPr>
        <w:t xml:space="preserve"> </w:t>
      </w:r>
      <w:r w:rsidRPr="00C00498">
        <w:t xml:space="preserve"> </w:t>
      </w:r>
    </w:p>
    <w:p w14:paraId="354DFC96" w14:textId="4709930B" w:rsidR="00573796" w:rsidRPr="00C00498" w:rsidRDefault="00573796" w:rsidP="00FE3044">
      <w:pPr>
        <w:pStyle w:val="RNABodyCopy"/>
      </w:pPr>
      <w:r w:rsidRPr="00C00498">
        <w:t xml:space="preserve"> </w:t>
      </w:r>
    </w:p>
    <w:p w14:paraId="0BDFC549" w14:textId="77777777" w:rsidR="00573796" w:rsidRPr="00C00498" w:rsidRDefault="00573796" w:rsidP="00FE3044">
      <w:pPr>
        <w:pStyle w:val="RNABodyCopy"/>
        <w:rPr>
          <w:color w:val="1F4E79" w:themeColor="accent2" w:themeShade="80"/>
          <w:spacing w:val="20"/>
          <w:sz w:val="28"/>
        </w:rPr>
      </w:pPr>
      <w:r w:rsidRPr="00C00498">
        <w:br w:type="page"/>
      </w:r>
    </w:p>
    <w:p w14:paraId="22A03D3D" w14:textId="555AF1B3" w:rsidR="00573796" w:rsidRPr="00C00498" w:rsidRDefault="00573796" w:rsidP="00565DEF">
      <w:pPr>
        <w:pStyle w:val="RNAHeadlineA"/>
        <w:outlineLvl w:val="0"/>
      </w:pPr>
      <w:bookmarkStart w:id="1737" w:name="_Toc432004248"/>
      <w:bookmarkStart w:id="1738" w:name="_Toc481756163"/>
      <w:r w:rsidRPr="00C00498">
        <w:t>Valuation Methodology Overview</w:t>
      </w:r>
      <w:bookmarkEnd w:id="1737"/>
      <w:bookmarkEnd w:id="1738"/>
    </w:p>
    <w:p w14:paraId="785A1E14" w14:textId="77777777" w:rsidR="00573796" w:rsidRPr="00C00498" w:rsidRDefault="00573796" w:rsidP="00573796">
      <w:pPr>
        <w:rPr>
          <w:rFonts w:ascii="Georgia" w:hAnsi="Georgia"/>
        </w:rPr>
      </w:pPr>
    </w:p>
    <w:p w14:paraId="3440EC10" w14:textId="2A46FA05" w:rsidR="00573796" w:rsidRPr="00C00498" w:rsidRDefault="00573796" w:rsidP="000C2435">
      <w:pPr>
        <w:pStyle w:val="RNAIntrotext"/>
        <w:rPr>
          <w:rFonts w:ascii="Georgia" w:hAnsi="Georgia"/>
          <w:color w:val="595959" w:themeColor="text1" w:themeTint="A6"/>
          <w:sz w:val="22"/>
          <w:szCs w:val="22"/>
        </w:rPr>
      </w:pPr>
      <w:r w:rsidRPr="00C00498">
        <w:rPr>
          <w:rFonts w:ascii="Georgia" w:hAnsi="Georgia"/>
          <w:color w:val="595959" w:themeColor="text1" w:themeTint="A6"/>
          <w:sz w:val="22"/>
          <w:szCs w:val="22"/>
        </w:rPr>
        <w:t>The following section provides an overview of various valuation methodologies con</w:t>
      </w:r>
      <w:r w:rsidR="00AA3F4F" w:rsidRPr="00C00498">
        <w:rPr>
          <w:rFonts w:ascii="Georgia" w:hAnsi="Georgia"/>
          <w:color w:val="595959" w:themeColor="text1" w:themeTint="A6"/>
          <w:sz w:val="22"/>
          <w:szCs w:val="22"/>
        </w:rPr>
        <w:t>sidered</w:t>
      </w:r>
      <w:r w:rsidRPr="00C00498">
        <w:rPr>
          <w:rFonts w:ascii="Georgia" w:hAnsi="Georgia"/>
          <w:color w:val="595959" w:themeColor="text1" w:themeTint="A6"/>
          <w:sz w:val="22"/>
          <w:szCs w:val="22"/>
        </w:rPr>
        <w:t xml:space="preserve"> as part of this analysis.  </w:t>
      </w:r>
    </w:p>
    <w:p w14:paraId="39ACF2F6" w14:textId="77777777" w:rsidR="00573796" w:rsidRPr="00C00498" w:rsidRDefault="00573796" w:rsidP="00565DEF">
      <w:pPr>
        <w:pStyle w:val="RNABodyCopy"/>
      </w:pPr>
    </w:p>
    <w:p w14:paraId="3AF19658" w14:textId="189791C7" w:rsidR="00573796" w:rsidRPr="00C00498" w:rsidRDefault="00573796" w:rsidP="00565DEF">
      <w:pPr>
        <w:pStyle w:val="RNAHeadlineB"/>
        <w:outlineLvl w:val="1"/>
        <w:rPr>
          <w:rFonts w:ascii="Georgia" w:hAnsi="Georgia"/>
        </w:rPr>
      </w:pPr>
      <w:bookmarkStart w:id="1739" w:name="_Toc378109666"/>
      <w:bookmarkStart w:id="1740" w:name="_Toc432004249"/>
      <w:bookmarkStart w:id="1741" w:name="_Toc481756164"/>
      <w:r w:rsidRPr="00C00498">
        <w:rPr>
          <w:rFonts w:ascii="Georgia" w:hAnsi="Georgia"/>
        </w:rPr>
        <w:t>Valuation Theory</w:t>
      </w:r>
      <w:bookmarkEnd w:id="1739"/>
      <w:bookmarkEnd w:id="1740"/>
      <w:bookmarkEnd w:id="1741"/>
    </w:p>
    <w:p w14:paraId="612172AD" w14:textId="77777777" w:rsidR="00573796" w:rsidRPr="00C00498" w:rsidRDefault="00573796" w:rsidP="000C2435">
      <w:pPr>
        <w:pStyle w:val="RNABodyCopy"/>
      </w:pPr>
      <w:r w:rsidRPr="00C00498">
        <w:t>In summary, there are three generally accepted valuation approaches available when valuing the operating assets and liabilities of a closely held business:</w:t>
      </w:r>
    </w:p>
    <w:p w14:paraId="5B394657" w14:textId="77777777" w:rsidR="00573796" w:rsidRPr="00C00498" w:rsidRDefault="00573796" w:rsidP="000C2435">
      <w:pPr>
        <w:pStyle w:val="RNABodyCopy"/>
      </w:pPr>
    </w:p>
    <w:p w14:paraId="3F4C5C3C" w14:textId="77777777" w:rsidR="00573796" w:rsidRPr="00C00498" w:rsidRDefault="00573796" w:rsidP="00724D57">
      <w:pPr>
        <w:pStyle w:val="RNABodyCopy"/>
        <w:numPr>
          <w:ilvl w:val="0"/>
          <w:numId w:val="20"/>
        </w:numPr>
        <w:ind w:left="1080" w:hanging="720"/>
      </w:pPr>
      <w:r w:rsidRPr="00C00498">
        <w:t xml:space="preserve">Cost Approach (“Cost Approach”); </w:t>
      </w:r>
    </w:p>
    <w:p w14:paraId="6F7B4176" w14:textId="77777777" w:rsidR="00573796" w:rsidRPr="00C00498" w:rsidRDefault="00573796" w:rsidP="00724D57">
      <w:pPr>
        <w:pStyle w:val="RNABodyCopy"/>
        <w:numPr>
          <w:ilvl w:val="0"/>
          <w:numId w:val="20"/>
        </w:numPr>
        <w:ind w:left="1080" w:hanging="720"/>
      </w:pPr>
      <w:r w:rsidRPr="00C00498">
        <w:t xml:space="preserve">Income Approach (“Income Approach”); and </w:t>
      </w:r>
    </w:p>
    <w:p w14:paraId="668B39A3" w14:textId="77777777" w:rsidR="00573796" w:rsidRPr="00C00498" w:rsidRDefault="00573796" w:rsidP="00724D57">
      <w:pPr>
        <w:pStyle w:val="RNABodyCopy"/>
        <w:numPr>
          <w:ilvl w:val="0"/>
          <w:numId w:val="20"/>
        </w:numPr>
        <w:ind w:left="1080" w:hanging="720"/>
      </w:pPr>
      <w:r w:rsidRPr="00C00498">
        <w:t xml:space="preserve">Market Approach (“Market Approach”).  </w:t>
      </w:r>
    </w:p>
    <w:p w14:paraId="062F001B" w14:textId="77777777" w:rsidR="00573796" w:rsidRPr="00C00498" w:rsidRDefault="00573796" w:rsidP="000C2435">
      <w:pPr>
        <w:pStyle w:val="RNABodyCopy"/>
      </w:pPr>
    </w:p>
    <w:p w14:paraId="5423AFC6" w14:textId="38BECB74" w:rsidR="00573796" w:rsidRPr="00C00498" w:rsidRDefault="00573796" w:rsidP="000C2435">
      <w:pPr>
        <w:pStyle w:val="RNABodyCopy"/>
      </w:pPr>
      <w:r w:rsidRPr="00C00498">
        <w:t xml:space="preserve">Within each category, a variety of methodologies exist to assist in the </w:t>
      </w:r>
      <w:r w:rsidR="00AA3F4F" w:rsidRPr="00C00498">
        <w:t xml:space="preserve">estimate </w:t>
      </w:r>
      <w:r w:rsidRPr="00C00498">
        <w:t>of value</w:t>
      </w:r>
      <w:r w:rsidR="00FB66CB" w:rsidRPr="00C00498">
        <w:t xml:space="preserve">.  They </w:t>
      </w:r>
      <w:r w:rsidR="00E71645" w:rsidRPr="00C00498">
        <w:t>are discussed</w:t>
      </w:r>
      <w:r w:rsidRPr="00C00498">
        <w:t xml:space="preserve"> in further detail herein.  In addition, there is </w:t>
      </w:r>
      <w:r w:rsidR="00AA3F4F" w:rsidRPr="00C00498">
        <w:t xml:space="preserve">the Hybrid Approach (“Hybrid Approach”), </w:t>
      </w:r>
      <w:r w:rsidRPr="00C00498">
        <w:t xml:space="preserve">a methodology that combines two or </w:t>
      </w:r>
      <w:r w:rsidR="00AA3F4F" w:rsidRPr="00C00498">
        <w:t xml:space="preserve">more of these </w:t>
      </w:r>
      <w:r w:rsidRPr="00C00498">
        <w:t xml:space="preserve">approaches.  </w:t>
      </w:r>
    </w:p>
    <w:p w14:paraId="781B1FF5" w14:textId="77777777" w:rsidR="00573796" w:rsidRPr="00C00498" w:rsidRDefault="00573796" w:rsidP="00573796">
      <w:pPr>
        <w:rPr>
          <w:rFonts w:ascii="Georgia" w:hAnsi="Georgia"/>
        </w:rPr>
      </w:pPr>
    </w:p>
    <w:p w14:paraId="43A602D3" w14:textId="77777777" w:rsidR="00573796" w:rsidRPr="00C00498" w:rsidRDefault="00573796" w:rsidP="000C2435">
      <w:pPr>
        <w:pStyle w:val="RNAHeadline3"/>
      </w:pPr>
      <w:bookmarkStart w:id="1742" w:name="_Toc378109667"/>
      <w:r w:rsidRPr="00C00498">
        <w:t>Cost Approach</w:t>
      </w:r>
      <w:bookmarkEnd w:id="1742"/>
    </w:p>
    <w:p w14:paraId="52C72634" w14:textId="698136A4" w:rsidR="00573796" w:rsidRPr="00C00498" w:rsidRDefault="00573796" w:rsidP="000C2435">
      <w:pPr>
        <w:pStyle w:val="RNABodyCopy"/>
      </w:pPr>
      <w:r w:rsidRPr="00C00498">
        <w:t xml:space="preserve">The Cost Approach relies upon separately valuing each sub-component of the company being valued.  The discrete valuation of an asset using this approach is based upon the concept of replication or replacement as an indicator of value.  </w:t>
      </w:r>
      <w:proofErr w:type="gramStart"/>
      <w:r w:rsidRPr="00C00498">
        <w:t>In essence, this</w:t>
      </w:r>
      <w:proofErr w:type="gramEnd"/>
      <w:r w:rsidRPr="00C00498">
        <w:t xml:space="preserve"> </w:t>
      </w:r>
      <w:r w:rsidR="00AE39CE" w:rsidRPr="00C00498">
        <w:t xml:space="preserve">method </w:t>
      </w:r>
      <w:r w:rsidRPr="00C00498">
        <w:t xml:space="preserve">answers the build approach when looking at a “buy versus build” approach to investment.  </w:t>
      </w:r>
    </w:p>
    <w:p w14:paraId="3D1172A8" w14:textId="77777777" w:rsidR="00573796" w:rsidRPr="00C00498" w:rsidRDefault="00573796" w:rsidP="000C2435">
      <w:pPr>
        <w:pStyle w:val="RNABodyCopy"/>
      </w:pPr>
    </w:p>
    <w:p w14:paraId="616861BC" w14:textId="18589F0A" w:rsidR="00573796" w:rsidRPr="00C00498" w:rsidRDefault="00573796" w:rsidP="000C2435">
      <w:pPr>
        <w:pStyle w:val="RNABodyCopy"/>
      </w:pPr>
      <w:r w:rsidRPr="00C00498">
        <w:t xml:space="preserve">In the case of most IP-centric technologies with explicit patent protection and substantive and broad blocking rights to competitive entrants, the Cost Approach is not a reasonable proxy for value.  By the time most products are commercial, the cost to recreate the existing asset is prohibitive in these circumstances given </w:t>
      </w:r>
      <w:r w:rsidR="00AE39CE" w:rsidRPr="00C00498">
        <w:t xml:space="preserve">the </w:t>
      </w:r>
      <w:r w:rsidR="00AA3F4F" w:rsidRPr="00C00498">
        <w:t xml:space="preserve">demanding </w:t>
      </w:r>
      <w:r w:rsidRPr="00C00498">
        <w:t>regulatory requirements.  Further</w:t>
      </w:r>
      <w:r w:rsidR="00AA3F4F" w:rsidRPr="00C00498">
        <w:t>more</w:t>
      </w:r>
      <w:r w:rsidRPr="00C00498">
        <w:t>, these costs should be considered sunk costs and, as such, other approaches to value should be considered.</w:t>
      </w:r>
      <w:r w:rsidR="004530A6" w:rsidRPr="00C00498">
        <w:t xml:space="preserve"> </w:t>
      </w:r>
      <w:r w:rsidRPr="00C00498">
        <w:t xml:space="preserve"> </w:t>
      </w:r>
    </w:p>
    <w:p w14:paraId="1420FA22" w14:textId="77777777" w:rsidR="00A82FC0" w:rsidRPr="00C00498" w:rsidRDefault="00A82FC0" w:rsidP="000C2435">
      <w:pPr>
        <w:pStyle w:val="RNABodyCopy"/>
      </w:pPr>
    </w:p>
    <w:p w14:paraId="5D057598" w14:textId="77777777" w:rsidR="00A82FC0" w:rsidRPr="00C00498" w:rsidRDefault="00A82FC0" w:rsidP="00A82FC0">
      <w:pPr>
        <w:pStyle w:val="RNABodyCopy"/>
      </w:pPr>
      <w:r w:rsidRPr="00C00498">
        <w:t xml:space="preserve">Typical methods of the Cost Approach used to value an intangible asset include the following: </w:t>
      </w:r>
    </w:p>
    <w:p w14:paraId="357D2EA6" w14:textId="77777777" w:rsidR="00A82FC0" w:rsidRPr="00C00498" w:rsidRDefault="00A82FC0" w:rsidP="00A82FC0">
      <w:pPr>
        <w:pStyle w:val="RNABodyCopy"/>
      </w:pPr>
    </w:p>
    <w:p w14:paraId="1E735566" w14:textId="14BF253F" w:rsidR="00A82FC0" w:rsidRPr="00C00498" w:rsidRDefault="00B73585" w:rsidP="00A82FC0">
      <w:pPr>
        <w:pStyle w:val="Default"/>
        <w:spacing w:line="300" w:lineRule="exact"/>
        <w:jc w:val="both"/>
        <w:rPr>
          <w:rFonts w:ascii="Georgia" w:eastAsiaTheme="majorEastAsia" w:hAnsi="Georgia"/>
          <w:b/>
          <w:color w:val="595959" w:themeColor="text1" w:themeTint="A6"/>
          <w:sz w:val="22"/>
          <w:szCs w:val="22"/>
        </w:rPr>
      </w:pPr>
      <w:r w:rsidRPr="00C00498">
        <w:rPr>
          <w:rFonts w:ascii="Georgia" w:eastAsiaTheme="majorEastAsia" w:hAnsi="Georgia"/>
          <w:b/>
          <w:color w:val="595959" w:themeColor="text1" w:themeTint="A6"/>
          <w:sz w:val="22"/>
          <w:szCs w:val="22"/>
        </w:rPr>
        <w:t xml:space="preserve">REPRODUCTION COST METHOD </w:t>
      </w:r>
    </w:p>
    <w:p w14:paraId="499FDB48" w14:textId="77777777" w:rsidR="00A82FC0" w:rsidRPr="00C00498" w:rsidRDefault="00A82FC0" w:rsidP="00A82FC0">
      <w:pPr>
        <w:pStyle w:val="Default"/>
        <w:spacing w:line="300" w:lineRule="exact"/>
        <w:jc w:val="both"/>
        <w:rPr>
          <w:rFonts w:ascii="Georgia" w:eastAsiaTheme="majorEastAsia" w:hAnsi="Georgia"/>
          <w:color w:val="595959" w:themeColor="text1" w:themeTint="A6"/>
          <w:sz w:val="22"/>
          <w:szCs w:val="22"/>
        </w:rPr>
      </w:pPr>
      <w:r w:rsidRPr="00C00498">
        <w:rPr>
          <w:rFonts w:ascii="Georgia" w:eastAsiaTheme="majorEastAsia" w:hAnsi="Georgia"/>
          <w:color w:val="595959" w:themeColor="text1" w:themeTint="A6"/>
          <w:sz w:val="22"/>
          <w:szCs w:val="22"/>
        </w:rPr>
        <w:t xml:space="preserve">This method contemplates the construction (or purchase) of exact replica of the subject asset.  This method assumes the fact that the materials, quality of work, and technology used in the original subject asset are still available in the current scenario.  As such, reproduction cost does not consider either the current market demand for or the current market acceptance of the subject intangible asset. </w:t>
      </w:r>
    </w:p>
    <w:p w14:paraId="14AC3FF6" w14:textId="77777777" w:rsidR="00A82FC0" w:rsidRPr="00C00498" w:rsidRDefault="00A82FC0" w:rsidP="00A82FC0">
      <w:pPr>
        <w:pStyle w:val="Default"/>
        <w:spacing w:line="300" w:lineRule="exact"/>
        <w:jc w:val="both"/>
        <w:rPr>
          <w:rFonts w:ascii="Georgia" w:eastAsiaTheme="majorEastAsia" w:hAnsi="Georgia"/>
          <w:color w:val="595959" w:themeColor="text1" w:themeTint="A6"/>
          <w:sz w:val="22"/>
          <w:szCs w:val="22"/>
        </w:rPr>
      </w:pPr>
    </w:p>
    <w:p w14:paraId="2F1E7BF0" w14:textId="40DFAB91" w:rsidR="00A82FC0" w:rsidRPr="00C00498" w:rsidRDefault="00B73585" w:rsidP="00264D7C">
      <w:pPr>
        <w:pStyle w:val="Default"/>
        <w:keepNext/>
        <w:spacing w:line="300" w:lineRule="exact"/>
        <w:jc w:val="both"/>
        <w:rPr>
          <w:rFonts w:ascii="Georgia" w:eastAsiaTheme="majorEastAsia" w:hAnsi="Georgia"/>
          <w:b/>
          <w:color w:val="595959" w:themeColor="text1" w:themeTint="A6"/>
          <w:sz w:val="22"/>
          <w:szCs w:val="22"/>
        </w:rPr>
      </w:pPr>
      <w:r w:rsidRPr="00C00498">
        <w:rPr>
          <w:rFonts w:ascii="Georgia" w:eastAsiaTheme="majorEastAsia" w:hAnsi="Georgia"/>
          <w:b/>
          <w:color w:val="595959" w:themeColor="text1" w:themeTint="A6"/>
          <w:sz w:val="22"/>
          <w:szCs w:val="22"/>
        </w:rPr>
        <w:t xml:space="preserve">REPLACEMENT COST METHOD </w:t>
      </w:r>
    </w:p>
    <w:p w14:paraId="3F85692C" w14:textId="77777777" w:rsidR="00A82FC0" w:rsidRPr="00C00498" w:rsidRDefault="00A82FC0" w:rsidP="00A82FC0">
      <w:pPr>
        <w:pStyle w:val="Default"/>
        <w:spacing w:line="300" w:lineRule="exact"/>
        <w:jc w:val="both"/>
        <w:rPr>
          <w:rFonts w:ascii="Georgia" w:hAnsi="Georgia"/>
          <w:rPrChange w:id="1743" w:author="Ayush Mittal" w:date="2019-04-26T15:10:00Z">
            <w:rPr/>
          </w:rPrChange>
        </w:rPr>
      </w:pPr>
      <w:r w:rsidRPr="00C00498">
        <w:rPr>
          <w:rFonts w:ascii="Georgia" w:eastAsiaTheme="majorEastAsia" w:hAnsi="Georgia"/>
          <w:color w:val="595959" w:themeColor="text1" w:themeTint="A6"/>
          <w:sz w:val="22"/>
          <w:szCs w:val="22"/>
        </w:rPr>
        <w:t>This method contemplates the cost to recreate the utility of the subject intangible asset that serves the same purpose as the original subject asset but in a form that is not an exact replica of the subject asset.  In this method, the replacement cost new is determined and reduced for depreciation of the asset.  In this context, depreciation has three components: (</w:t>
      </w:r>
      <w:proofErr w:type="spellStart"/>
      <w:r w:rsidRPr="00C00498">
        <w:rPr>
          <w:rFonts w:ascii="Georgia" w:eastAsiaTheme="majorEastAsia" w:hAnsi="Georgia"/>
          <w:color w:val="595959" w:themeColor="text1" w:themeTint="A6"/>
          <w:sz w:val="22"/>
          <w:szCs w:val="22"/>
        </w:rPr>
        <w:t>i</w:t>
      </w:r>
      <w:proofErr w:type="spellEnd"/>
      <w:r w:rsidRPr="00C00498">
        <w:rPr>
          <w:rFonts w:ascii="Georgia" w:eastAsiaTheme="majorEastAsia" w:hAnsi="Georgia"/>
          <w:color w:val="595959" w:themeColor="text1" w:themeTint="A6"/>
          <w:sz w:val="22"/>
          <w:szCs w:val="22"/>
        </w:rPr>
        <w:t>) physical deterioration, (ii) functional obsolescence, and (iii) economic obsolescence.  Physical deterioration is impairment to the condition of the asset brought about by ― wear and tear, disintegration, use in service, and/or the action of the elements.  Functional obsolescence is the impairment in the efficiency of the asset brought about by such factors as overcapacity, inadequacy, or change in technology that affect the asset.  Economic obsolescence is the impairment in the desirability of the asset arising from external economic forces, legislative enactment, or changes in supply and demand relationships.</w:t>
      </w:r>
    </w:p>
    <w:p w14:paraId="7C20A5A8" w14:textId="77777777" w:rsidR="00A82FC0" w:rsidRPr="00C00498" w:rsidRDefault="00A82FC0" w:rsidP="00A82FC0">
      <w:pPr>
        <w:pStyle w:val="RNABodyCopy"/>
      </w:pPr>
    </w:p>
    <w:p w14:paraId="0B8014B9" w14:textId="4DC1DB3C" w:rsidR="00A82FC0" w:rsidRPr="00C00498" w:rsidRDefault="00B73585" w:rsidP="00A82FC0">
      <w:pPr>
        <w:pStyle w:val="RNABodyCopy"/>
        <w:rPr>
          <w:b/>
        </w:rPr>
      </w:pPr>
      <w:r w:rsidRPr="00C00498">
        <w:rPr>
          <w:b/>
        </w:rPr>
        <w:t xml:space="preserve">RESIDUAL METHOD </w:t>
      </w:r>
    </w:p>
    <w:p w14:paraId="4BA7A5E5" w14:textId="77777777" w:rsidR="00A82FC0" w:rsidRPr="00C00498" w:rsidRDefault="00A82FC0" w:rsidP="00A82FC0">
      <w:pPr>
        <w:pStyle w:val="RNABodyCopy"/>
      </w:pPr>
      <w:r w:rsidRPr="00C00498">
        <w:t>The residual value method provides an estimate of the salvage value of an asset.  That is, it represents the amount of value that the owner of an asset can expect to obtain when the asset is dispositioned.  It is the measurement of the net income that an investment earns above the threshold established by the minimum rate of return assigned to the investment.  It can be used to estimate the value of a business or a particular asset.</w:t>
      </w:r>
    </w:p>
    <w:p w14:paraId="7C7A46CE" w14:textId="77777777" w:rsidR="00573796" w:rsidRPr="00C00498" w:rsidRDefault="00573796" w:rsidP="00573796">
      <w:pPr>
        <w:rPr>
          <w:rFonts w:ascii="Georgia" w:hAnsi="Georgia"/>
        </w:rPr>
      </w:pPr>
    </w:p>
    <w:p w14:paraId="79FB410C" w14:textId="77777777" w:rsidR="00573796" w:rsidRPr="00C00498" w:rsidRDefault="00573796" w:rsidP="000C2435">
      <w:pPr>
        <w:pStyle w:val="RNAHeadline3"/>
      </w:pPr>
      <w:bookmarkStart w:id="1744" w:name="_Toc378109668"/>
      <w:r w:rsidRPr="00C00498">
        <w:t>Income Approach</w:t>
      </w:r>
      <w:bookmarkEnd w:id="1744"/>
    </w:p>
    <w:p w14:paraId="36FB5F13" w14:textId="4F5EBF5B" w:rsidR="00573796" w:rsidRPr="00C00498" w:rsidRDefault="00573796" w:rsidP="000C2435">
      <w:pPr>
        <w:pStyle w:val="RNABodyCopy"/>
      </w:pPr>
      <w:r w:rsidRPr="00C00498">
        <w:t xml:space="preserve">The Income Approach is based on the earnings power, or </w:t>
      </w:r>
      <w:r w:rsidR="00AE39CE" w:rsidRPr="00C00498">
        <w:t xml:space="preserve">the </w:t>
      </w:r>
      <w:r w:rsidRPr="00C00498">
        <w:t xml:space="preserve">cash generating abilities of the company being valued.  This approach focuses on determining a forecast benefit stream that is reflective of the subject company’s most likely future performance.  </w:t>
      </w:r>
      <w:r w:rsidR="00AA3F4F" w:rsidRPr="00C00498">
        <w:t xml:space="preserve">The </w:t>
      </w:r>
      <w:r w:rsidRPr="00C00498">
        <w:t>forecast benefit stream is then discounted to present value based on the appropriate risk</w:t>
      </w:r>
      <w:r w:rsidRPr="00C00498">
        <w:rPr>
          <w:rFonts w:ascii="Times New Roman" w:hAnsi="Times New Roman" w:hint="eastAsia"/>
          <w:rPrChange w:id="1745" w:author="Ayush Mittal" w:date="2019-04-26T15:10:00Z">
            <w:rPr>
              <w:rFonts w:ascii="Cambria Math" w:hAnsi="Cambria Math" w:hint="eastAsia"/>
            </w:rPr>
          </w:rPrChange>
        </w:rPr>
        <w:t>‐</w:t>
      </w:r>
      <w:r w:rsidRPr="00C00498">
        <w:t>adjusted discount rate or capitalization rate.  The DCF is a commonly used Income Approach.  In addition, in the life sciences, if clinical or regulatory risks remain, a</w:t>
      </w:r>
      <w:r w:rsidR="00077E58" w:rsidRPr="00C00498">
        <w:t>n</w:t>
      </w:r>
      <w:r w:rsidRPr="00C00498">
        <w:t xml:space="preserve"> </w:t>
      </w:r>
      <w:proofErr w:type="spellStart"/>
      <w:r w:rsidRPr="00C00498">
        <w:t>rNPV</w:t>
      </w:r>
      <w:proofErr w:type="spellEnd"/>
      <w:r w:rsidRPr="00C00498">
        <w:t xml:space="preserve"> is also common.  For IP-centric rights interests, with reasonable patent protection and expectations for a significant decrease in market share upon patent expiration, the Income Approach is generally the favored approach by industry professionals.  </w:t>
      </w:r>
      <w:r w:rsidR="00E508B2" w:rsidRPr="00C00498">
        <w:t>Other commonly used methods used for intangible assets valuation within the Income Approach are described below in detail:</w:t>
      </w:r>
    </w:p>
    <w:p w14:paraId="44171E98" w14:textId="77777777" w:rsidR="00E508B2" w:rsidRPr="00C00498" w:rsidRDefault="00E508B2" w:rsidP="000C2435">
      <w:pPr>
        <w:pStyle w:val="RNABodyCopy"/>
      </w:pPr>
    </w:p>
    <w:p w14:paraId="286CF08E" w14:textId="3FBFF9F3" w:rsidR="00E508B2" w:rsidRPr="00C00498" w:rsidRDefault="00B73585" w:rsidP="00E508B2">
      <w:pPr>
        <w:pStyle w:val="Default"/>
        <w:spacing w:line="300" w:lineRule="exact"/>
        <w:rPr>
          <w:rFonts w:ascii="Georgia" w:eastAsiaTheme="majorEastAsia" w:hAnsi="Georgia"/>
          <w:b/>
          <w:color w:val="595959" w:themeColor="text1" w:themeTint="A6"/>
          <w:sz w:val="22"/>
          <w:szCs w:val="22"/>
        </w:rPr>
      </w:pPr>
      <w:r w:rsidRPr="00C00498">
        <w:rPr>
          <w:rFonts w:ascii="Georgia" w:eastAsiaTheme="majorEastAsia" w:hAnsi="Georgia"/>
          <w:b/>
          <w:color w:val="595959" w:themeColor="text1" w:themeTint="A6"/>
          <w:sz w:val="22"/>
          <w:szCs w:val="22"/>
        </w:rPr>
        <w:t xml:space="preserve">MULTI-PERIOD EXCESS EARNINGS METHOD (“MPEEM”) </w:t>
      </w:r>
    </w:p>
    <w:p w14:paraId="76554FEC" w14:textId="77777777" w:rsidR="00E508B2" w:rsidRPr="00C00498" w:rsidRDefault="00E508B2" w:rsidP="00E508B2">
      <w:pPr>
        <w:pStyle w:val="Default"/>
        <w:spacing w:line="300" w:lineRule="exact"/>
        <w:jc w:val="both"/>
        <w:rPr>
          <w:rFonts w:ascii="Georgia" w:eastAsiaTheme="majorEastAsia" w:hAnsi="Georgia"/>
          <w:color w:val="595959" w:themeColor="text1" w:themeTint="A6"/>
          <w:sz w:val="22"/>
          <w:szCs w:val="22"/>
        </w:rPr>
      </w:pPr>
      <w:r w:rsidRPr="00C00498">
        <w:rPr>
          <w:rFonts w:ascii="Georgia" w:eastAsiaTheme="majorEastAsia" w:hAnsi="Georgia"/>
          <w:color w:val="595959" w:themeColor="text1" w:themeTint="A6"/>
          <w:sz w:val="22"/>
          <w:szCs w:val="22"/>
        </w:rPr>
        <w:t xml:space="preserve">This method is used in cases where there is an identifiable stream of cash flows associated with more than one asset.  An MPEEM may provide reasonable indication of the value of a specific intangible asset.  Under this method, the value of an intangible asset equals the present value of the incremental after-tax cash flows attributable only to the subject intangible asset, after </w:t>
      </w:r>
      <w:proofErr w:type="gramStart"/>
      <w:r w:rsidRPr="00C00498">
        <w:rPr>
          <w:rFonts w:ascii="Georgia" w:eastAsiaTheme="majorEastAsia" w:hAnsi="Georgia"/>
          <w:color w:val="595959" w:themeColor="text1" w:themeTint="A6"/>
          <w:sz w:val="22"/>
          <w:szCs w:val="22"/>
        </w:rPr>
        <w:t>making adjustments</w:t>
      </w:r>
      <w:proofErr w:type="gramEnd"/>
      <w:r w:rsidRPr="00C00498">
        <w:rPr>
          <w:rFonts w:ascii="Georgia" w:eastAsiaTheme="majorEastAsia" w:hAnsi="Georgia"/>
          <w:color w:val="595959" w:themeColor="text1" w:themeTint="A6"/>
          <w:sz w:val="22"/>
          <w:szCs w:val="22"/>
        </w:rPr>
        <w:t xml:space="preserve"> for the required return on and of (when appropriate) the other assets – working capital, fixed assets, and other intangible assets – required to produce the subject intangible asset cash flows.  The remaining cash flow stream, or excess earnings, is attributable to the subject intangible asset being valued.  An appropriate discount rate is then </w:t>
      </w:r>
      <w:proofErr w:type="gramStart"/>
      <w:r w:rsidRPr="00C00498">
        <w:rPr>
          <w:rFonts w:ascii="Georgia" w:eastAsiaTheme="majorEastAsia" w:hAnsi="Georgia"/>
          <w:color w:val="595959" w:themeColor="text1" w:themeTint="A6"/>
          <w:sz w:val="22"/>
          <w:szCs w:val="22"/>
        </w:rPr>
        <w:t>selected</w:t>
      </w:r>
      <w:proofErr w:type="gramEnd"/>
      <w:r w:rsidRPr="00C00498">
        <w:rPr>
          <w:rFonts w:ascii="Georgia" w:eastAsiaTheme="majorEastAsia" w:hAnsi="Georgia"/>
          <w:color w:val="595959" w:themeColor="text1" w:themeTint="A6"/>
          <w:sz w:val="22"/>
          <w:szCs w:val="22"/>
        </w:rPr>
        <w:t xml:space="preserve"> and the present value of the excess earnings stream is derived to yield the value of the subject asset. </w:t>
      </w:r>
    </w:p>
    <w:p w14:paraId="41E816DB" w14:textId="77777777" w:rsidR="00E508B2" w:rsidRPr="00C00498" w:rsidRDefault="00E508B2" w:rsidP="00E508B2">
      <w:pPr>
        <w:pStyle w:val="Default"/>
        <w:spacing w:line="300" w:lineRule="exact"/>
        <w:jc w:val="both"/>
        <w:rPr>
          <w:rFonts w:ascii="Georgia" w:eastAsiaTheme="majorEastAsia" w:hAnsi="Georgia"/>
          <w:color w:val="595959" w:themeColor="text1" w:themeTint="A6"/>
          <w:sz w:val="22"/>
          <w:szCs w:val="22"/>
        </w:rPr>
      </w:pPr>
    </w:p>
    <w:p w14:paraId="7FC1AECA" w14:textId="77777777" w:rsidR="00E508B2" w:rsidRPr="00C00498" w:rsidRDefault="00E508B2" w:rsidP="00E508B2">
      <w:pPr>
        <w:pStyle w:val="Default"/>
        <w:spacing w:line="300" w:lineRule="exact"/>
        <w:jc w:val="both"/>
        <w:rPr>
          <w:rFonts w:ascii="Georgia" w:eastAsiaTheme="majorEastAsia" w:hAnsi="Georgia"/>
          <w:color w:val="595959" w:themeColor="text1" w:themeTint="A6"/>
          <w:sz w:val="22"/>
          <w:szCs w:val="22"/>
        </w:rPr>
      </w:pPr>
      <w:r w:rsidRPr="00C00498">
        <w:rPr>
          <w:rFonts w:ascii="Georgia" w:eastAsiaTheme="majorEastAsia" w:hAnsi="Georgia"/>
          <w:color w:val="595959" w:themeColor="text1" w:themeTint="A6"/>
          <w:sz w:val="22"/>
          <w:szCs w:val="22"/>
        </w:rPr>
        <w:t xml:space="preserve">The adjustments for the other assets are made by calculating and applying the contributory asset charges.  Using guidance from the Appraisal Foundation’s Best Practices for Valuations in Financial Reporting – The Identification of Contributory Assets and the Calculation of Economic Rents, contributory asset charges were utilized in the valuation of the Company’s most valuable intangible asset. </w:t>
      </w:r>
    </w:p>
    <w:p w14:paraId="445B766A" w14:textId="77777777" w:rsidR="00E508B2" w:rsidRPr="00C00498" w:rsidRDefault="00E508B2" w:rsidP="00E508B2">
      <w:pPr>
        <w:pStyle w:val="Default"/>
        <w:spacing w:line="300" w:lineRule="exact"/>
        <w:rPr>
          <w:rFonts w:ascii="Georgia" w:eastAsiaTheme="majorEastAsia" w:hAnsi="Georgia"/>
          <w:color w:val="595959" w:themeColor="text1" w:themeTint="A6"/>
          <w:sz w:val="22"/>
          <w:szCs w:val="22"/>
        </w:rPr>
      </w:pPr>
    </w:p>
    <w:p w14:paraId="03DAA43E" w14:textId="77777777" w:rsidR="00E508B2" w:rsidRPr="00C00498" w:rsidRDefault="00E508B2" w:rsidP="00E508B2">
      <w:pPr>
        <w:pStyle w:val="RNABodyCopy"/>
      </w:pPr>
      <w:r w:rsidRPr="00C00498">
        <w:t xml:space="preserve">Contributory assets are defined as assets that are used in conjunction with the subject intangible asset in the realization of prospective cash flows associated with the subject intangible asset.  Assets that do not contribute to the prospective cash flows associated with the subject intangible asset are not contributory assets.  For example, a certain amount of real property (land and buildings) may be necessary to support the cash flow attributable to a subject intangible asset.  Alternatively, land held by an entity for investment (a non-operating asset) would not be appropriate to include as a contributory asset if the land is not necessary for, or expected to contribute to, the generation of the prospective cash flows of the subject intangible asset.   </w:t>
      </w:r>
    </w:p>
    <w:p w14:paraId="75DB88EE" w14:textId="77777777" w:rsidR="00E508B2" w:rsidRPr="00C00498" w:rsidRDefault="00E508B2" w:rsidP="00E508B2">
      <w:pPr>
        <w:pStyle w:val="RNABodyCopy"/>
      </w:pPr>
    </w:p>
    <w:p w14:paraId="02210B53" w14:textId="5AAFF04E" w:rsidR="00E508B2" w:rsidRPr="00C00498" w:rsidRDefault="00B73585" w:rsidP="00E508B2">
      <w:pPr>
        <w:pStyle w:val="Default"/>
        <w:keepNext/>
        <w:spacing w:line="300" w:lineRule="exact"/>
        <w:rPr>
          <w:rFonts w:ascii="Georgia" w:eastAsiaTheme="majorEastAsia" w:hAnsi="Georgia"/>
          <w:b/>
          <w:color w:val="595959" w:themeColor="text1" w:themeTint="A6"/>
          <w:sz w:val="22"/>
          <w:szCs w:val="22"/>
        </w:rPr>
      </w:pPr>
      <w:r w:rsidRPr="00C00498">
        <w:rPr>
          <w:rFonts w:ascii="Georgia" w:eastAsiaTheme="majorEastAsia" w:hAnsi="Georgia"/>
          <w:b/>
          <w:color w:val="595959" w:themeColor="text1" w:themeTint="A6"/>
          <w:sz w:val="22"/>
          <w:szCs w:val="22"/>
        </w:rPr>
        <w:t xml:space="preserve">RELIEF FROM ROYALTY METHOD (“RFR”) </w:t>
      </w:r>
    </w:p>
    <w:p w14:paraId="48BC222E" w14:textId="77777777" w:rsidR="00E508B2" w:rsidRPr="00C00498" w:rsidRDefault="00E508B2" w:rsidP="00E508B2">
      <w:pPr>
        <w:pStyle w:val="RNABodyCopy"/>
        <w:keepNext/>
      </w:pPr>
      <w:r w:rsidRPr="00C00498">
        <w:t xml:space="preserve">The premise of this method is that the ownership of the subject intangible asset relieves the owner of the need to license the asset from a third party.  Thus, by owning the intangible asset, the owner avoids the royalty payments required to license the asset.  A critical element of this method is the development of a royalty rate that is comparable to ownership of the specific intangible asset.  Under this method, value is estimated by discounting the royalty savings as well as any tax benefits related to ownership to a present value using an appropriate discount rate. </w:t>
      </w:r>
    </w:p>
    <w:p w14:paraId="74780CEF" w14:textId="77777777" w:rsidR="00E508B2" w:rsidRPr="00C00498" w:rsidRDefault="00E508B2" w:rsidP="00E508B2">
      <w:pPr>
        <w:pStyle w:val="Default"/>
        <w:spacing w:line="300" w:lineRule="exact"/>
        <w:jc w:val="both"/>
        <w:rPr>
          <w:rFonts w:ascii="Georgia" w:eastAsiaTheme="majorEastAsia" w:hAnsi="Georgia"/>
          <w:color w:val="595959" w:themeColor="text1" w:themeTint="A6"/>
          <w:sz w:val="22"/>
          <w:szCs w:val="22"/>
        </w:rPr>
      </w:pPr>
    </w:p>
    <w:p w14:paraId="3C9535F2" w14:textId="3F40485B" w:rsidR="00E508B2" w:rsidRPr="00C00498" w:rsidRDefault="00B73585" w:rsidP="00E508B2">
      <w:pPr>
        <w:pStyle w:val="Default"/>
        <w:spacing w:line="300" w:lineRule="exact"/>
        <w:jc w:val="both"/>
        <w:rPr>
          <w:rFonts w:ascii="Georgia" w:eastAsiaTheme="majorEastAsia" w:hAnsi="Georgia"/>
          <w:b/>
          <w:color w:val="595959" w:themeColor="text1" w:themeTint="A6"/>
          <w:sz w:val="22"/>
          <w:szCs w:val="22"/>
        </w:rPr>
      </w:pPr>
      <w:r w:rsidRPr="00C00498">
        <w:rPr>
          <w:rFonts w:ascii="Georgia" w:eastAsiaTheme="majorEastAsia" w:hAnsi="Georgia"/>
          <w:b/>
          <w:color w:val="595959" w:themeColor="text1" w:themeTint="A6"/>
          <w:sz w:val="22"/>
          <w:szCs w:val="22"/>
        </w:rPr>
        <w:t>INCREMENTAL INCOME METHOD</w:t>
      </w:r>
    </w:p>
    <w:p w14:paraId="434347FA" w14:textId="77777777" w:rsidR="00E508B2" w:rsidRPr="00C00498" w:rsidRDefault="00E508B2" w:rsidP="00E508B2">
      <w:pPr>
        <w:pStyle w:val="Default"/>
        <w:spacing w:line="300" w:lineRule="exact"/>
        <w:jc w:val="both"/>
        <w:rPr>
          <w:rFonts w:ascii="Georgia" w:eastAsiaTheme="majorEastAsia" w:hAnsi="Georgia"/>
          <w:color w:val="595959" w:themeColor="text1" w:themeTint="A6"/>
          <w:sz w:val="22"/>
          <w:szCs w:val="22"/>
        </w:rPr>
      </w:pPr>
      <w:r w:rsidRPr="00C00498">
        <w:rPr>
          <w:rFonts w:ascii="Georgia" w:eastAsiaTheme="majorEastAsia" w:hAnsi="Georgia"/>
          <w:color w:val="595959" w:themeColor="text1" w:themeTint="A6"/>
          <w:sz w:val="22"/>
          <w:szCs w:val="22"/>
        </w:rPr>
        <w:t xml:space="preserve">Various incremental income methods are used to estimate the value of an intangible asset based on a comparison of the prospective revenues or expenses for the business or the intangible asset with and without the subject intangible asset in place.  Under these methods, value is estimated by discounting the cash flow differential as well as any tax benefits related to ownership to a present value using an appropriate discount rate.  </w:t>
      </w:r>
    </w:p>
    <w:p w14:paraId="34F59305" w14:textId="77777777" w:rsidR="00F850FC" w:rsidRPr="00C00498" w:rsidRDefault="00F850FC" w:rsidP="00E508B2">
      <w:pPr>
        <w:pStyle w:val="Default"/>
        <w:spacing w:line="300" w:lineRule="exact"/>
        <w:jc w:val="both"/>
        <w:rPr>
          <w:rFonts w:ascii="Georgia" w:eastAsiaTheme="majorEastAsia" w:hAnsi="Georgia"/>
          <w:color w:val="595959" w:themeColor="text1" w:themeTint="A6"/>
          <w:sz w:val="22"/>
          <w:szCs w:val="22"/>
        </w:rPr>
      </w:pPr>
    </w:p>
    <w:p w14:paraId="6BBE46B2" w14:textId="6A864E98" w:rsidR="00F850FC" w:rsidRPr="00C00498" w:rsidRDefault="00B73585" w:rsidP="00E508B2">
      <w:pPr>
        <w:pStyle w:val="Default"/>
        <w:spacing w:line="300" w:lineRule="exact"/>
        <w:jc w:val="both"/>
        <w:rPr>
          <w:rFonts w:ascii="Georgia" w:eastAsiaTheme="majorEastAsia" w:hAnsi="Georgia"/>
          <w:b/>
          <w:color w:val="595959" w:themeColor="text1" w:themeTint="A6"/>
          <w:sz w:val="22"/>
          <w:szCs w:val="22"/>
        </w:rPr>
      </w:pPr>
      <w:proofErr w:type="spellStart"/>
      <w:r w:rsidRPr="00C00498">
        <w:rPr>
          <w:rFonts w:ascii="Georgia" w:eastAsiaTheme="majorEastAsia" w:hAnsi="Georgia"/>
          <w:b/>
          <w:color w:val="595959" w:themeColor="text1" w:themeTint="A6"/>
          <w:sz w:val="22"/>
          <w:szCs w:val="22"/>
        </w:rPr>
        <w:t>rNPV</w:t>
      </w:r>
      <w:proofErr w:type="spellEnd"/>
      <w:r w:rsidRPr="00C00498">
        <w:rPr>
          <w:rFonts w:ascii="Georgia" w:eastAsiaTheme="majorEastAsia" w:hAnsi="Georgia"/>
          <w:b/>
          <w:color w:val="595959" w:themeColor="text1" w:themeTint="A6"/>
          <w:sz w:val="22"/>
          <w:szCs w:val="22"/>
        </w:rPr>
        <w:t xml:space="preserve"> METHOD</w:t>
      </w:r>
    </w:p>
    <w:p w14:paraId="4C15EF92" w14:textId="78FA5128" w:rsidR="00F850FC" w:rsidRPr="00C00498" w:rsidRDefault="00F850FC" w:rsidP="00E508B2">
      <w:pPr>
        <w:pStyle w:val="Default"/>
        <w:spacing w:line="300" w:lineRule="exact"/>
        <w:jc w:val="both"/>
        <w:rPr>
          <w:rFonts w:ascii="Georgia" w:eastAsiaTheme="majorEastAsia" w:hAnsi="Georgia"/>
          <w:color w:val="595959" w:themeColor="text1" w:themeTint="A6"/>
          <w:sz w:val="22"/>
          <w:szCs w:val="22"/>
        </w:rPr>
      </w:pPr>
      <w:r w:rsidRPr="00C00498">
        <w:rPr>
          <w:rFonts w:ascii="Georgia" w:eastAsiaTheme="majorEastAsia" w:hAnsi="Georgia"/>
          <w:color w:val="595959" w:themeColor="text1" w:themeTint="A6"/>
          <w:sz w:val="22"/>
          <w:szCs w:val="22"/>
        </w:rPr>
        <w:t xml:space="preserve">In a typical license contract valuation, the asset is valued by estimating present value of future cash flows adjusted for </w:t>
      </w:r>
      <w:r w:rsidR="00C1138C" w:rsidRPr="00C00498">
        <w:rPr>
          <w:rFonts w:ascii="Georgia" w:eastAsiaTheme="majorEastAsia" w:hAnsi="Georgia"/>
          <w:color w:val="595959" w:themeColor="text1" w:themeTint="A6"/>
          <w:sz w:val="22"/>
          <w:szCs w:val="22"/>
        </w:rPr>
        <w:t>probability of technical success (“POTS”)</w:t>
      </w:r>
      <w:r w:rsidRPr="00C00498">
        <w:rPr>
          <w:rFonts w:ascii="Georgia" w:eastAsiaTheme="majorEastAsia" w:hAnsi="Georgia"/>
          <w:color w:val="595959" w:themeColor="text1" w:themeTint="A6"/>
          <w:sz w:val="22"/>
          <w:szCs w:val="22"/>
        </w:rPr>
        <w:t xml:space="preserve">.  Such cash flows include upfront payments, milestone payments, royalties and adjusted for company’s share of R&amp;D and other expenses.  License contract is valued from both perspectives, the licensee’s and the </w:t>
      </w:r>
      <w:proofErr w:type="gramStart"/>
      <w:r w:rsidRPr="00C00498">
        <w:rPr>
          <w:rFonts w:ascii="Georgia" w:eastAsiaTheme="majorEastAsia" w:hAnsi="Georgia"/>
          <w:color w:val="595959" w:themeColor="text1" w:themeTint="A6"/>
          <w:sz w:val="22"/>
          <w:szCs w:val="22"/>
        </w:rPr>
        <w:t>licensor’s</w:t>
      </w:r>
      <w:proofErr w:type="gramEnd"/>
      <w:r w:rsidRPr="00C00498">
        <w:rPr>
          <w:rFonts w:ascii="Georgia" w:eastAsiaTheme="majorEastAsia" w:hAnsi="Georgia"/>
          <w:color w:val="595959" w:themeColor="text1" w:themeTint="A6"/>
          <w:sz w:val="22"/>
          <w:szCs w:val="22"/>
        </w:rPr>
        <w:t xml:space="preserve">.  When we estimate the cash flows for this method, we need to understand the perspective of valuation and accordingly consider upfront payment, milestone payments and royalties as income or expense.  Accordingly, we also need to factor the additional risk of achieving the set research targets; since the commonly used </w:t>
      </w:r>
      <w:r w:rsidR="004145DB" w:rsidRPr="00C00498">
        <w:rPr>
          <w:rFonts w:ascii="Georgia" w:eastAsiaTheme="majorEastAsia" w:hAnsi="Georgia"/>
          <w:color w:val="595959" w:themeColor="text1" w:themeTint="A6"/>
          <w:sz w:val="22"/>
          <w:szCs w:val="22"/>
        </w:rPr>
        <w:t>Capital Asset Pricing Model (“CAPM”)</w:t>
      </w:r>
      <w:r w:rsidRPr="00C00498">
        <w:rPr>
          <w:rFonts w:ascii="Georgia" w:eastAsiaTheme="majorEastAsia" w:hAnsi="Georgia"/>
          <w:color w:val="595959" w:themeColor="text1" w:themeTint="A6"/>
          <w:sz w:val="22"/>
          <w:szCs w:val="22"/>
        </w:rPr>
        <w:t xml:space="preserve"> is not capable of capturing this risk.  Hence, we adjust the estimated cash flows for POTS and arrive at the NPV of the cash flows.  </w:t>
      </w:r>
    </w:p>
    <w:p w14:paraId="647B1D2A" w14:textId="77777777" w:rsidR="00573796" w:rsidRPr="00C00498" w:rsidRDefault="00573796" w:rsidP="000C2435">
      <w:pPr>
        <w:pStyle w:val="RNABodyCopy"/>
      </w:pPr>
    </w:p>
    <w:p w14:paraId="621AB61D" w14:textId="77777777" w:rsidR="00573796" w:rsidRPr="00C00498" w:rsidRDefault="00573796" w:rsidP="000C2435">
      <w:pPr>
        <w:pStyle w:val="RNAHeadline3"/>
      </w:pPr>
      <w:bookmarkStart w:id="1746" w:name="_Toc378109669"/>
      <w:r w:rsidRPr="00C00498">
        <w:t>Market Approach</w:t>
      </w:r>
      <w:bookmarkEnd w:id="1746"/>
    </w:p>
    <w:p w14:paraId="35C958EB" w14:textId="77777777" w:rsidR="00573796" w:rsidRPr="00C00498" w:rsidRDefault="00573796" w:rsidP="000C2435">
      <w:pPr>
        <w:pStyle w:val="RNABodyCopy"/>
      </w:pPr>
      <w:r w:rsidRPr="00C00498">
        <w:t>In summary, the Market Approach references actual transactions involving (</w:t>
      </w:r>
      <w:proofErr w:type="spellStart"/>
      <w:r w:rsidRPr="00C00498">
        <w:t>i</w:t>
      </w:r>
      <w:proofErr w:type="spellEnd"/>
      <w:r w:rsidRPr="00C00498">
        <w:t xml:space="preserve">) the subject being valued, or (ii) similar assets and/or enterprises.  The Market Approach generally consists of two primary methodologies: </w:t>
      </w:r>
      <w:proofErr w:type="gramStart"/>
      <w:r w:rsidRPr="00C00498">
        <w:t>the</w:t>
      </w:r>
      <w:proofErr w:type="gramEnd"/>
      <w:r w:rsidRPr="00C00498">
        <w:t xml:space="preserve"> Guideline </w:t>
      </w:r>
      <w:proofErr w:type="spellStart"/>
      <w:r w:rsidRPr="00C00498">
        <w:t>Comparables</w:t>
      </w:r>
      <w:proofErr w:type="spellEnd"/>
      <w:r w:rsidRPr="00C00498">
        <w:t xml:space="preserve"> Method (“GCM”) and the Guideline Transaction Method (“GTM”).  The GCM involves identifying and selecting publicly traded companies or guideline public companies (“Guideline Public Companies”) with financial and operating characteristics </w:t>
      </w:r>
      <w:proofErr w:type="gramStart"/>
      <w:r w:rsidRPr="00C00498">
        <w:t>similar to</w:t>
      </w:r>
      <w:proofErr w:type="gramEnd"/>
      <w:r w:rsidRPr="00C00498">
        <w:t xml:space="preserve"> the subject being valued, and subsequently deriving multiples and other metrics from such Guideline Public Companies to apply to the subject being valued.  The GTM involves identifying and selecting actual transactions, such as mergers, acquisitions, investments, and licensing agreements, involving companies and/or assets with financial and operating characteristics </w:t>
      </w:r>
      <w:proofErr w:type="gramStart"/>
      <w:r w:rsidRPr="00C00498">
        <w:t>similar to</w:t>
      </w:r>
      <w:proofErr w:type="gramEnd"/>
      <w:r w:rsidRPr="00C00498">
        <w:t xml:space="preserve"> the subject being valued, and subsequently deriving multiples and other metrics from such guideline transactions (“Guideline Transactions”) to apply to the subject being valued.  </w:t>
      </w:r>
    </w:p>
    <w:p w14:paraId="0864F5CF" w14:textId="77777777" w:rsidR="00573796" w:rsidRPr="00C00498" w:rsidRDefault="00573796" w:rsidP="000C2435">
      <w:pPr>
        <w:pStyle w:val="RNABodyCopy"/>
      </w:pPr>
    </w:p>
    <w:p w14:paraId="2436AFC9" w14:textId="081EE522" w:rsidR="00573796" w:rsidRPr="00C00498" w:rsidRDefault="00573796" w:rsidP="000C2435">
      <w:pPr>
        <w:pStyle w:val="RNABodyCopy"/>
      </w:pPr>
      <w:r w:rsidRPr="00C00498">
        <w:t>The third method under the Market Approach that can provide an indication of value is the O</w:t>
      </w:r>
      <w:r w:rsidR="00077E58" w:rsidRPr="00C00498">
        <w:t xml:space="preserve">ption </w:t>
      </w:r>
      <w:r w:rsidRPr="00C00498">
        <w:t>P</w:t>
      </w:r>
      <w:r w:rsidR="00077E58" w:rsidRPr="00C00498">
        <w:t xml:space="preserve">ricing </w:t>
      </w:r>
      <w:r w:rsidRPr="00C00498">
        <w:t>M</w:t>
      </w:r>
      <w:r w:rsidR="00077E58" w:rsidRPr="00C00498">
        <w:t>odel</w:t>
      </w:r>
      <w:r w:rsidRPr="00C00498">
        <w:t xml:space="preserve"> </w:t>
      </w:r>
      <w:proofErr w:type="spellStart"/>
      <w:r w:rsidRPr="00C00498">
        <w:t>Backsolve</w:t>
      </w:r>
      <w:proofErr w:type="spellEnd"/>
      <w:r w:rsidRPr="00C00498">
        <w:t xml:space="preserve"> Method (the “OPM </w:t>
      </w:r>
      <w:proofErr w:type="spellStart"/>
      <w:r w:rsidRPr="00C00498">
        <w:t>Backsolve</w:t>
      </w:r>
      <w:proofErr w:type="spellEnd"/>
      <w:r w:rsidRPr="00C00498">
        <w:t xml:space="preserve"> Method”).  By considering the sale price of shares in a recent financing, the equity value can be “back-solved” using an option pricing model that </w:t>
      </w:r>
      <w:proofErr w:type="gramStart"/>
      <w:r w:rsidRPr="00C00498">
        <w:t>gives consideration to</w:t>
      </w:r>
      <w:proofErr w:type="gramEnd"/>
      <w:r w:rsidRPr="00C00498">
        <w:t xml:space="preserve"> the Company’s capitalization structure and </w:t>
      </w:r>
      <w:r w:rsidR="00077E58" w:rsidRPr="00C00498">
        <w:t xml:space="preserve">the </w:t>
      </w:r>
      <w:r w:rsidRPr="00C00498">
        <w:t xml:space="preserve">rights of the preferred and common shareholders.  This methodology is most applicable when a valuation is conducted close to the date of a financing transaction, and when other methodologies are deemed less reliable.  </w:t>
      </w:r>
    </w:p>
    <w:p w14:paraId="61028497" w14:textId="77777777" w:rsidR="00573796" w:rsidRPr="00C00498" w:rsidRDefault="00573796" w:rsidP="000C2435">
      <w:pPr>
        <w:pStyle w:val="RNABodyCopy"/>
      </w:pPr>
    </w:p>
    <w:p w14:paraId="38A57524" w14:textId="77777777" w:rsidR="00573796" w:rsidRPr="00C00498" w:rsidRDefault="00573796" w:rsidP="000C2435">
      <w:pPr>
        <w:pStyle w:val="RNAHeadline3"/>
      </w:pPr>
      <w:r w:rsidRPr="00C00498">
        <w:t>Hybrid Approach</w:t>
      </w:r>
    </w:p>
    <w:p w14:paraId="3E8BA937" w14:textId="3F215879" w:rsidR="00573796" w:rsidRPr="00C00498" w:rsidRDefault="00573796" w:rsidP="000C2435">
      <w:pPr>
        <w:pStyle w:val="RNABodyCopy"/>
      </w:pPr>
      <w:r w:rsidRPr="00C00498">
        <w:t xml:space="preserve">A Hybrid Approach combines two or more of the approaches above.  </w:t>
      </w:r>
      <w:r w:rsidR="005A0D8A" w:rsidRPr="00C00498">
        <w:t>Typically,</w:t>
      </w:r>
      <w:r w:rsidRPr="00C00498">
        <w:t xml:space="preserve"> this involves some combination of an Income Approach with a Market Approach.  For example, a licensing transaction</w:t>
      </w:r>
      <w:r w:rsidR="00077E58" w:rsidRPr="00C00498">
        <w:t>,</w:t>
      </w:r>
      <w:r w:rsidRPr="00C00498">
        <w:t xml:space="preserve"> which has definitive upfront payments, milestones and royalties</w:t>
      </w:r>
      <w:r w:rsidR="00077E58" w:rsidRPr="00C00498">
        <w:t>,</w:t>
      </w:r>
      <w:r w:rsidRPr="00C00498">
        <w:t xml:space="preserve"> can be viewed as an Income Approach</w:t>
      </w:r>
      <w:r w:rsidR="00AE39CE" w:rsidRPr="00C00498">
        <w:t xml:space="preserve">; </w:t>
      </w:r>
      <w:r w:rsidR="005A0D8A" w:rsidRPr="00C00498">
        <w:t>however,</w:t>
      </w:r>
      <w:r w:rsidRPr="00C00498">
        <w:t xml:space="preserve"> the determination of reasonable consideration across the three major approaches can be based on comparable license arrangements for similar assets</w:t>
      </w:r>
      <w:r w:rsidR="00241611" w:rsidRPr="00C00498">
        <w:t>,</w:t>
      </w:r>
      <w:r w:rsidRPr="00C00498">
        <w:t xml:space="preserve"> which can be viewed as a Market Approach.  </w:t>
      </w:r>
    </w:p>
    <w:p w14:paraId="0EE7733B" w14:textId="77777777" w:rsidR="00573796" w:rsidRPr="00C00498" w:rsidRDefault="00573796" w:rsidP="000C2435">
      <w:pPr>
        <w:pStyle w:val="RNABodyCopy"/>
      </w:pPr>
    </w:p>
    <w:p w14:paraId="419B71A5" w14:textId="77777777" w:rsidR="005510F9" w:rsidRPr="00C00498" w:rsidRDefault="005510F9">
      <w:pPr>
        <w:spacing w:line="240" w:lineRule="auto"/>
        <w:jc w:val="left"/>
        <w:rPr>
          <w:rFonts w:ascii="Georgia" w:hAnsi="Georgia"/>
          <w:color w:val="DE9C2F" w:themeColor="accent4"/>
          <w:sz w:val="42"/>
          <w:szCs w:val="42"/>
        </w:rPr>
      </w:pPr>
      <w:bookmarkStart w:id="1747" w:name="_Toc378109670"/>
      <w:bookmarkStart w:id="1748" w:name="_Toc432004250"/>
      <w:r w:rsidRPr="00C00498">
        <w:rPr>
          <w:rFonts w:ascii="Georgia" w:hAnsi="Georgia"/>
          <w:rPrChange w:id="1749" w:author="Ayush Mittal" w:date="2019-04-26T15:10:00Z">
            <w:rPr/>
          </w:rPrChange>
        </w:rPr>
        <w:br w:type="page"/>
      </w:r>
    </w:p>
    <w:p w14:paraId="78EBF7CA" w14:textId="79C603FA" w:rsidR="00573796" w:rsidRPr="00C00498" w:rsidRDefault="00573796" w:rsidP="00565DEF">
      <w:pPr>
        <w:pStyle w:val="RNAHeadlineA"/>
        <w:outlineLvl w:val="0"/>
      </w:pPr>
      <w:bookmarkStart w:id="1750" w:name="_Toc432004251"/>
      <w:bookmarkStart w:id="1751" w:name="_Toc481756165"/>
      <w:bookmarkEnd w:id="1747"/>
      <w:bookmarkEnd w:id="1748"/>
      <w:r w:rsidRPr="00C00498">
        <w:t>Valuation Analysis</w:t>
      </w:r>
      <w:bookmarkEnd w:id="1750"/>
      <w:bookmarkEnd w:id="1751"/>
      <w:r w:rsidRPr="00C00498">
        <w:t xml:space="preserve"> </w:t>
      </w:r>
    </w:p>
    <w:p w14:paraId="0AE67CF4" w14:textId="77777777" w:rsidR="00A63C62" w:rsidRPr="00C00498" w:rsidRDefault="00A63C62" w:rsidP="00264D7C">
      <w:pPr>
        <w:pStyle w:val="RNAHeadline3"/>
        <w:spacing w:before="0" w:after="0"/>
        <w:jc w:val="both"/>
        <w:outlineLvl w:val="9"/>
        <w:rPr>
          <w:color w:val="595959" w:themeColor="text1" w:themeTint="A6"/>
          <w:sz w:val="22"/>
          <w:szCs w:val="22"/>
        </w:rPr>
      </w:pPr>
      <w:bookmarkStart w:id="1752" w:name="_Toc418791030"/>
    </w:p>
    <w:p w14:paraId="45686088" w14:textId="4AF29378" w:rsidR="00A66436" w:rsidRPr="00C00498" w:rsidRDefault="00A66436" w:rsidP="00966AD0">
      <w:pPr>
        <w:pStyle w:val="RNAHeadline3"/>
        <w:spacing w:before="0" w:after="0" w:line="300" w:lineRule="exact"/>
        <w:jc w:val="both"/>
        <w:outlineLvl w:val="9"/>
        <w:rPr>
          <w:color w:val="595959" w:themeColor="text1" w:themeTint="A6"/>
          <w:sz w:val="22"/>
          <w:szCs w:val="22"/>
        </w:rPr>
      </w:pPr>
      <w:r w:rsidRPr="00C00498">
        <w:rPr>
          <w:color w:val="595959" w:themeColor="text1" w:themeTint="A6"/>
          <w:sz w:val="22"/>
          <w:szCs w:val="22"/>
        </w:rPr>
        <w:t xml:space="preserve">RNA applied the following valuation methodologies to estimate the fair value of the </w:t>
      </w:r>
      <w:r w:rsidR="009A5506" w:rsidRPr="00C00498">
        <w:rPr>
          <w:color w:val="595959" w:themeColor="text1" w:themeTint="A6"/>
          <w:sz w:val="22"/>
          <w:szCs w:val="22"/>
        </w:rPr>
        <w:t xml:space="preserve">Subject Interest </w:t>
      </w:r>
      <w:r w:rsidRPr="00C00498">
        <w:rPr>
          <w:color w:val="595959" w:themeColor="text1" w:themeTint="A6"/>
          <w:sz w:val="22"/>
          <w:szCs w:val="22"/>
        </w:rPr>
        <w:t>as of the Valuation Date:</w:t>
      </w:r>
    </w:p>
    <w:p w14:paraId="5BD40D48" w14:textId="77777777" w:rsidR="00A66436" w:rsidRPr="00C00498" w:rsidRDefault="00A66436" w:rsidP="00264D7C">
      <w:pPr>
        <w:pStyle w:val="RNAHeadline3"/>
        <w:spacing w:before="0" w:after="0"/>
        <w:jc w:val="both"/>
        <w:outlineLvl w:val="9"/>
        <w:rPr>
          <w:color w:val="595959" w:themeColor="text1" w:themeTint="A6"/>
          <w:sz w:val="22"/>
          <w:szCs w:val="22"/>
        </w:rPr>
      </w:pPr>
    </w:p>
    <w:p w14:paraId="710E6CCD" w14:textId="42E6DCC5" w:rsidR="00A66436" w:rsidRDefault="00A66436" w:rsidP="00966AD0">
      <w:pPr>
        <w:pStyle w:val="RNAHeadline3"/>
        <w:numPr>
          <w:ilvl w:val="0"/>
          <w:numId w:val="66"/>
        </w:numPr>
        <w:spacing w:before="0" w:after="0" w:line="300" w:lineRule="exact"/>
        <w:ind w:left="1080" w:hanging="720"/>
        <w:jc w:val="both"/>
        <w:outlineLvl w:val="9"/>
        <w:rPr>
          <w:ins w:id="1753" w:author="Ayush Mittal" w:date="2019-04-29T18:33:00Z"/>
          <w:color w:val="595959" w:themeColor="text1" w:themeTint="A6"/>
          <w:sz w:val="22"/>
          <w:szCs w:val="22"/>
        </w:rPr>
      </w:pPr>
      <w:r w:rsidRPr="00C00498">
        <w:rPr>
          <w:color w:val="595959" w:themeColor="text1" w:themeTint="A6"/>
          <w:sz w:val="22"/>
          <w:szCs w:val="22"/>
        </w:rPr>
        <w:t xml:space="preserve">IPR&amp;D Assets – </w:t>
      </w:r>
      <w:r w:rsidR="00E20691" w:rsidRPr="00C00498">
        <w:rPr>
          <w:color w:val="595959" w:themeColor="text1" w:themeTint="A6"/>
          <w:sz w:val="22"/>
          <w:szCs w:val="22"/>
        </w:rPr>
        <w:t>MPEEM</w:t>
      </w:r>
      <w:r w:rsidRPr="00C00498">
        <w:rPr>
          <w:color w:val="595959" w:themeColor="text1" w:themeTint="A6"/>
          <w:sz w:val="22"/>
          <w:szCs w:val="22"/>
        </w:rPr>
        <w:t xml:space="preserve"> </w:t>
      </w:r>
      <w:r w:rsidR="009F6E23" w:rsidRPr="00C00498">
        <w:rPr>
          <w:color w:val="595959" w:themeColor="text1" w:themeTint="A6"/>
          <w:sz w:val="22"/>
          <w:szCs w:val="22"/>
        </w:rPr>
        <w:t xml:space="preserve">(also utilizing </w:t>
      </w:r>
      <w:r w:rsidR="00D444DB" w:rsidRPr="00C00498">
        <w:rPr>
          <w:color w:val="595959" w:themeColor="text1" w:themeTint="A6"/>
          <w:sz w:val="22"/>
          <w:szCs w:val="22"/>
        </w:rPr>
        <w:t xml:space="preserve">the </w:t>
      </w:r>
      <w:proofErr w:type="spellStart"/>
      <w:r w:rsidR="009F6E23" w:rsidRPr="00C00498">
        <w:rPr>
          <w:color w:val="595959" w:themeColor="text1" w:themeTint="A6"/>
          <w:sz w:val="22"/>
          <w:szCs w:val="22"/>
        </w:rPr>
        <w:t>rNPV</w:t>
      </w:r>
      <w:proofErr w:type="spellEnd"/>
      <w:r w:rsidR="009F6E23" w:rsidRPr="00C00498">
        <w:rPr>
          <w:color w:val="595959" w:themeColor="text1" w:themeTint="A6"/>
          <w:sz w:val="22"/>
          <w:szCs w:val="22"/>
        </w:rPr>
        <w:t xml:space="preserve"> Method) </w:t>
      </w:r>
      <w:r w:rsidRPr="00C00498">
        <w:rPr>
          <w:color w:val="595959" w:themeColor="text1" w:themeTint="A6"/>
          <w:sz w:val="22"/>
          <w:szCs w:val="22"/>
        </w:rPr>
        <w:t>under the Income Approach;</w:t>
      </w:r>
    </w:p>
    <w:p w14:paraId="2DB0390D" w14:textId="0ED51236" w:rsidR="006C64F0" w:rsidRPr="00C00498" w:rsidRDefault="006C64F0" w:rsidP="00966AD0">
      <w:pPr>
        <w:pStyle w:val="RNAHeadline3"/>
        <w:numPr>
          <w:ilvl w:val="0"/>
          <w:numId w:val="66"/>
        </w:numPr>
        <w:spacing w:before="0" w:after="0" w:line="300" w:lineRule="exact"/>
        <w:ind w:left="1080" w:hanging="720"/>
        <w:jc w:val="both"/>
        <w:outlineLvl w:val="9"/>
        <w:rPr>
          <w:color w:val="595959" w:themeColor="text1" w:themeTint="A6"/>
          <w:sz w:val="22"/>
          <w:szCs w:val="22"/>
        </w:rPr>
      </w:pPr>
      <w:ins w:id="1754" w:author="Ayush Mittal" w:date="2019-04-29T18:33:00Z">
        <w:r>
          <w:rPr>
            <w:color w:val="595959" w:themeColor="text1" w:themeTint="A6"/>
            <w:sz w:val="22"/>
            <w:szCs w:val="22"/>
          </w:rPr>
          <w:t xml:space="preserve">Relief from Royalty Method </w:t>
        </w:r>
      </w:ins>
      <w:ins w:id="1755" w:author="Ayush Mittal" w:date="2019-04-29T18:34:00Z">
        <w:r>
          <w:rPr>
            <w:color w:val="595959" w:themeColor="text1" w:themeTint="A6"/>
            <w:sz w:val="22"/>
            <w:szCs w:val="22"/>
          </w:rPr>
          <w:t>under the Income Approach;</w:t>
        </w:r>
      </w:ins>
    </w:p>
    <w:p w14:paraId="589D2E0E" w14:textId="35377EC0" w:rsidR="00A66436" w:rsidRPr="00C00498" w:rsidRDefault="00A66436" w:rsidP="00966AD0">
      <w:pPr>
        <w:pStyle w:val="RNAHeadline3"/>
        <w:numPr>
          <w:ilvl w:val="0"/>
          <w:numId w:val="66"/>
        </w:numPr>
        <w:spacing w:before="0" w:after="0" w:line="300" w:lineRule="exact"/>
        <w:ind w:left="1080" w:hanging="720"/>
        <w:jc w:val="both"/>
        <w:outlineLvl w:val="9"/>
        <w:rPr>
          <w:color w:val="595959" w:themeColor="text1" w:themeTint="A6"/>
          <w:sz w:val="22"/>
          <w:szCs w:val="22"/>
        </w:rPr>
      </w:pPr>
      <w:r w:rsidRPr="00C00498">
        <w:rPr>
          <w:color w:val="595959" w:themeColor="text1" w:themeTint="A6"/>
          <w:sz w:val="22"/>
          <w:szCs w:val="22"/>
        </w:rPr>
        <w:t xml:space="preserve">Royalty and Milestone Payments – </w:t>
      </w:r>
      <w:proofErr w:type="spellStart"/>
      <w:r w:rsidRPr="00C00498">
        <w:rPr>
          <w:color w:val="595959" w:themeColor="text1" w:themeTint="A6"/>
          <w:sz w:val="22"/>
          <w:szCs w:val="22"/>
        </w:rPr>
        <w:t>rNPV</w:t>
      </w:r>
      <w:proofErr w:type="spellEnd"/>
      <w:r w:rsidRPr="00C00498">
        <w:rPr>
          <w:color w:val="595959" w:themeColor="text1" w:themeTint="A6"/>
          <w:sz w:val="22"/>
          <w:szCs w:val="22"/>
        </w:rPr>
        <w:t xml:space="preserve"> Method under the Income Approach;</w:t>
      </w:r>
    </w:p>
    <w:p w14:paraId="6051A3DB" w14:textId="4666130F" w:rsidR="00A63C62" w:rsidRPr="00C00498" w:rsidRDefault="00A63C62" w:rsidP="00966AD0">
      <w:pPr>
        <w:pStyle w:val="RNAHeadline3"/>
        <w:numPr>
          <w:ilvl w:val="0"/>
          <w:numId w:val="66"/>
        </w:numPr>
        <w:spacing w:before="0" w:after="0" w:line="300" w:lineRule="exact"/>
        <w:ind w:left="1080" w:hanging="720"/>
        <w:jc w:val="both"/>
        <w:outlineLvl w:val="9"/>
        <w:rPr>
          <w:color w:val="595959" w:themeColor="text1" w:themeTint="A6"/>
          <w:sz w:val="22"/>
          <w:szCs w:val="22"/>
        </w:rPr>
      </w:pPr>
      <w:r w:rsidRPr="00C00498">
        <w:rPr>
          <w:color w:val="595959" w:themeColor="text1" w:themeTint="A6"/>
          <w:sz w:val="22"/>
          <w:szCs w:val="22"/>
        </w:rPr>
        <w:t>Anti-Dilution Liability</w:t>
      </w:r>
      <w:r w:rsidR="00875FF6" w:rsidRPr="00C00498">
        <w:rPr>
          <w:color w:val="595959" w:themeColor="text1" w:themeTint="A6"/>
          <w:sz w:val="22"/>
          <w:szCs w:val="22"/>
        </w:rPr>
        <w:t xml:space="preserve"> – NPV Method under the Income Approach;</w:t>
      </w:r>
    </w:p>
    <w:p w14:paraId="2D064A51" w14:textId="7739C9CD" w:rsidR="00A66436" w:rsidRPr="00C00498" w:rsidRDefault="00A66436" w:rsidP="00966AD0">
      <w:pPr>
        <w:pStyle w:val="RNAHeadline3"/>
        <w:numPr>
          <w:ilvl w:val="0"/>
          <w:numId w:val="66"/>
        </w:numPr>
        <w:spacing w:before="0" w:after="0" w:line="300" w:lineRule="exact"/>
        <w:ind w:left="1080" w:hanging="720"/>
        <w:jc w:val="both"/>
        <w:outlineLvl w:val="9"/>
        <w:rPr>
          <w:color w:val="595959" w:themeColor="text1" w:themeTint="A6"/>
          <w:sz w:val="22"/>
          <w:szCs w:val="22"/>
        </w:rPr>
      </w:pPr>
      <w:r w:rsidRPr="00C00498">
        <w:rPr>
          <w:color w:val="595959" w:themeColor="text1" w:themeTint="A6"/>
          <w:sz w:val="22"/>
          <w:szCs w:val="22"/>
        </w:rPr>
        <w:t>Lease Agreement – Incremental Income Method under the Income Approach;</w:t>
      </w:r>
      <w:r w:rsidR="00A63C62" w:rsidRPr="00C00498">
        <w:rPr>
          <w:color w:val="595959" w:themeColor="text1" w:themeTint="A6"/>
          <w:sz w:val="22"/>
          <w:szCs w:val="22"/>
        </w:rPr>
        <w:t xml:space="preserve"> and</w:t>
      </w:r>
    </w:p>
    <w:p w14:paraId="6FD399E7" w14:textId="606C3B30" w:rsidR="00A66436" w:rsidRPr="00C00498" w:rsidRDefault="00A66436" w:rsidP="00966AD0">
      <w:pPr>
        <w:pStyle w:val="RNAHeadline3"/>
        <w:numPr>
          <w:ilvl w:val="0"/>
          <w:numId w:val="66"/>
        </w:numPr>
        <w:spacing w:before="0" w:after="0" w:line="300" w:lineRule="exact"/>
        <w:ind w:left="1080" w:hanging="720"/>
        <w:jc w:val="both"/>
        <w:outlineLvl w:val="9"/>
        <w:rPr>
          <w:color w:val="595959" w:themeColor="text1" w:themeTint="A6"/>
          <w:sz w:val="22"/>
          <w:szCs w:val="22"/>
        </w:rPr>
      </w:pPr>
      <w:r w:rsidRPr="00C00498">
        <w:rPr>
          <w:color w:val="595959" w:themeColor="text1" w:themeTint="A6"/>
          <w:sz w:val="22"/>
          <w:szCs w:val="22"/>
        </w:rPr>
        <w:t xml:space="preserve">Assembled Workforce – Replacement Cost </w:t>
      </w:r>
      <w:r w:rsidR="004145DB" w:rsidRPr="00C00498">
        <w:rPr>
          <w:color w:val="595959" w:themeColor="text1" w:themeTint="A6"/>
          <w:sz w:val="22"/>
          <w:szCs w:val="22"/>
        </w:rPr>
        <w:t>M</w:t>
      </w:r>
      <w:r w:rsidRPr="00C00498">
        <w:rPr>
          <w:color w:val="595959" w:themeColor="text1" w:themeTint="A6"/>
          <w:sz w:val="22"/>
          <w:szCs w:val="22"/>
        </w:rPr>
        <w:t>ethod under the Cost Approach</w:t>
      </w:r>
      <w:r w:rsidR="00A63C62" w:rsidRPr="00C00498">
        <w:rPr>
          <w:color w:val="595959" w:themeColor="text1" w:themeTint="A6"/>
          <w:sz w:val="22"/>
          <w:szCs w:val="22"/>
        </w:rPr>
        <w:t>.</w:t>
      </w:r>
    </w:p>
    <w:p w14:paraId="6C7A1C28" w14:textId="77777777" w:rsidR="008044D4" w:rsidRPr="00C00498" w:rsidRDefault="008044D4" w:rsidP="00264D7C">
      <w:pPr>
        <w:pStyle w:val="RNAHeadline3"/>
        <w:spacing w:before="0" w:after="0"/>
        <w:jc w:val="both"/>
        <w:outlineLvl w:val="9"/>
        <w:rPr>
          <w:color w:val="595959" w:themeColor="text1" w:themeTint="A6"/>
          <w:sz w:val="22"/>
          <w:szCs w:val="22"/>
        </w:rPr>
      </w:pPr>
    </w:p>
    <w:p w14:paraId="5F4296C5" w14:textId="0F0BCAA1" w:rsidR="00573796" w:rsidRPr="00C00498" w:rsidRDefault="006A7BC0" w:rsidP="00264D7C">
      <w:pPr>
        <w:pStyle w:val="RNAHeadlineB"/>
        <w:outlineLvl w:val="1"/>
        <w:rPr>
          <w:rFonts w:ascii="Georgia" w:hAnsi="Georgia"/>
          <w:rPrChange w:id="1756" w:author="Ayush Mittal" w:date="2019-04-26T15:10:00Z">
            <w:rPr/>
          </w:rPrChange>
        </w:rPr>
      </w:pPr>
      <w:bookmarkStart w:id="1757" w:name="_Toc481756166"/>
      <w:r w:rsidRPr="00C00498">
        <w:rPr>
          <w:rFonts w:ascii="Georgia" w:hAnsi="Georgia"/>
        </w:rPr>
        <w:t>MPEEM</w:t>
      </w:r>
      <w:r w:rsidR="00423BBC" w:rsidRPr="00C00498">
        <w:rPr>
          <w:rFonts w:ascii="Georgia" w:hAnsi="Georgia"/>
        </w:rPr>
        <w:t xml:space="preserve"> </w:t>
      </w:r>
      <w:r w:rsidR="0042327C" w:rsidRPr="00C00498">
        <w:rPr>
          <w:rFonts w:ascii="Georgia" w:hAnsi="Georgia"/>
        </w:rPr>
        <w:t>– IPR&amp;D Assets</w:t>
      </w:r>
      <w:bookmarkEnd w:id="1752"/>
      <w:bookmarkEnd w:id="1757"/>
    </w:p>
    <w:p w14:paraId="2FEECBD6" w14:textId="55E01948" w:rsidR="002245ED" w:rsidRPr="00C00498" w:rsidRDefault="006A7BC0" w:rsidP="002245ED">
      <w:pPr>
        <w:pStyle w:val="RNABodyCopy"/>
      </w:pPr>
      <w:r w:rsidRPr="00C00498">
        <w:t xml:space="preserve">The MPEEM aggregates the present value of the incremental risk-adjusted after-tax cash flows attributable only to the subject intangible asset as of the </w:t>
      </w:r>
      <w:r w:rsidR="00D444DB" w:rsidRPr="00C00498">
        <w:t>V</w:t>
      </w:r>
      <w:r w:rsidRPr="00C00498">
        <w:t xml:space="preserve">aluation </w:t>
      </w:r>
      <w:r w:rsidR="00D444DB" w:rsidRPr="00C00498">
        <w:t>D</w:t>
      </w:r>
      <w:r w:rsidRPr="00C00498">
        <w:t xml:space="preserve">ate.  </w:t>
      </w:r>
      <w:r w:rsidR="001F1922" w:rsidRPr="00C00498">
        <w:t xml:space="preserve">The IPR&amp;D Assets were determined to be the key assets acquired, and as such, </w:t>
      </w:r>
      <w:r w:rsidR="002245ED" w:rsidRPr="00C00498">
        <w:t xml:space="preserve">RNA relied on the MPEEM in determining fair value indication for </w:t>
      </w:r>
      <w:r w:rsidR="00B06531" w:rsidRPr="00C00498">
        <w:t xml:space="preserve">the </w:t>
      </w:r>
      <w:r w:rsidR="002245ED" w:rsidRPr="00C00498">
        <w:t>IPR&amp;D Assets.</w:t>
      </w:r>
      <w:r w:rsidR="00E30EFE" w:rsidRPr="00C00498">
        <w:t xml:space="preserve">  Furthermore, considering the nature </w:t>
      </w:r>
      <w:r w:rsidR="00B06531" w:rsidRPr="00C00498">
        <w:t xml:space="preserve">and the stage of development </w:t>
      </w:r>
      <w:r w:rsidR="00E30EFE" w:rsidRPr="00C00498">
        <w:t xml:space="preserve">of the </w:t>
      </w:r>
      <w:r w:rsidR="00B06531" w:rsidRPr="00C00498">
        <w:t>IPR&amp;D A</w:t>
      </w:r>
      <w:r w:rsidR="00E30EFE" w:rsidRPr="00C00498">
        <w:t xml:space="preserve">ssets, we applied the </w:t>
      </w:r>
      <w:proofErr w:type="spellStart"/>
      <w:r w:rsidR="00E30EFE" w:rsidRPr="00C00498">
        <w:t>rNPV</w:t>
      </w:r>
      <w:proofErr w:type="spellEnd"/>
      <w:r w:rsidR="00E30EFE" w:rsidRPr="00C00498">
        <w:t xml:space="preserve"> Method</w:t>
      </w:r>
      <w:r w:rsidR="00AE164B" w:rsidRPr="00C00498">
        <w:t xml:space="preserve"> t</w:t>
      </w:r>
      <w:r w:rsidR="006460D5" w:rsidRPr="00C00498">
        <w:t>o</w:t>
      </w:r>
      <w:r w:rsidR="00AE164B" w:rsidRPr="00C00498">
        <w:t xml:space="preserve"> calculate the cash flows </w:t>
      </w:r>
      <w:r w:rsidR="006460D5" w:rsidRPr="00C00498">
        <w:t xml:space="preserve">within the MPEEM. </w:t>
      </w:r>
    </w:p>
    <w:p w14:paraId="10B92036" w14:textId="77777777" w:rsidR="002245ED" w:rsidRPr="00C00498" w:rsidRDefault="002245ED" w:rsidP="00571D7E">
      <w:pPr>
        <w:pStyle w:val="RNABodyCopy"/>
      </w:pPr>
    </w:p>
    <w:p w14:paraId="68EAD285" w14:textId="77777777" w:rsidR="002245ED" w:rsidRPr="00C00498" w:rsidRDefault="002245ED" w:rsidP="002245ED">
      <w:pPr>
        <w:pStyle w:val="RNABodyCopy"/>
        <w:outlineLvl w:val="2"/>
        <w:rPr>
          <w:color w:val="DE9C2F" w:themeColor="accent4"/>
          <w:sz w:val="26"/>
          <w:szCs w:val="26"/>
        </w:rPr>
      </w:pPr>
      <w:r w:rsidRPr="00C00498">
        <w:rPr>
          <w:color w:val="DE9C2F" w:themeColor="accent4"/>
          <w:sz w:val="26"/>
          <w:szCs w:val="26"/>
        </w:rPr>
        <w:t>IPR&amp;D Assets – Overall Methodology</w:t>
      </w:r>
    </w:p>
    <w:p w14:paraId="291566D3" w14:textId="77777777" w:rsidR="002245ED" w:rsidRPr="00C00498" w:rsidRDefault="002245ED" w:rsidP="00571D7E">
      <w:pPr>
        <w:pStyle w:val="RNABodyCopy"/>
      </w:pPr>
    </w:p>
    <w:p w14:paraId="2568773B" w14:textId="671244D0" w:rsidR="006A7BC0" w:rsidRPr="00C00498" w:rsidRDefault="006A7BC0" w:rsidP="00571D7E">
      <w:pPr>
        <w:pStyle w:val="RNABodyCopy"/>
      </w:pPr>
      <w:r w:rsidRPr="00C00498">
        <w:t xml:space="preserve">The </w:t>
      </w:r>
      <w:del w:id="1758" w:author="Ayush Mittal" w:date="2019-04-29T18:33:00Z">
        <w:r w:rsidRPr="00C00498" w:rsidDel="006C64F0">
          <w:delText xml:space="preserve">MPEEM </w:delText>
        </w:r>
      </w:del>
      <w:ins w:id="1759" w:author="Ayush Mittal" w:date="2019-04-29T18:33:00Z">
        <w:r w:rsidR="006C64F0">
          <w:t>RFR</w:t>
        </w:r>
        <w:r w:rsidR="006C64F0" w:rsidRPr="00C00498">
          <w:t xml:space="preserve"> </w:t>
        </w:r>
      </w:ins>
      <w:r w:rsidRPr="00C00498">
        <w:t>methodology</w:t>
      </w:r>
      <w:r w:rsidR="002245ED" w:rsidRPr="00C00498">
        <w:t xml:space="preserve"> applied here</w:t>
      </w:r>
      <w:r w:rsidRPr="00C00498">
        <w:t xml:space="preserve"> involves the following key </w:t>
      </w:r>
      <w:r w:rsidR="006460D5" w:rsidRPr="00C00498">
        <w:t>components</w:t>
      </w:r>
      <w:r w:rsidRPr="00C00498">
        <w:t>:</w:t>
      </w:r>
    </w:p>
    <w:p w14:paraId="40873024" w14:textId="77777777" w:rsidR="00D21595" w:rsidRPr="00C00498" w:rsidRDefault="00D21595" w:rsidP="00571D7E">
      <w:pPr>
        <w:pStyle w:val="RNABodyCopy"/>
      </w:pPr>
    </w:p>
    <w:p w14:paraId="65E8CF68" w14:textId="6D9E8414" w:rsidR="00D21595" w:rsidRPr="00C00498" w:rsidRDefault="00D21595" w:rsidP="00D21595">
      <w:pPr>
        <w:pStyle w:val="RNABodyCopy"/>
        <w:jc w:val="center"/>
        <w:rPr>
          <w:i/>
        </w:rPr>
      </w:pPr>
      <w:r w:rsidRPr="00C00498">
        <w:rPr>
          <w:i/>
        </w:rPr>
        <w:t xml:space="preserve">Table </w:t>
      </w:r>
      <w:r w:rsidR="009A5506" w:rsidRPr="00C00498">
        <w:rPr>
          <w:i/>
        </w:rPr>
        <w:t>2</w:t>
      </w:r>
      <w:r w:rsidRPr="00C00498">
        <w:rPr>
          <w:i/>
        </w:rPr>
        <w:t>: Cash Flow Structure</w:t>
      </w:r>
      <w:r w:rsidR="002245ED" w:rsidRPr="00C00498">
        <w:rPr>
          <w:i/>
        </w:rPr>
        <w:t xml:space="preserve"> for MPEEM</w:t>
      </w:r>
    </w:p>
    <w:p w14:paraId="2F69AC36" w14:textId="77777777" w:rsidR="00D21595" w:rsidRPr="00C00498" w:rsidRDefault="00D21595" w:rsidP="002245ED">
      <w:pPr>
        <w:pStyle w:val="RNABodyCopy-Numbered"/>
      </w:pPr>
    </w:p>
    <w:tbl>
      <w:tblPr>
        <w:tblW w:w="10080" w:type="dxa"/>
        <w:tblInd w:w="108" w:type="dxa"/>
        <w:tblBorders>
          <w:top w:val="single" w:sz="4" w:space="0" w:color="1F4D78" w:themeColor="accent2" w:themeShade="7F"/>
          <w:bottom w:val="single" w:sz="4" w:space="0" w:color="1F4D78" w:themeColor="accent2" w:themeShade="7F"/>
        </w:tblBorders>
        <w:tblLayout w:type="fixed"/>
        <w:tblLook w:val="04A0" w:firstRow="1" w:lastRow="0" w:firstColumn="1" w:lastColumn="0" w:noHBand="0" w:noVBand="1"/>
      </w:tblPr>
      <w:tblGrid>
        <w:gridCol w:w="4842"/>
        <w:gridCol w:w="270"/>
        <w:gridCol w:w="4968"/>
      </w:tblGrid>
      <w:tr w:rsidR="00D21595" w:rsidRPr="00C00498" w14:paraId="1FAA90B9" w14:textId="77777777" w:rsidTr="00E967AD">
        <w:trPr>
          <w:trHeight w:val="369"/>
        </w:trPr>
        <w:tc>
          <w:tcPr>
            <w:tcW w:w="10080" w:type="dxa"/>
            <w:gridSpan w:val="3"/>
            <w:tcBorders>
              <w:top w:val="nil"/>
            </w:tcBorders>
            <w:shd w:val="clear" w:color="auto" w:fill="6F929D" w:themeFill="accent5" w:themeFillShade="BF"/>
          </w:tcPr>
          <w:p w14:paraId="04006EE2" w14:textId="77777777" w:rsidR="00D21595" w:rsidRPr="00C00498" w:rsidRDefault="00D21595" w:rsidP="00E967AD">
            <w:pPr>
              <w:jc w:val="center"/>
              <w:rPr>
                <w:rFonts w:ascii="Georgia" w:hAnsi="Georgia" w:cs="Arial"/>
                <w:b/>
                <w:color w:val="FFFFFF" w:themeColor="background1"/>
              </w:rPr>
            </w:pPr>
            <w:r w:rsidRPr="00C00498">
              <w:rPr>
                <w:rFonts w:ascii="Georgia" w:hAnsi="Georgia" w:cs="Arial"/>
                <w:b/>
                <w:color w:val="FFFFFF" w:themeColor="background1"/>
              </w:rPr>
              <w:t>Cash Flow Structure</w:t>
            </w:r>
          </w:p>
        </w:tc>
      </w:tr>
      <w:tr w:rsidR="00D21595" w:rsidRPr="00C00498" w14:paraId="5C430D6A" w14:textId="77777777" w:rsidTr="00E967AD">
        <w:trPr>
          <w:trHeight w:val="369"/>
        </w:trPr>
        <w:tc>
          <w:tcPr>
            <w:tcW w:w="4842" w:type="dxa"/>
            <w:tcBorders>
              <w:bottom w:val="nil"/>
            </w:tcBorders>
            <w:shd w:val="clear" w:color="auto" w:fill="DAE3E6" w:themeFill="accent5" w:themeFillTint="66"/>
            <w:vAlign w:val="center"/>
          </w:tcPr>
          <w:p w14:paraId="6D7EBAA8" w14:textId="77777777" w:rsidR="00D21595" w:rsidRPr="00C00498" w:rsidRDefault="00D21595" w:rsidP="00E967AD">
            <w:pPr>
              <w:jc w:val="left"/>
              <w:rPr>
                <w:rFonts w:ascii="Georgia" w:hAnsi="Georgia" w:cs="Arial"/>
                <w:b/>
                <w:color w:val="48626B" w:themeColor="accent5" w:themeShade="80"/>
              </w:rPr>
            </w:pPr>
            <w:r w:rsidRPr="00C00498">
              <w:rPr>
                <w:rFonts w:ascii="Georgia" w:hAnsi="Georgia" w:cs="Arial"/>
                <w:b/>
                <w:color w:val="48626B" w:themeColor="accent5" w:themeShade="80"/>
              </w:rPr>
              <w:t>Particulars</w:t>
            </w:r>
          </w:p>
        </w:tc>
        <w:tc>
          <w:tcPr>
            <w:tcW w:w="270" w:type="dxa"/>
            <w:tcBorders>
              <w:bottom w:val="nil"/>
            </w:tcBorders>
            <w:shd w:val="clear" w:color="auto" w:fill="DAE3E6" w:themeFill="accent5" w:themeFillTint="66"/>
            <w:vAlign w:val="center"/>
          </w:tcPr>
          <w:p w14:paraId="31CBBABD" w14:textId="77777777" w:rsidR="00D21595" w:rsidRPr="00C00498" w:rsidRDefault="00D21595" w:rsidP="00E967AD">
            <w:pPr>
              <w:jc w:val="left"/>
              <w:rPr>
                <w:rFonts w:ascii="Georgia" w:hAnsi="Georgia" w:cs="Arial"/>
                <w:b/>
                <w:color w:val="48626B" w:themeColor="accent5" w:themeShade="80"/>
              </w:rPr>
            </w:pPr>
          </w:p>
        </w:tc>
        <w:tc>
          <w:tcPr>
            <w:tcW w:w="4968" w:type="dxa"/>
            <w:tcBorders>
              <w:bottom w:val="nil"/>
            </w:tcBorders>
            <w:shd w:val="clear" w:color="auto" w:fill="DAE3E6" w:themeFill="accent5" w:themeFillTint="66"/>
            <w:vAlign w:val="center"/>
          </w:tcPr>
          <w:p w14:paraId="6FC7BA4D" w14:textId="77777777" w:rsidR="00D21595" w:rsidRPr="00C00498" w:rsidRDefault="00D21595" w:rsidP="00E967AD">
            <w:pPr>
              <w:jc w:val="left"/>
              <w:rPr>
                <w:rFonts w:ascii="Georgia" w:hAnsi="Georgia" w:cs="Arial"/>
                <w:b/>
                <w:color w:val="48626B" w:themeColor="accent5" w:themeShade="80"/>
              </w:rPr>
            </w:pPr>
          </w:p>
        </w:tc>
      </w:tr>
      <w:tr w:rsidR="00D21595" w:rsidRPr="00C00498" w14:paraId="34674F27" w14:textId="77777777" w:rsidTr="00E967AD">
        <w:trPr>
          <w:trHeight w:val="369"/>
        </w:trPr>
        <w:tc>
          <w:tcPr>
            <w:tcW w:w="4842" w:type="dxa"/>
            <w:tcBorders>
              <w:top w:val="nil"/>
              <w:bottom w:val="nil"/>
            </w:tcBorders>
            <w:vAlign w:val="center"/>
          </w:tcPr>
          <w:p w14:paraId="136675A6" w14:textId="58ECFDB1" w:rsidR="00D21595" w:rsidRPr="00C00498" w:rsidRDefault="00D21595" w:rsidP="00E967AD">
            <w:pPr>
              <w:jc w:val="left"/>
              <w:rPr>
                <w:rFonts w:ascii="Georgia" w:hAnsi="Georgia" w:cs="Arial"/>
                <w:color w:val="48626B" w:themeColor="accent5" w:themeShade="80"/>
              </w:rPr>
            </w:pPr>
            <w:del w:id="1760" w:author="Ayush Mittal" w:date="2019-04-29T18:34:00Z">
              <w:r w:rsidRPr="00C00498" w:rsidDel="006C64F0">
                <w:rPr>
                  <w:rFonts w:ascii="Georgia" w:hAnsi="Georgia" w:cs="Arial"/>
                  <w:color w:val="48626B" w:themeColor="accent5" w:themeShade="80"/>
                </w:rPr>
                <w:delText>Peak Sales</w:delText>
              </w:r>
            </w:del>
            <w:ins w:id="1761" w:author="Ayush Mittal" w:date="2019-04-29T18:34:00Z">
              <w:r w:rsidR="006C64F0">
                <w:rPr>
                  <w:rFonts w:ascii="Georgia" w:hAnsi="Georgia" w:cs="Arial"/>
                  <w:color w:val="48626B" w:themeColor="accent5" w:themeShade="80"/>
                </w:rPr>
                <w:t>Revenues</w:t>
              </w:r>
            </w:ins>
          </w:p>
        </w:tc>
        <w:tc>
          <w:tcPr>
            <w:tcW w:w="270" w:type="dxa"/>
            <w:tcBorders>
              <w:top w:val="nil"/>
              <w:bottom w:val="nil"/>
            </w:tcBorders>
            <w:vAlign w:val="center"/>
          </w:tcPr>
          <w:p w14:paraId="5CBC287C" w14:textId="77777777" w:rsidR="00D21595" w:rsidRPr="00C00498" w:rsidRDefault="00D21595" w:rsidP="00E967AD">
            <w:pPr>
              <w:jc w:val="left"/>
              <w:rPr>
                <w:rFonts w:ascii="Georgia" w:hAnsi="Georgia" w:cs="Arial"/>
                <w:color w:val="48626B" w:themeColor="accent5" w:themeShade="80"/>
              </w:rPr>
            </w:pPr>
          </w:p>
        </w:tc>
        <w:tc>
          <w:tcPr>
            <w:tcW w:w="4968" w:type="dxa"/>
            <w:tcBorders>
              <w:top w:val="nil"/>
              <w:bottom w:val="nil"/>
            </w:tcBorders>
            <w:vAlign w:val="center"/>
          </w:tcPr>
          <w:p w14:paraId="396A0C51" w14:textId="77777777" w:rsidR="00D21595" w:rsidRPr="00C00498" w:rsidRDefault="00D21595" w:rsidP="00E967AD">
            <w:pPr>
              <w:jc w:val="left"/>
              <w:rPr>
                <w:rFonts w:ascii="Georgia" w:hAnsi="Georgia" w:cs="Arial"/>
                <w:color w:val="48626B" w:themeColor="accent5" w:themeShade="80"/>
              </w:rPr>
            </w:pPr>
          </w:p>
        </w:tc>
      </w:tr>
      <w:tr w:rsidR="00D21595" w:rsidRPr="00C00498" w14:paraId="2952B824" w14:textId="77777777" w:rsidTr="00E967AD">
        <w:trPr>
          <w:trHeight w:val="369"/>
        </w:trPr>
        <w:tc>
          <w:tcPr>
            <w:tcW w:w="4842" w:type="dxa"/>
            <w:tcBorders>
              <w:top w:val="nil"/>
              <w:bottom w:val="nil"/>
            </w:tcBorders>
            <w:vAlign w:val="center"/>
          </w:tcPr>
          <w:p w14:paraId="7A5448D5" w14:textId="3327E61E" w:rsidR="00D21595" w:rsidRPr="00C00498" w:rsidRDefault="00D21595" w:rsidP="00E967AD">
            <w:pPr>
              <w:ind w:left="144"/>
              <w:jc w:val="left"/>
              <w:rPr>
                <w:rFonts w:ascii="Georgia" w:hAnsi="Georgia" w:cs="Arial"/>
                <w:color w:val="48626B" w:themeColor="accent5" w:themeShade="80"/>
              </w:rPr>
            </w:pPr>
            <w:r w:rsidRPr="00C00498">
              <w:rPr>
                <w:rFonts w:ascii="Georgia" w:hAnsi="Georgia" w:cs="Arial"/>
                <w:color w:val="48626B" w:themeColor="accent5" w:themeShade="80"/>
              </w:rPr>
              <w:t xml:space="preserve">Multiply: </w:t>
            </w:r>
            <w:del w:id="1762" w:author="Ayush Mittal" w:date="2019-04-29T18:34:00Z">
              <w:r w:rsidRPr="00C00498" w:rsidDel="006C64F0">
                <w:rPr>
                  <w:rFonts w:ascii="Georgia" w:hAnsi="Georgia" w:cs="Arial"/>
                  <w:color w:val="48626B" w:themeColor="accent5" w:themeShade="80"/>
                </w:rPr>
                <w:delText>Penetration Curve</w:delText>
              </w:r>
            </w:del>
            <w:ins w:id="1763" w:author="Ayush Mittal" w:date="2019-04-29T18:34:00Z">
              <w:r w:rsidR="006C64F0">
                <w:rPr>
                  <w:rFonts w:ascii="Georgia" w:hAnsi="Georgia" w:cs="Arial"/>
                  <w:color w:val="48626B" w:themeColor="accent5" w:themeShade="80"/>
                </w:rPr>
                <w:t>Pre-Tax Ro</w:t>
              </w:r>
            </w:ins>
            <w:ins w:id="1764" w:author="Ayush Mittal" w:date="2019-04-29T18:35:00Z">
              <w:r w:rsidR="006C64F0">
                <w:rPr>
                  <w:rFonts w:ascii="Georgia" w:hAnsi="Georgia" w:cs="Arial"/>
                  <w:color w:val="48626B" w:themeColor="accent5" w:themeShade="80"/>
                </w:rPr>
                <w:t>yalty rate</w:t>
              </w:r>
            </w:ins>
          </w:p>
        </w:tc>
        <w:tc>
          <w:tcPr>
            <w:tcW w:w="270" w:type="dxa"/>
            <w:tcBorders>
              <w:top w:val="nil"/>
              <w:bottom w:val="nil"/>
            </w:tcBorders>
            <w:vAlign w:val="center"/>
          </w:tcPr>
          <w:p w14:paraId="0E7B0007" w14:textId="77777777" w:rsidR="00D21595" w:rsidRPr="00C00498" w:rsidRDefault="00D21595" w:rsidP="00E967AD">
            <w:pPr>
              <w:jc w:val="left"/>
              <w:rPr>
                <w:rFonts w:ascii="Georgia" w:hAnsi="Georgia" w:cs="Arial"/>
                <w:color w:val="48626B" w:themeColor="accent5" w:themeShade="80"/>
              </w:rPr>
            </w:pPr>
          </w:p>
        </w:tc>
        <w:tc>
          <w:tcPr>
            <w:tcW w:w="4968" w:type="dxa"/>
            <w:tcBorders>
              <w:top w:val="nil"/>
              <w:bottom w:val="nil"/>
            </w:tcBorders>
            <w:vAlign w:val="center"/>
          </w:tcPr>
          <w:p w14:paraId="1FBCCEB5" w14:textId="77777777" w:rsidR="00D21595" w:rsidRPr="00C00498" w:rsidRDefault="00D21595" w:rsidP="00E967AD">
            <w:pPr>
              <w:jc w:val="left"/>
              <w:rPr>
                <w:rFonts w:ascii="Georgia" w:hAnsi="Georgia" w:cs="Arial"/>
                <w:color w:val="48626B" w:themeColor="accent5" w:themeShade="80"/>
              </w:rPr>
            </w:pPr>
          </w:p>
        </w:tc>
      </w:tr>
      <w:tr w:rsidR="00D21595" w:rsidRPr="00C00498" w14:paraId="12CE9F60" w14:textId="77777777" w:rsidTr="00E967AD">
        <w:trPr>
          <w:trHeight w:val="369"/>
        </w:trPr>
        <w:tc>
          <w:tcPr>
            <w:tcW w:w="4842" w:type="dxa"/>
            <w:tcBorders>
              <w:top w:val="nil"/>
              <w:bottom w:val="nil"/>
            </w:tcBorders>
            <w:vAlign w:val="center"/>
          </w:tcPr>
          <w:p w14:paraId="656F145E" w14:textId="77777777" w:rsidR="00D21595" w:rsidRPr="00C00498" w:rsidRDefault="00D21595" w:rsidP="00E967AD">
            <w:pPr>
              <w:jc w:val="left"/>
              <w:rPr>
                <w:rFonts w:ascii="Georgia" w:hAnsi="Georgia" w:cs="Arial"/>
                <w:b/>
                <w:color w:val="48626B" w:themeColor="accent5" w:themeShade="80"/>
              </w:rPr>
            </w:pPr>
            <w:r w:rsidRPr="00C00498">
              <w:rPr>
                <w:rFonts w:ascii="Georgia" w:hAnsi="Georgia" w:cs="Arial"/>
                <w:b/>
                <w:color w:val="48626B" w:themeColor="accent5" w:themeShade="80"/>
              </w:rPr>
              <w:t>Net Revenues</w:t>
            </w:r>
          </w:p>
        </w:tc>
        <w:tc>
          <w:tcPr>
            <w:tcW w:w="270" w:type="dxa"/>
            <w:tcBorders>
              <w:top w:val="nil"/>
              <w:bottom w:val="nil"/>
            </w:tcBorders>
            <w:vAlign w:val="center"/>
          </w:tcPr>
          <w:p w14:paraId="716D4B70" w14:textId="77777777" w:rsidR="00D21595" w:rsidRPr="00C00498" w:rsidRDefault="00D21595" w:rsidP="00E967AD">
            <w:pPr>
              <w:jc w:val="left"/>
              <w:rPr>
                <w:rFonts w:ascii="Georgia" w:hAnsi="Georgia" w:cs="Arial"/>
                <w:color w:val="48626B" w:themeColor="accent5" w:themeShade="80"/>
              </w:rPr>
            </w:pPr>
          </w:p>
        </w:tc>
        <w:tc>
          <w:tcPr>
            <w:tcW w:w="4968" w:type="dxa"/>
            <w:tcBorders>
              <w:top w:val="nil"/>
              <w:bottom w:val="nil"/>
            </w:tcBorders>
            <w:vAlign w:val="center"/>
          </w:tcPr>
          <w:p w14:paraId="08F3FA1B" w14:textId="77777777" w:rsidR="00D21595" w:rsidRPr="00C00498" w:rsidRDefault="00D21595" w:rsidP="00E967AD">
            <w:pPr>
              <w:jc w:val="left"/>
              <w:rPr>
                <w:rFonts w:ascii="Georgia" w:hAnsi="Georgia" w:cs="Arial"/>
                <w:color w:val="48626B" w:themeColor="accent5" w:themeShade="80"/>
              </w:rPr>
            </w:pPr>
          </w:p>
        </w:tc>
      </w:tr>
      <w:tr w:rsidR="00D21595" w:rsidRPr="00C00498" w:rsidDel="006C64F0" w14:paraId="1B2B73AB" w14:textId="1DB6B116" w:rsidTr="00E967AD">
        <w:trPr>
          <w:trHeight w:val="369"/>
          <w:del w:id="1765" w:author="Ayush Mittal" w:date="2019-04-29T18:36:00Z"/>
        </w:trPr>
        <w:tc>
          <w:tcPr>
            <w:tcW w:w="4842" w:type="dxa"/>
            <w:tcBorders>
              <w:top w:val="nil"/>
              <w:bottom w:val="nil"/>
            </w:tcBorders>
            <w:vAlign w:val="center"/>
          </w:tcPr>
          <w:p w14:paraId="1BC4D6E1" w14:textId="6B8DC45C" w:rsidR="00D21595" w:rsidRPr="00C00498" w:rsidDel="006C64F0" w:rsidRDefault="00D21595" w:rsidP="00D21595">
            <w:pPr>
              <w:ind w:left="144"/>
              <w:jc w:val="left"/>
              <w:rPr>
                <w:del w:id="1766" w:author="Ayush Mittal" w:date="2019-04-29T18:36:00Z"/>
                <w:rFonts w:ascii="Georgia" w:hAnsi="Georgia" w:cs="Arial"/>
                <w:color w:val="48626B" w:themeColor="accent5" w:themeShade="80"/>
              </w:rPr>
            </w:pPr>
            <w:del w:id="1767" w:author="Ayush Mittal" w:date="2019-04-29T18:36:00Z">
              <w:r w:rsidRPr="00C00498" w:rsidDel="006C64F0">
                <w:rPr>
                  <w:rFonts w:ascii="Georgia" w:hAnsi="Georgia" w:cs="Arial"/>
                  <w:color w:val="48626B" w:themeColor="accent5" w:themeShade="80"/>
                </w:rPr>
                <w:delText>Less: Expenses</w:delText>
              </w:r>
            </w:del>
          </w:p>
        </w:tc>
        <w:tc>
          <w:tcPr>
            <w:tcW w:w="270" w:type="dxa"/>
            <w:tcBorders>
              <w:top w:val="nil"/>
              <w:bottom w:val="nil"/>
            </w:tcBorders>
            <w:vAlign w:val="center"/>
          </w:tcPr>
          <w:p w14:paraId="697447A2" w14:textId="38B2DF94" w:rsidR="00D21595" w:rsidRPr="00C00498" w:rsidDel="006C64F0" w:rsidRDefault="00D21595" w:rsidP="00E967AD">
            <w:pPr>
              <w:jc w:val="left"/>
              <w:rPr>
                <w:del w:id="1768" w:author="Ayush Mittal" w:date="2019-04-29T18:36:00Z"/>
                <w:rFonts w:ascii="Georgia" w:hAnsi="Georgia" w:cs="Arial"/>
                <w:color w:val="48626B" w:themeColor="accent5" w:themeShade="80"/>
              </w:rPr>
            </w:pPr>
          </w:p>
        </w:tc>
        <w:tc>
          <w:tcPr>
            <w:tcW w:w="4968" w:type="dxa"/>
            <w:tcBorders>
              <w:top w:val="nil"/>
              <w:bottom w:val="nil"/>
            </w:tcBorders>
            <w:vAlign w:val="center"/>
          </w:tcPr>
          <w:p w14:paraId="2CED0026" w14:textId="413808CE" w:rsidR="00D21595" w:rsidRPr="00C00498" w:rsidDel="006C64F0" w:rsidRDefault="00D21595" w:rsidP="00E967AD">
            <w:pPr>
              <w:jc w:val="left"/>
              <w:rPr>
                <w:del w:id="1769" w:author="Ayush Mittal" w:date="2019-04-29T18:36:00Z"/>
                <w:rFonts w:ascii="Georgia" w:hAnsi="Georgia" w:cs="Arial"/>
                <w:color w:val="48626B" w:themeColor="accent5" w:themeShade="80"/>
              </w:rPr>
            </w:pPr>
          </w:p>
        </w:tc>
      </w:tr>
      <w:tr w:rsidR="00D21595" w:rsidRPr="00C00498" w:rsidDel="006C64F0" w14:paraId="1DE4D2CC" w14:textId="0F7EFDD4" w:rsidTr="00E967AD">
        <w:trPr>
          <w:trHeight w:val="369"/>
          <w:del w:id="1770" w:author="Ayush Mittal" w:date="2019-04-29T18:36:00Z"/>
        </w:trPr>
        <w:tc>
          <w:tcPr>
            <w:tcW w:w="4842" w:type="dxa"/>
            <w:tcBorders>
              <w:top w:val="nil"/>
              <w:bottom w:val="nil"/>
            </w:tcBorders>
            <w:vAlign w:val="center"/>
          </w:tcPr>
          <w:p w14:paraId="3CD23097" w14:textId="172803C4" w:rsidR="00D21595" w:rsidRPr="00C00498" w:rsidDel="006C64F0" w:rsidRDefault="00D21595" w:rsidP="00E967AD">
            <w:pPr>
              <w:jc w:val="left"/>
              <w:rPr>
                <w:del w:id="1771" w:author="Ayush Mittal" w:date="2019-04-29T18:36:00Z"/>
                <w:rFonts w:ascii="Georgia" w:hAnsi="Georgia" w:cs="Arial"/>
                <w:b/>
                <w:color w:val="48626B" w:themeColor="accent5" w:themeShade="80"/>
              </w:rPr>
            </w:pPr>
            <w:del w:id="1772" w:author="Ayush Mittal" w:date="2019-04-29T18:36:00Z">
              <w:r w:rsidRPr="00C00498" w:rsidDel="006C64F0">
                <w:rPr>
                  <w:rFonts w:ascii="Georgia" w:hAnsi="Georgia" w:cs="Arial"/>
                  <w:b/>
                  <w:color w:val="48626B" w:themeColor="accent5" w:themeShade="80"/>
                </w:rPr>
                <w:delText>Unadjusted Cash Flows</w:delText>
              </w:r>
            </w:del>
          </w:p>
        </w:tc>
        <w:tc>
          <w:tcPr>
            <w:tcW w:w="270" w:type="dxa"/>
            <w:tcBorders>
              <w:top w:val="nil"/>
              <w:bottom w:val="nil"/>
            </w:tcBorders>
            <w:vAlign w:val="center"/>
          </w:tcPr>
          <w:p w14:paraId="669EDA22" w14:textId="75252362" w:rsidR="00D21595" w:rsidRPr="00C00498" w:rsidDel="006C64F0" w:rsidRDefault="00D21595" w:rsidP="00E967AD">
            <w:pPr>
              <w:jc w:val="left"/>
              <w:rPr>
                <w:del w:id="1773" w:author="Ayush Mittal" w:date="2019-04-29T18:36:00Z"/>
                <w:rFonts w:ascii="Georgia" w:hAnsi="Georgia" w:cs="Arial"/>
                <w:color w:val="48626B" w:themeColor="accent5" w:themeShade="80"/>
              </w:rPr>
            </w:pPr>
          </w:p>
        </w:tc>
        <w:tc>
          <w:tcPr>
            <w:tcW w:w="4968" w:type="dxa"/>
            <w:tcBorders>
              <w:top w:val="nil"/>
              <w:bottom w:val="nil"/>
            </w:tcBorders>
            <w:vAlign w:val="center"/>
          </w:tcPr>
          <w:p w14:paraId="77233CEA" w14:textId="2CCB54BF" w:rsidR="00D21595" w:rsidRPr="00C00498" w:rsidDel="006C64F0" w:rsidRDefault="00D21595" w:rsidP="00E967AD">
            <w:pPr>
              <w:jc w:val="left"/>
              <w:rPr>
                <w:del w:id="1774" w:author="Ayush Mittal" w:date="2019-04-29T18:36:00Z"/>
                <w:rFonts w:ascii="Georgia" w:hAnsi="Georgia" w:cs="Arial"/>
                <w:color w:val="48626B" w:themeColor="accent5" w:themeShade="80"/>
              </w:rPr>
            </w:pPr>
          </w:p>
        </w:tc>
      </w:tr>
      <w:tr w:rsidR="00D21595" w:rsidRPr="00C00498" w14:paraId="559E714F" w14:textId="77777777" w:rsidTr="00E967AD">
        <w:trPr>
          <w:trHeight w:val="369"/>
        </w:trPr>
        <w:tc>
          <w:tcPr>
            <w:tcW w:w="4842" w:type="dxa"/>
            <w:tcBorders>
              <w:top w:val="nil"/>
              <w:bottom w:val="nil"/>
            </w:tcBorders>
            <w:vAlign w:val="center"/>
          </w:tcPr>
          <w:p w14:paraId="6E77A443" w14:textId="1935EDF6" w:rsidR="00D21595" w:rsidRPr="00C00498" w:rsidRDefault="00D21595" w:rsidP="006A1E6B">
            <w:pPr>
              <w:ind w:left="144"/>
              <w:jc w:val="left"/>
              <w:rPr>
                <w:rFonts w:ascii="Georgia" w:hAnsi="Georgia" w:cs="Arial"/>
                <w:b/>
                <w:color w:val="48626B" w:themeColor="accent5" w:themeShade="80"/>
              </w:rPr>
            </w:pPr>
            <w:r w:rsidRPr="00C00498">
              <w:rPr>
                <w:rFonts w:ascii="Georgia" w:hAnsi="Georgia" w:cs="Arial"/>
                <w:color w:val="48626B" w:themeColor="accent5" w:themeShade="80"/>
              </w:rPr>
              <w:t>Less: Taxes</w:t>
            </w:r>
          </w:p>
        </w:tc>
        <w:tc>
          <w:tcPr>
            <w:tcW w:w="270" w:type="dxa"/>
            <w:tcBorders>
              <w:top w:val="nil"/>
              <w:bottom w:val="nil"/>
            </w:tcBorders>
            <w:vAlign w:val="center"/>
          </w:tcPr>
          <w:p w14:paraId="7EE59B77" w14:textId="77777777" w:rsidR="00D21595" w:rsidRPr="00C00498" w:rsidRDefault="00D21595" w:rsidP="00D21595">
            <w:pPr>
              <w:jc w:val="left"/>
              <w:rPr>
                <w:rFonts w:ascii="Georgia" w:hAnsi="Georgia" w:cs="Arial"/>
                <w:color w:val="48626B" w:themeColor="accent5" w:themeShade="80"/>
              </w:rPr>
            </w:pPr>
          </w:p>
        </w:tc>
        <w:tc>
          <w:tcPr>
            <w:tcW w:w="4968" w:type="dxa"/>
            <w:tcBorders>
              <w:top w:val="nil"/>
              <w:bottom w:val="nil"/>
            </w:tcBorders>
            <w:vAlign w:val="center"/>
          </w:tcPr>
          <w:p w14:paraId="498A319F" w14:textId="77777777" w:rsidR="00D21595" w:rsidRPr="00C00498" w:rsidRDefault="00D21595" w:rsidP="00D21595">
            <w:pPr>
              <w:jc w:val="left"/>
              <w:rPr>
                <w:rFonts w:ascii="Georgia" w:hAnsi="Georgia" w:cs="Arial"/>
                <w:color w:val="48626B" w:themeColor="accent5" w:themeShade="80"/>
              </w:rPr>
            </w:pPr>
          </w:p>
        </w:tc>
      </w:tr>
      <w:tr w:rsidR="00D21595" w:rsidRPr="00C00498" w14:paraId="24620AAC" w14:textId="77777777" w:rsidTr="00E967AD">
        <w:trPr>
          <w:trHeight w:val="369"/>
        </w:trPr>
        <w:tc>
          <w:tcPr>
            <w:tcW w:w="4842" w:type="dxa"/>
            <w:tcBorders>
              <w:top w:val="nil"/>
              <w:bottom w:val="nil"/>
            </w:tcBorders>
            <w:vAlign w:val="center"/>
          </w:tcPr>
          <w:p w14:paraId="3A6DC7A7" w14:textId="3A110F6E" w:rsidR="00D21595" w:rsidRPr="00C00498" w:rsidRDefault="00852A9E" w:rsidP="00D21595">
            <w:pPr>
              <w:jc w:val="left"/>
              <w:rPr>
                <w:rFonts w:ascii="Georgia" w:hAnsi="Georgia" w:cs="Arial"/>
                <w:b/>
                <w:color w:val="48626B" w:themeColor="accent5" w:themeShade="80"/>
              </w:rPr>
            </w:pPr>
            <w:r w:rsidRPr="00C00498">
              <w:rPr>
                <w:rFonts w:ascii="Georgia" w:hAnsi="Georgia" w:cs="Arial"/>
                <w:b/>
                <w:color w:val="48626B" w:themeColor="accent5" w:themeShade="80"/>
              </w:rPr>
              <w:t>After Tax Cash Flows</w:t>
            </w:r>
          </w:p>
        </w:tc>
        <w:tc>
          <w:tcPr>
            <w:tcW w:w="270" w:type="dxa"/>
            <w:tcBorders>
              <w:top w:val="nil"/>
              <w:bottom w:val="nil"/>
            </w:tcBorders>
            <w:vAlign w:val="center"/>
          </w:tcPr>
          <w:p w14:paraId="20913759" w14:textId="77777777" w:rsidR="00D21595" w:rsidRPr="00C00498" w:rsidRDefault="00D21595" w:rsidP="00D21595">
            <w:pPr>
              <w:jc w:val="left"/>
              <w:rPr>
                <w:rFonts w:ascii="Georgia" w:hAnsi="Georgia" w:cs="Arial"/>
                <w:color w:val="48626B" w:themeColor="accent5" w:themeShade="80"/>
              </w:rPr>
            </w:pPr>
          </w:p>
        </w:tc>
        <w:tc>
          <w:tcPr>
            <w:tcW w:w="4968" w:type="dxa"/>
            <w:tcBorders>
              <w:top w:val="nil"/>
              <w:bottom w:val="nil"/>
            </w:tcBorders>
            <w:vAlign w:val="center"/>
          </w:tcPr>
          <w:p w14:paraId="7E051776" w14:textId="77777777" w:rsidR="00D21595" w:rsidRPr="00C00498" w:rsidRDefault="00D21595" w:rsidP="00D21595">
            <w:pPr>
              <w:jc w:val="left"/>
              <w:rPr>
                <w:rFonts w:ascii="Georgia" w:hAnsi="Georgia" w:cs="Arial"/>
                <w:color w:val="48626B" w:themeColor="accent5" w:themeShade="80"/>
              </w:rPr>
            </w:pPr>
          </w:p>
        </w:tc>
      </w:tr>
      <w:tr w:rsidR="00D21595" w:rsidRPr="00C00498" w:rsidDel="006C64F0" w14:paraId="79FED08B" w14:textId="35F02DC4" w:rsidTr="00E967AD">
        <w:trPr>
          <w:trHeight w:val="369"/>
          <w:del w:id="1775" w:author="Ayush Mittal" w:date="2019-04-29T18:36:00Z"/>
        </w:trPr>
        <w:tc>
          <w:tcPr>
            <w:tcW w:w="4842" w:type="dxa"/>
            <w:tcBorders>
              <w:top w:val="nil"/>
              <w:bottom w:val="nil"/>
            </w:tcBorders>
            <w:vAlign w:val="center"/>
          </w:tcPr>
          <w:p w14:paraId="60402540" w14:textId="28894371" w:rsidR="00D21595" w:rsidRPr="00C00498" w:rsidDel="006C64F0" w:rsidRDefault="00852A9E" w:rsidP="00D21595">
            <w:pPr>
              <w:ind w:left="144"/>
              <w:jc w:val="left"/>
              <w:rPr>
                <w:del w:id="1776" w:author="Ayush Mittal" w:date="2019-04-29T18:36:00Z"/>
                <w:rFonts w:ascii="Georgia" w:hAnsi="Georgia" w:cs="Arial"/>
                <w:color w:val="48626B" w:themeColor="accent5" w:themeShade="80"/>
              </w:rPr>
            </w:pPr>
            <w:del w:id="1777" w:author="Ayush Mittal" w:date="2019-04-29T18:36:00Z">
              <w:r w:rsidRPr="00C00498" w:rsidDel="006C64F0">
                <w:rPr>
                  <w:rFonts w:ascii="Georgia" w:hAnsi="Georgia" w:cs="Arial"/>
                  <w:color w:val="48626B" w:themeColor="accent5" w:themeShade="80"/>
                </w:rPr>
                <w:delText xml:space="preserve">Less: Contributory Asset Charges </w:delText>
              </w:r>
            </w:del>
          </w:p>
        </w:tc>
        <w:tc>
          <w:tcPr>
            <w:tcW w:w="270" w:type="dxa"/>
            <w:tcBorders>
              <w:top w:val="nil"/>
              <w:bottom w:val="nil"/>
            </w:tcBorders>
            <w:vAlign w:val="center"/>
          </w:tcPr>
          <w:p w14:paraId="17E1EE01" w14:textId="34ECFFF9" w:rsidR="00D21595" w:rsidRPr="00C00498" w:rsidDel="006C64F0" w:rsidRDefault="00D21595" w:rsidP="00D21595">
            <w:pPr>
              <w:jc w:val="left"/>
              <w:rPr>
                <w:del w:id="1778" w:author="Ayush Mittal" w:date="2019-04-29T18:36:00Z"/>
                <w:rFonts w:ascii="Georgia" w:hAnsi="Georgia" w:cs="Arial"/>
                <w:color w:val="48626B" w:themeColor="accent5" w:themeShade="80"/>
              </w:rPr>
            </w:pPr>
          </w:p>
        </w:tc>
        <w:tc>
          <w:tcPr>
            <w:tcW w:w="4968" w:type="dxa"/>
            <w:tcBorders>
              <w:top w:val="nil"/>
              <w:bottom w:val="nil"/>
            </w:tcBorders>
            <w:vAlign w:val="center"/>
          </w:tcPr>
          <w:p w14:paraId="51746977" w14:textId="0324CD9A" w:rsidR="00D21595" w:rsidRPr="00C00498" w:rsidDel="006C64F0" w:rsidRDefault="00D21595" w:rsidP="00D21595">
            <w:pPr>
              <w:jc w:val="left"/>
              <w:rPr>
                <w:del w:id="1779" w:author="Ayush Mittal" w:date="2019-04-29T18:36:00Z"/>
                <w:rFonts w:ascii="Georgia" w:hAnsi="Georgia" w:cs="Arial"/>
                <w:color w:val="48626B" w:themeColor="accent5" w:themeShade="80"/>
              </w:rPr>
            </w:pPr>
          </w:p>
        </w:tc>
      </w:tr>
      <w:tr w:rsidR="00D21595" w:rsidRPr="00C00498" w:rsidDel="006C64F0" w14:paraId="32B18EF1" w14:textId="44FD4666" w:rsidTr="00E967AD">
        <w:trPr>
          <w:trHeight w:val="369"/>
          <w:del w:id="1780" w:author="Ayush Mittal" w:date="2019-04-29T18:36:00Z"/>
        </w:trPr>
        <w:tc>
          <w:tcPr>
            <w:tcW w:w="4842" w:type="dxa"/>
            <w:tcBorders>
              <w:top w:val="nil"/>
              <w:bottom w:val="nil"/>
            </w:tcBorders>
            <w:vAlign w:val="center"/>
          </w:tcPr>
          <w:p w14:paraId="3F936E4A" w14:textId="0D6F5385" w:rsidR="00D21595" w:rsidRPr="00C00498" w:rsidDel="006C64F0" w:rsidRDefault="00D21595" w:rsidP="00D21595">
            <w:pPr>
              <w:jc w:val="left"/>
              <w:rPr>
                <w:del w:id="1781" w:author="Ayush Mittal" w:date="2019-04-29T18:36:00Z"/>
                <w:rFonts w:ascii="Georgia" w:hAnsi="Georgia" w:cs="Arial"/>
                <w:b/>
                <w:color w:val="48626B" w:themeColor="accent5" w:themeShade="80"/>
              </w:rPr>
            </w:pPr>
            <w:del w:id="1782" w:author="Ayush Mittal" w:date="2019-04-29T18:36:00Z">
              <w:r w:rsidRPr="00C00498" w:rsidDel="006C64F0">
                <w:rPr>
                  <w:rFonts w:ascii="Georgia" w:hAnsi="Georgia" w:cs="Arial"/>
                  <w:b/>
                  <w:color w:val="48626B" w:themeColor="accent5" w:themeShade="80"/>
                </w:rPr>
                <w:delText xml:space="preserve">Net </w:delText>
              </w:r>
              <w:r w:rsidR="00852A9E" w:rsidRPr="00C00498" w:rsidDel="006C64F0">
                <w:rPr>
                  <w:rFonts w:ascii="Georgia" w:hAnsi="Georgia" w:cs="Arial"/>
                  <w:b/>
                  <w:color w:val="48626B" w:themeColor="accent5" w:themeShade="80"/>
                </w:rPr>
                <w:delText>After Tax Cash Flows</w:delText>
              </w:r>
            </w:del>
          </w:p>
        </w:tc>
        <w:tc>
          <w:tcPr>
            <w:tcW w:w="270" w:type="dxa"/>
            <w:tcBorders>
              <w:top w:val="nil"/>
              <w:bottom w:val="nil"/>
            </w:tcBorders>
            <w:vAlign w:val="center"/>
          </w:tcPr>
          <w:p w14:paraId="15FAE839" w14:textId="02E3DC94" w:rsidR="00D21595" w:rsidRPr="00C00498" w:rsidDel="006C64F0" w:rsidRDefault="00D21595" w:rsidP="00D21595">
            <w:pPr>
              <w:jc w:val="left"/>
              <w:rPr>
                <w:del w:id="1783" w:author="Ayush Mittal" w:date="2019-04-29T18:36:00Z"/>
                <w:rFonts w:ascii="Georgia" w:hAnsi="Georgia" w:cs="Arial"/>
                <w:color w:val="48626B" w:themeColor="accent5" w:themeShade="80"/>
              </w:rPr>
            </w:pPr>
          </w:p>
        </w:tc>
        <w:tc>
          <w:tcPr>
            <w:tcW w:w="4968" w:type="dxa"/>
            <w:tcBorders>
              <w:top w:val="nil"/>
              <w:bottom w:val="nil"/>
            </w:tcBorders>
            <w:vAlign w:val="center"/>
          </w:tcPr>
          <w:p w14:paraId="55AB964B" w14:textId="7A91C346" w:rsidR="00D21595" w:rsidRPr="00C00498" w:rsidDel="006C64F0" w:rsidRDefault="00D21595" w:rsidP="00D21595">
            <w:pPr>
              <w:jc w:val="left"/>
              <w:rPr>
                <w:del w:id="1784" w:author="Ayush Mittal" w:date="2019-04-29T18:36:00Z"/>
                <w:rFonts w:ascii="Georgia" w:hAnsi="Georgia" w:cs="Arial"/>
                <w:color w:val="48626B" w:themeColor="accent5" w:themeShade="80"/>
              </w:rPr>
            </w:pPr>
          </w:p>
        </w:tc>
      </w:tr>
      <w:tr w:rsidR="00D21595" w:rsidRPr="00C00498" w:rsidDel="006C64F0" w14:paraId="1485E367" w14:textId="5870E99A" w:rsidTr="00E967AD">
        <w:trPr>
          <w:trHeight w:val="369"/>
          <w:del w:id="1785" w:author="Ayush Mittal" w:date="2019-04-29T18:35:00Z"/>
        </w:trPr>
        <w:tc>
          <w:tcPr>
            <w:tcW w:w="4842" w:type="dxa"/>
            <w:tcBorders>
              <w:top w:val="nil"/>
              <w:bottom w:val="nil"/>
            </w:tcBorders>
            <w:vAlign w:val="center"/>
          </w:tcPr>
          <w:p w14:paraId="60C58944" w14:textId="4FD80745" w:rsidR="00D21595" w:rsidRPr="00C00498" w:rsidDel="006C64F0" w:rsidRDefault="00D21595" w:rsidP="00516D7D">
            <w:pPr>
              <w:ind w:left="144"/>
              <w:jc w:val="left"/>
              <w:rPr>
                <w:del w:id="1786" w:author="Ayush Mittal" w:date="2019-04-29T18:35:00Z"/>
                <w:rFonts w:ascii="Georgia" w:hAnsi="Georgia" w:cs="Arial"/>
                <w:color w:val="48626B" w:themeColor="accent5" w:themeShade="80"/>
              </w:rPr>
            </w:pPr>
            <w:del w:id="1787" w:author="Ayush Mittal" w:date="2019-04-29T18:35:00Z">
              <w:r w:rsidRPr="00C00498" w:rsidDel="006C64F0">
                <w:rPr>
                  <w:rFonts w:ascii="Georgia" w:hAnsi="Georgia" w:cs="Arial"/>
                  <w:color w:val="48626B" w:themeColor="accent5" w:themeShade="80"/>
                </w:rPr>
                <w:delText>Multiply: Cumulative P</w:delText>
              </w:r>
              <w:r w:rsidR="009A5506" w:rsidRPr="00C00498" w:rsidDel="006C64F0">
                <w:rPr>
                  <w:rFonts w:ascii="Georgia" w:hAnsi="Georgia" w:cs="Arial"/>
                  <w:color w:val="48626B" w:themeColor="accent5" w:themeShade="80"/>
                </w:rPr>
                <w:delText>O</w:delText>
              </w:r>
              <w:r w:rsidRPr="00C00498" w:rsidDel="006C64F0">
                <w:rPr>
                  <w:rFonts w:ascii="Georgia" w:hAnsi="Georgia" w:cs="Arial"/>
                  <w:color w:val="48626B" w:themeColor="accent5" w:themeShade="80"/>
                </w:rPr>
                <w:delText>TS</w:delText>
              </w:r>
            </w:del>
          </w:p>
        </w:tc>
        <w:tc>
          <w:tcPr>
            <w:tcW w:w="270" w:type="dxa"/>
            <w:tcBorders>
              <w:top w:val="nil"/>
              <w:bottom w:val="nil"/>
            </w:tcBorders>
            <w:vAlign w:val="center"/>
          </w:tcPr>
          <w:p w14:paraId="152FEE1E" w14:textId="2D9BCF63" w:rsidR="00D21595" w:rsidRPr="00C00498" w:rsidDel="006C64F0" w:rsidRDefault="00D21595" w:rsidP="00D21595">
            <w:pPr>
              <w:jc w:val="left"/>
              <w:rPr>
                <w:del w:id="1788" w:author="Ayush Mittal" w:date="2019-04-29T18:35:00Z"/>
                <w:rFonts w:ascii="Georgia" w:hAnsi="Georgia" w:cs="Arial"/>
                <w:color w:val="48626B" w:themeColor="accent5" w:themeShade="80"/>
              </w:rPr>
            </w:pPr>
          </w:p>
        </w:tc>
        <w:tc>
          <w:tcPr>
            <w:tcW w:w="4968" w:type="dxa"/>
            <w:tcBorders>
              <w:top w:val="nil"/>
              <w:bottom w:val="nil"/>
            </w:tcBorders>
            <w:vAlign w:val="center"/>
          </w:tcPr>
          <w:p w14:paraId="6ACEA467" w14:textId="4D6FE354" w:rsidR="00D21595" w:rsidRPr="00C00498" w:rsidDel="006C64F0" w:rsidRDefault="00D21595" w:rsidP="00D21595">
            <w:pPr>
              <w:jc w:val="left"/>
              <w:rPr>
                <w:del w:id="1789" w:author="Ayush Mittal" w:date="2019-04-29T18:35:00Z"/>
                <w:rFonts w:ascii="Georgia" w:hAnsi="Georgia" w:cs="Arial"/>
                <w:color w:val="48626B" w:themeColor="accent5" w:themeShade="80"/>
              </w:rPr>
            </w:pPr>
          </w:p>
        </w:tc>
      </w:tr>
      <w:tr w:rsidR="00D21595" w:rsidRPr="00C00498" w:rsidDel="006C64F0" w14:paraId="59B4CC1D" w14:textId="1F1BCEDD" w:rsidTr="00E967AD">
        <w:trPr>
          <w:trHeight w:val="369"/>
          <w:del w:id="1790" w:author="Ayush Mittal" w:date="2019-04-29T18:35:00Z"/>
        </w:trPr>
        <w:tc>
          <w:tcPr>
            <w:tcW w:w="4842" w:type="dxa"/>
            <w:tcBorders>
              <w:top w:val="nil"/>
              <w:bottom w:val="nil"/>
            </w:tcBorders>
            <w:vAlign w:val="center"/>
          </w:tcPr>
          <w:p w14:paraId="6F71B41E" w14:textId="1C133E8A" w:rsidR="00D21595" w:rsidRPr="00C00498" w:rsidDel="006C64F0" w:rsidRDefault="00D21595" w:rsidP="00D21595">
            <w:pPr>
              <w:jc w:val="left"/>
              <w:rPr>
                <w:del w:id="1791" w:author="Ayush Mittal" w:date="2019-04-29T18:35:00Z"/>
                <w:rFonts w:ascii="Georgia" w:hAnsi="Georgia" w:cs="Arial"/>
                <w:b/>
                <w:color w:val="48626B" w:themeColor="accent5" w:themeShade="80"/>
              </w:rPr>
            </w:pPr>
            <w:del w:id="1792" w:author="Ayush Mittal" w:date="2019-04-29T18:35:00Z">
              <w:r w:rsidRPr="00C00498" w:rsidDel="006C64F0">
                <w:rPr>
                  <w:rFonts w:ascii="Georgia" w:hAnsi="Georgia" w:cs="Arial"/>
                  <w:b/>
                  <w:color w:val="48626B" w:themeColor="accent5" w:themeShade="80"/>
                </w:rPr>
                <w:delText>Probability Adjusted Cash Flow</w:delText>
              </w:r>
              <w:r w:rsidR="001F1922" w:rsidRPr="00C00498" w:rsidDel="006C64F0">
                <w:rPr>
                  <w:rFonts w:ascii="Georgia" w:hAnsi="Georgia" w:cs="Arial"/>
                  <w:b/>
                  <w:color w:val="48626B" w:themeColor="accent5" w:themeShade="80"/>
                </w:rPr>
                <w:delText>s</w:delText>
              </w:r>
            </w:del>
          </w:p>
        </w:tc>
        <w:tc>
          <w:tcPr>
            <w:tcW w:w="270" w:type="dxa"/>
            <w:tcBorders>
              <w:top w:val="nil"/>
              <w:bottom w:val="nil"/>
            </w:tcBorders>
            <w:vAlign w:val="center"/>
          </w:tcPr>
          <w:p w14:paraId="7817CA99" w14:textId="2952EA02" w:rsidR="00D21595" w:rsidRPr="00C00498" w:rsidDel="006C64F0" w:rsidRDefault="00D21595" w:rsidP="00D21595">
            <w:pPr>
              <w:jc w:val="left"/>
              <w:rPr>
                <w:del w:id="1793" w:author="Ayush Mittal" w:date="2019-04-29T18:35:00Z"/>
                <w:rFonts w:ascii="Georgia" w:hAnsi="Georgia" w:cs="Arial"/>
                <w:color w:val="48626B" w:themeColor="accent5" w:themeShade="80"/>
              </w:rPr>
            </w:pPr>
          </w:p>
        </w:tc>
        <w:tc>
          <w:tcPr>
            <w:tcW w:w="4968" w:type="dxa"/>
            <w:tcBorders>
              <w:top w:val="nil"/>
              <w:bottom w:val="nil"/>
            </w:tcBorders>
            <w:vAlign w:val="center"/>
          </w:tcPr>
          <w:p w14:paraId="43C43868" w14:textId="6CE81934" w:rsidR="00D21595" w:rsidRPr="00C00498" w:rsidDel="006C64F0" w:rsidRDefault="00D21595" w:rsidP="00D21595">
            <w:pPr>
              <w:jc w:val="left"/>
              <w:rPr>
                <w:del w:id="1794" w:author="Ayush Mittal" w:date="2019-04-29T18:35:00Z"/>
                <w:rFonts w:ascii="Georgia" w:hAnsi="Georgia" w:cs="Arial"/>
                <w:color w:val="48626B" w:themeColor="accent5" w:themeShade="80"/>
              </w:rPr>
            </w:pPr>
          </w:p>
        </w:tc>
      </w:tr>
      <w:tr w:rsidR="00852A9E" w:rsidRPr="00C00498" w14:paraId="10784C31" w14:textId="77777777" w:rsidTr="00E967AD">
        <w:trPr>
          <w:trHeight w:val="369"/>
        </w:trPr>
        <w:tc>
          <w:tcPr>
            <w:tcW w:w="4842" w:type="dxa"/>
            <w:tcBorders>
              <w:top w:val="nil"/>
              <w:bottom w:val="nil"/>
            </w:tcBorders>
            <w:vAlign w:val="center"/>
          </w:tcPr>
          <w:p w14:paraId="20652A7A" w14:textId="69AC5205" w:rsidR="00852A9E" w:rsidRPr="00C00498" w:rsidRDefault="00852A9E" w:rsidP="006A1E6B">
            <w:pPr>
              <w:ind w:left="144"/>
              <w:jc w:val="left"/>
              <w:rPr>
                <w:rFonts w:ascii="Georgia" w:hAnsi="Georgia" w:cs="Arial"/>
                <w:b/>
                <w:color w:val="48626B" w:themeColor="accent5" w:themeShade="80"/>
              </w:rPr>
            </w:pPr>
            <w:r w:rsidRPr="00C00498">
              <w:rPr>
                <w:rFonts w:ascii="Georgia" w:hAnsi="Georgia" w:cs="Arial"/>
                <w:color w:val="48626B" w:themeColor="accent5" w:themeShade="80"/>
              </w:rPr>
              <w:t>Multiply: Discount Factor</w:t>
            </w:r>
          </w:p>
        </w:tc>
        <w:tc>
          <w:tcPr>
            <w:tcW w:w="270" w:type="dxa"/>
            <w:tcBorders>
              <w:top w:val="nil"/>
              <w:bottom w:val="nil"/>
            </w:tcBorders>
            <w:vAlign w:val="center"/>
          </w:tcPr>
          <w:p w14:paraId="641B5FF6" w14:textId="77777777" w:rsidR="00852A9E" w:rsidRPr="00C00498" w:rsidRDefault="00852A9E" w:rsidP="00D21595">
            <w:pPr>
              <w:jc w:val="left"/>
              <w:rPr>
                <w:rFonts w:ascii="Georgia" w:hAnsi="Georgia" w:cs="Arial"/>
                <w:color w:val="48626B" w:themeColor="accent5" w:themeShade="80"/>
              </w:rPr>
            </w:pPr>
          </w:p>
        </w:tc>
        <w:tc>
          <w:tcPr>
            <w:tcW w:w="4968" w:type="dxa"/>
            <w:tcBorders>
              <w:top w:val="nil"/>
              <w:bottom w:val="nil"/>
            </w:tcBorders>
            <w:vAlign w:val="center"/>
          </w:tcPr>
          <w:p w14:paraId="093D51D0" w14:textId="77777777" w:rsidR="00852A9E" w:rsidRPr="00C00498" w:rsidRDefault="00852A9E" w:rsidP="00D21595">
            <w:pPr>
              <w:jc w:val="left"/>
              <w:rPr>
                <w:rFonts w:ascii="Georgia" w:hAnsi="Georgia" w:cs="Arial"/>
                <w:color w:val="48626B" w:themeColor="accent5" w:themeShade="80"/>
              </w:rPr>
            </w:pPr>
          </w:p>
        </w:tc>
      </w:tr>
      <w:tr w:rsidR="00852A9E" w:rsidRPr="00C00498" w14:paraId="0EA6E6C4" w14:textId="77777777" w:rsidTr="00E967AD">
        <w:trPr>
          <w:trHeight w:val="369"/>
        </w:trPr>
        <w:tc>
          <w:tcPr>
            <w:tcW w:w="4842" w:type="dxa"/>
            <w:tcBorders>
              <w:top w:val="nil"/>
              <w:bottom w:val="nil"/>
            </w:tcBorders>
            <w:vAlign w:val="center"/>
          </w:tcPr>
          <w:p w14:paraId="4354FD8B" w14:textId="59821F78" w:rsidR="00852A9E" w:rsidRPr="00C00498" w:rsidRDefault="00852A9E" w:rsidP="006A1E6B">
            <w:pPr>
              <w:jc w:val="left"/>
              <w:rPr>
                <w:rFonts w:ascii="Georgia" w:hAnsi="Georgia" w:cs="Arial"/>
                <w:color w:val="48626B" w:themeColor="accent5" w:themeShade="80"/>
              </w:rPr>
            </w:pPr>
            <w:r w:rsidRPr="00C00498">
              <w:rPr>
                <w:rFonts w:ascii="Georgia" w:hAnsi="Georgia" w:cs="Arial"/>
                <w:b/>
                <w:color w:val="48626B" w:themeColor="accent5" w:themeShade="80"/>
              </w:rPr>
              <w:t>Present Value of Cash Flows</w:t>
            </w:r>
          </w:p>
        </w:tc>
        <w:tc>
          <w:tcPr>
            <w:tcW w:w="270" w:type="dxa"/>
            <w:tcBorders>
              <w:top w:val="nil"/>
              <w:bottom w:val="nil"/>
            </w:tcBorders>
            <w:vAlign w:val="center"/>
          </w:tcPr>
          <w:p w14:paraId="2E8F85F4" w14:textId="77777777" w:rsidR="00852A9E" w:rsidRPr="00C00498" w:rsidRDefault="00852A9E" w:rsidP="00D21595">
            <w:pPr>
              <w:jc w:val="left"/>
              <w:rPr>
                <w:rFonts w:ascii="Georgia" w:hAnsi="Georgia" w:cs="Arial"/>
                <w:color w:val="48626B" w:themeColor="accent5" w:themeShade="80"/>
              </w:rPr>
            </w:pPr>
          </w:p>
        </w:tc>
        <w:tc>
          <w:tcPr>
            <w:tcW w:w="4968" w:type="dxa"/>
            <w:tcBorders>
              <w:top w:val="nil"/>
              <w:bottom w:val="nil"/>
            </w:tcBorders>
            <w:vAlign w:val="center"/>
          </w:tcPr>
          <w:p w14:paraId="5312ADEB" w14:textId="77777777" w:rsidR="00852A9E" w:rsidRPr="00C00498" w:rsidRDefault="00852A9E" w:rsidP="00D21595">
            <w:pPr>
              <w:jc w:val="left"/>
              <w:rPr>
                <w:rFonts w:ascii="Georgia" w:hAnsi="Georgia" w:cs="Arial"/>
                <w:color w:val="48626B" w:themeColor="accent5" w:themeShade="80"/>
              </w:rPr>
            </w:pPr>
          </w:p>
        </w:tc>
      </w:tr>
      <w:tr w:rsidR="00852A9E" w:rsidRPr="00C00498" w14:paraId="75BD803D" w14:textId="77777777" w:rsidTr="006A1E6B">
        <w:trPr>
          <w:trHeight w:val="369"/>
        </w:trPr>
        <w:tc>
          <w:tcPr>
            <w:tcW w:w="4842" w:type="dxa"/>
            <w:tcBorders>
              <w:top w:val="nil"/>
              <w:bottom w:val="nil"/>
            </w:tcBorders>
            <w:vAlign w:val="center"/>
          </w:tcPr>
          <w:p w14:paraId="52ACEE90" w14:textId="2875A887" w:rsidR="00852A9E" w:rsidRPr="00C00498" w:rsidRDefault="00852A9E" w:rsidP="00852A9E">
            <w:pPr>
              <w:ind w:left="144"/>
              <w:jc w:val="left"/>
              <w:rPr>
                <w:rFonts w:ascii="Georgia" w:hAnsi="Georgia" w:cs="Arial"/>
                <w:color w:val="48626B" w:themeColor="accent5" w:themeShade="80"/>
              </w:rPr>
            </w:pPr>
            <w:r w:rsidRPr="00C00498">
              <w:rPr>
                <w:rFonts w:ascii="Georgia" w:hAnsi="Georgia" w:cs="Arial"/>
                <w:color w:val="48626B" w:themeColor="accent5" w:themeShade="80"/>
              </w:rPr>
              <w:t>Add: Tax Amortization Benefit</w:t>
            </w:r>
          </w:p>
        </w:tc>
        <w:tc>
          <w:tcPr>
            <w:tcW w:w="270" w:type="dxa"/>
            <w:tcBorders>
              <w:top w:val="nil"/>
              <w:bottom w:val="nil"/>
            </w:tcBorders>
            <w:vAlign w:val="center"/>
          </w:tcPr>
          <w:p w14:paraId="4F48FA41" w14:textId="77777777" w:rsidR="00852A9E" w:rsidRPr="00C00498" w:rsidRDefault="00852A9E" w:rsidP="00D21595">
            <w:pPr>
              <w:jc w:val="left"/>
              <w:rPr>
                <w:rFonts w:ascii="Georgia" w:hAnsi="Georgia" w:cs="Arial"/>
                <w:color w:val="48626B" w:themeColor="accent5" w:themeShade="80"/>
              </w:rPr>
            </w:pPr>
          </w:p>
        </w:tc>
        <w:tc>
          <w:tcPr>
            <w:tcW w:w="4968" w:type="dxa"/>
            <w:tcBorders>
              <w:top w:val="nil"/>
              <w:bottom w:val="nil"/>
            </w:tcBorders>
            <w:vAlign w:val="center"/>
          </w:tcPr>
          <w:p w14:paraId="3DB577B0" w14:textId="77777777" w:rsidR="00852A9E" w:rsidRPr="00C00498" w:rsidRDefault="00852A9E" w:rsidP="00D21595">
            <w:pPr>
              <w:jc w:val="left"/>
              <w:rPr>
                <w:rFonts w:ascii="Georgia" w:hAnsi="Georgia" w:cs="Arial"/>
                <w:color w:val="48626B" w:themeColor="accent5" w:themeShade="80"/>
              </w:rPr>
            </w:pPr>
          </w:p>
        </w:tc>
      </w:tr>
      <w:tr w:rsidR="00852A9E" w:rsidRPr="00C00498" w14:paraId="27CD3814" w14:textId="77777777" w:rsidTr="006A1E6B">
        <w:trPr>
          <w:trHeight w:val="369"/>
        </w:trPr>
        <w:tc>
          <w:tcPr>
            <w:tcW w:w="4842" w:type="dxa"/>
            <w:tcBorders>
              <w:top w:val="nil"/>
              <w:bottom w:val="single" w:sz="4" w:space="0" w:color="2F7576" w:themeColor="accent1"/>
            </w:tcBorders>
            <w:vAlign w:val="center"/>
          </w:tcPr>
          <w:p w14:paraId="2391761D" w14:textId="7563332A" w:rsidR="00852A9E" w:rsidRPr="00C00498" w:rsidRDefault="00852A9E" w:rsidP="006A1E6B">
            <w:pPr>
              <w:jc w:val="left"/>
              <w:rPr>
                <w:rFonts w:ascii="Georgia" w:hAnsi="Georgia" w:cs="Arial"/>
                <w:b/>
                <w:color w:val="48626B" w:themeColor="accent5" w:themeShade="80"/>
              </w:rPr>
            </w:pPr>
            <w:r w:rsidRPr="00C00498">
              <w:rPr>
                <w:rFonts w:ascii="Georgia" w:hAnsi="Georgia" w:cs="Arial"/>
                <w:b/>
                <w:color w:val="48626B" w:themeColor="accent5" w:themeShade="80"/>
              </w:rPr>
              <w:t>Concluded Value</w:t>
            </w:r>
          </w:p>
        </w:tc>
        <w:tc>
          <w:tcPr>
            <w:tcW w:w="270" w:type="dxa"/>
            <w:tcBorders>
              <w:top w:val="nil"/>
              <w:bottom w:val="single" w:sz="4" w:space="0" w:color="2F7576" w:themeColor="accent1"/>
            </w:tcBorders>
            <w:vAlign w:val="center"/>
          </w:tcPr>
          <w:p w14:paraId="1E6CECDC" w14:textId="77777777" w:rsidR="00852A9E" w:rsidRPr="00C00498" w:rsidRDefault="00852A9E" w:rsidP="00D21595">
            <w:pPr>
              <w:jc w:val="left"/>
              <w:rPr>
                <w:rFonts w:ascii="Georgia" w:hAnsi="Georgia" w:cs="Arial"/>
                <w:color w:val="48626B" w:themeColor="accent5" w:themeShade="80"/>
              </w:rPr>
            </w:pPr>
          </w:p>
        </w:tc>
        <w:tc>
          <w:tcPr>
            <w:tcW w:w="4968" w:type="dxa"/>
            <w:tcBorders>
              <w:top w:val="nil"/>
              <w:bottom w:val="single" w:sz="4" w:space="0" w:color="2F7576" w:themeColor="accent1"/>
            </w:tcBorders>
            <w:vAlign w:val="center"/>
          </w:tcPr>
          <w:p w14:paraId="53C781D9" w14:textId="77777777" w:rsidR="00852A9E" w:rsidRPr="00C00498" w:rsidRDefault="00852A9E" w:rsidP="00D21595">
            <w:pPr>
              <w:jc w:val="left"/>
              <w:rPr>
                <w:rFonts w:ascii="Georgia" w:hAnsi="Georgia" w:cs="Arial"/>
                <w:color w:val="48626B" w:themeColor="accent5" w:themeShade="80"/>
              </w:rPr>
            </w:pPr>
          </w:p>
        </w:tc>
      </w:tr>
    </w:tbl>
    <w:p w14:paraId="0441CCF6" w14:textId="77777777" w:rsidR="009E3AA8" w:rsidRPr="00C00498" w:rsidRDefault="009E3AA8" w:rsidP="00571D7E">
      <w:pPr>
        <w:pStyle w:val="RNABodyCopy"/>
        <w:rPr>
          <w:highlight w:val="yellow"/>
        </w:rPr>
      </w:pPr>
    </w:p>
    <w:p w14:paraId="5782868E" w14:textId="201E3566" w:rsidR="009E3AA8" w:rsidRPr="00C00498" w:rsidRDefault="009E3AA8" w:rsidP="002245ED">
      <w:pPr>
        <w:pStyle w:val="RNABodyCopy-Numbered"/>
      </w:pPr>
      <w:r w:rsidRPr="00C00498">
        <w:t>The key components of the cash flow structure</w:t>
      </w:r>
      <w:r w:rsidR="006460D5" w:rsidRPr="00C00498">
        <w:t xml:space="preserve"> and the related assumptions</w:t>
      </w:r>
      <w:r w:rsidRPr="00C00498">
        <w:t xml:space="preserve"> are described below</w:t>
      </w:r>
      <w:r w:rsidR="00A50688" w:rsidRPr="00C00498">
        <w:t>:</w:t>
      </w:r>
    </w:p>
    <w:p w14:paraId="57100BA2" w14:textId="77777777" w:rsidR="009E3AA8" w:rsidRPr="00C00498" w:rsidRDefault="009E3AA8" w:rsidP="00571D7E">
      <w:pPr>
        <w:pStyle w:val="RNABodyCopy"/>
        <w:rPr>
          <w:highlight w:val="yellow"/>
        </w:rPr>
      </w:pPr>
      <w:r w:rsidRPr="00C00498" w:rsidDel="00E508B2">
        <w:rPr>
          <w:highlight w:val="yellow"/>
        </w:rPr>
        <w:t xml:space="preserve"> </w:t>
      </w:r>
    </w:p>
    <w:p w14:paraId="393682F2" w14:textId="1363FF13" w:rsidR="00A50688" w:rsidRPr="00C00498" w:rsidRDefault="00B73585" w:rsidP="00571D7E">
      <w:pPr>
        <w:pStyle w:val="RNABodyCopy"/>
      </w:pPr>
      <w:r w:rsidRPr="00C00498">
        <w:rPr>
          <w:b/>
        </w:rPr>
        <w:t>NET REVENUES</w:t>
      </w:r>
    </w:p>
    <w:p w14:paraId="5D69914F" w14:textId="2256B394" w:rsidR="00A50688" w:rsidRPr="00C00498" w:rsidRDefault="00A50688" w:rsidP="00571D7E">
      <w:pPr>
        <w:pStyle w:val="RNABodyCopy"/>
      </w:pPr>
      <w:r w:rsidRPr="00C00498">
        <w:t xml:space="preserve">To estimate the </w:t>
      </w:r>
      <w:r w:rsidR="00AA7782" w:rsidRPr="00C00498">
        <w:t>net revenues</w:t>
      </w:r>
      <w:r w:rsidRPr="00C00498">
        <w:t xml:space="preserve"> for the IPR&amp;D Assets, RNA considered the </w:t>
      </w:r>
      <w:del w:id="1795" w:author="Ayush Mittal" w:date="2019-04-29T18:02:00Z">
        <w:r w:rsidRPr="00C00498" w:rsidDel="00717471">
          <w:delText xml:space="preserve">peak sales value, </w:delText>
        </w:r>
        <w:r w:rsidR="00B05334" w:rsidRPr="00C00498" w:rsidDel="00717471">
          <w:delText>patent life</w:delText>
        </w:r>
        <w:r w:rsidRPr="00C00498" w:rsidDel="00717471">
          <w:delText xml:space="preserve">, and penetration curve associated with </w:delText>
        </w:r>
        <w:r w:rsidR="001F1922" w:rsidRPr="00C00498" w:rsidDel="00717471">
          <w:delText>each of the IPR&amp;D Asset</w:delText>
        </w:r>
        <w:r w:rsidR="00C16393" w:rsidRPr="00C00498" w:rsidDel="00717471">
          <w:delText>s</w:delText>
        </w:r>
        <w:r w:rsidRPr="00C00498" w:rsidDel="00717471">
          <w:delText>.</w:delText>
        </w:r>
      </w:del>
      <w:ins w:id="1796" w:author="Ayush Mittal" w:date="2019-04-29T18:30:00Z">
        <w:r w:rsidR="006C64F0">
          <w:t>l</w:t>
        </w:r>
      </w:ins>
      <w:ins w:id="1797" w:author="Ayush Mittal" w:date="2019-04-29T18:02:00Z">
        <w:r w:rsidR="00717471">
          <w:t xml:space="preserve">ibrary and </w:t>
        </w:r>
      </w:ins>
      <w:ins w:id="1798" w:author="Ayush Mittal" w:date="2019-04-29T18:30:00Z">
        <w:r w:rsidR="006C64F0">
          <w:t>c</w:t>
        </w:r>
      </w:ins>
      <w:ins w:id="1799" w:author="Ayush Mittal" w:date="2019-04-29T18:02:00Z">
        <w:r w:rsidR="00717471">
          <w:t xml:space="preserve">ustom </w:t>
        </w:r>
      </w:ins>
      <w:ins w:id="1800" w:author="Ayush Mittal" w:date="2019-04-29T18:30:00Z">
        <w:r w:rsidR="006C64F0">
          <w:t>s</w:t>
        </w:r>
      </w:ins>
      <w:ins w:id="1801" w:author="Ayush Mittal" w:date="2019-04-29T18:02:00Z">
        <w:r w:rsidR="00717471">
          <w:t>ubscription revenues</w:t>
        </w:r>
      </w:ins>
      <w:ins w:id="1802" w:author="Ayush Mittal" w:date="2019-04-29T18:03:00Z">
        <w:r w:rsidR="00717471">
          <w:t>, provided by Man</w:t>
        </w:r>
      </w:ins>
      <w:ins w:id="1803" w:author="Ayush Mittal" w:date="2019-04-29T18:13:00Z">
        <w:r w:rsidR="00717471">
          <w:t>a</w:t>
        </w:r>
      </w:ins>
      <w:ins w:id="1804" w:author="Ayush Mittal" w:date="2019-04-29T18:03:00Z">
        <w:r w:rsidR="00717471">
          <w:t>gement.</w:t>
        </w:r>
      </w:ins>
      <w:del w:id="1805" w:author="Ayush Mittal" w:date="2019-04-29T18:30:00Z">
        <w:r w:rsidRPr="00C00498" w:rsidDel="006C64F0">
          <w:delText xml:space="preserve">  </w:delText>
        </w:r>
        <w:r w:rsidR="005925B6" w:rsidRPr="00C00498" w:rsidDel="006C64F0">
          <w:delText xml:space="preserve"> </w:delText>
        </w:r>
      </w:del>
      <w:ins w:id="1806" w:author="Ayush Mittal" w:date="2019-04-29T18:30:00Z">
        <w:r w:rsidR="006C64F0">
          <w:t xml:space="preserve"> </w:t>
        </w:r>
      </w:ins>
      <w:r w:rsidR="005925B6" w:rsidRPr="00C00498">
        <w:t xml:space="preserve"> </w:t>
      </w:r>
    </w:p>
    <w:p w14:paraId="282A7E95" w14:textId="77777777" w:rsidR="00FD6C31" w:rsidRPr="00C00498" w:rsidDel="004018FC" w:rsidRDefault="00FD6C31" w:rsidP="00571D7E">
      <w:pPr>
        <w:pStyle w:val="RNABodyCopy"/>
        <w:rPr>
          <w:del w:id="1807" w:author="Ayush Mittal" w:date="2019-04-29T18:14:00Z"/>
        </w:rPr>
      </w:pPr>
    </w:p>
    <w:p w14:paraId="0146E01E" w14:textId="53E664EC" w:rsidR="00FD6C31" w:rsidRPr="00C00498" w:rsidDel="004018FC" w:rsidRDefault="00B73585" w:rsidP="00571D7E">
      <w:pPr>
        <w:pStyle w:val="RNABodyCopy"/>
        <w:rPr>
          <w:del w:id="1808" w:author="Ayush Mittal" w:date="2019-04-29T18:14:00Z"/>
          <w:u w:val="single"/>
        </w:rPr>
      </w:pPr>
      <w:del w:id="1809" w:author="Ayush Mittal" w:date="2019-04-29T18:14:00Z">
        <w:r w:rsidRPr="00C00498" w:rsidDel="004018FC">
          <w:rPr>
            <w:u w:val="single"/>
          </w:rPr>
          <w:delText>PEAK SALES</w:delText>
        </w:r>
      </w:del>
    </w:p>
    <w:p w14:paraId="767FF577" w14:textId="4653F97E" w:rsidR="00C16393" w:rsidRPr="00C00498" w:rsidDel="004018FC" w:rsidRDefault="00FD6C31" w:rsidP="00571D7E">
      <w:pPr>
        <w:pStyle w:val="RNABodyCopy"/>
        <w:rPr>
          <w:del w:id="1810" w:author="Ayush Mittal" w:date="2019-04-29T18:14:00Z"/>
        </w:rPr>
      </w:pPr>
      <w:del w:id="1811" w:author="Ayush Mittal" w:date="2019-04-29T18:14:00Z">
        <w:r w:rsidRPr="00C00498" w:rsidDel="004018FC">
          <w:delText xml:space="preserve">RNA determined the peak sales of the CF Program and OTC Program for their respective therapeutic area based on forecasts from GlobalData, EvaluatePharma and </w:delText>
        </w:r>
        <w:r w:rsidR="00A63C62" w:rsidRPr="00C00498" w:rsidDel="004018FC">
          <w:delText>discussion</w:delText>
        </w:r>
        <w:r w:rsidR="00B42E4D" w:rsidRPr="00C00498" w:rsidDel="004018FC">
          <w:delText>s</w:delText>
        </w:r>
        <w:r w:rsidR="00A63C62" w:rsidRPr="00C00498" w:rsidDel="004018FC">
          <w:delText xml:space="preserve"> with Management</w:delText>
        </w:r>
        <w:r w:rsidRPr="00C00498" w:rsidDel="004018FC">
          <w:delText xml:space="preserve">.  </w:delText>
        </w:r>
        <w:r w:rsidR="00EB7778" w:rsidRPr="00C00498" w:rsidDel="004018FC">
          <w:delText>W</w:delText>
        </w:r>
        <w:r w:rsidR="00A63C62" w:rsidRPr="00C00498" w:rsidDel="004018FC">
          <w:delText xml:space="preserve">e have estimated </w:delText>
        </w:r>
        <w:r w:rsidRPr="00C00498" w:rsidDel="004018FC">
          <w:delText xml:space="preserve">peak sales of the MRT Platform Programs to be between those of </w:delText>
        </w:r>
        <w:r w:rsidR="00EB7778" w:rsidRPr="00C00498" w:rsidDel="004018FC">
          <w:delText xml:space="preserve">the </w:delText>
        </w:r>
        <w:r w:rsidRPr="00C00498" w:rsidDel="004018FC">
          <w:delText xml:space="preserve">CF Program and </w:delText>
        </w:r>
        <w:r w:rsidR="00EB7778" w:rsidRPr="00C00498" w:rsidDel="004018FC">
          <w:delText xml:space="preserve">the </w:delText>
        </w:r>
        <w:r w:rsidRPr="00C00498" w:rsidDel="004018FC">
          <w:delText xml:space="preserve">OTC Program (but closer to </w:delText>
        </w:r>
        <w:r w:rsidR="00516D7D" w:rsidRPr="00C00498" w:rsidDel="004018FC">
          <w:delText xml:space="preserve">the </w:delText>
        </w:r>
        <w:r w:rsidRPr="00C00498" w:rsidDel="004018FC">
          <w:delText>OTC Program)</w:delText>
        </w:r>
        <w:r w:rsidR="00A25C4F" w:rsidRPr="00C00498" w:rsidDel="004018FC">
          <w:delText>,</w:delText>
        </w:r>
        <w:r w:rsidRPr="00C00498" w:rsidDel="004018FC">
          <w:delText xml:space="preserve"> given possible areas of pursuit and peak sales for </w:delText>
        </w:r>
        <w:r w:rsidR="004468B5" w:rsidRPr="00C00498" w:rsidDel="004018FC">
          <w:delText xml:space="preserve">typical </w:delText>
        </w:r>
        <w:r w:rsidR="004468B5" w:rsidRPr="00C00498" w:rsidDel="004018FC">
          <w:rPr>
            <w:bCs/>
          </w:rPr>
          <w:delText xml:space="preserve">gene therapy/mRNA type orphan </w:delText>
        </w:r>
        <w:r w:rsidRPr="00C00498" w:rsidDel="004018FC">
          <w:delText>blockbuster drugs.</w:delText>
        </w:r>
      </w:del>
    </w:p>
    <w:p w14:paraId="58086105" w14:textId="1E972AC5" w:rsidR="00C16393" w:rsidRPr="00C00498" w:rsidDel="004018FC" w:rsidRDefault="00C16393" w:rsidP="00571D7E">
      <w:pPr>
        <w:pStyle w:val="RNABodyCopy"/>
        <w:rPr>
          <w:del w:id="1812" w:author="Ayush Mittal" w:date="2019-04-29T18:14:00Z"/>
        </w:rPr>
      </w:pPr>
    </w:p>
    <w:p w14:paraId="712FE35A" w14:textId="7DF5D39F" w:rsidR="00C16393" w:rsidRPr="00C00498" w:rsidDel="004018FC" w:rsidRDefault="00C16393" w:rsidP="00571D7E">
      <w:pPr>
        <w:pStyle w:val="RNABodyCopy"/>
        <w:rPr>
          <w:del w:id="1813" w:author="Ayush Mittal" w:date="2019-04-29T18:14:00Z"/>
        </w:rPr>
      </w:pPr>
      <w:del w:id="1814" w:author="Ayush Mittal" w:date="2019-04-29T18:14:00Z">
        <w:r w:rsidRPr="00C00498" w:rsidDel="004018FC">
          <w:delText>Regarding the CF Program, RNA noted that there are several CF products</w:delText>
        </w:r>
        <w:r w:rsidR="00FD6C31" w:rsidRPr="00C00498" w:rsidDel="004018FC">
          <w:delText xml:space="preserve"> </w:delText>
        </w:r>
        <w:r w:rsidRPr="00C00498" w:rsidDel="004018FC">
          <w:delText>in market with only a small subset generating or expected to generate significant sales.  Some of the higher selling CF products treat symptoms, and some can only be prescribed to a subset of patients with the disease (such as patients with a specific gene mutation).  Although it is far too early to tell how the CF Program will ultimately work and be prescribed to patients, it is reasonable to expect that it could serve a larger CF patient population than current treatments and generate significant sales given the perceived potential of mRNA therapies.</w:delText>
        </w:r>
      </w:del>
    </w:p>
    <w:p w14:paraId="0C4BE047" w14:textId="5AC466A8" w:rsidR="00C16393" w:rsidRPr="00C00498" w:rsidDel="004018FC" w:rsidRDefault="00C16393" w:rsidP="00571D7E">
      <w:pPr>
        <w:pStyle w:val="RNABodyCopy"/>
        <w:rPr>
          <w:del w:id="1815" w:author="Ayush Mittal" w:date="2019-04-29T18:14:00Z"/>
        </w:rPr>
      </w:pPr>
    </w:p>
    <w:p w14:paraId="1479078D" w14:textId="75FCB59F" w:rsidR="00F55BE7" w:rsidRPr="00C00498" w:rsidDel="004018FC" w:rsidRDefault="00C16393" w:rsidP="00571D7E">
      <w:pPr>
        <w:pStyle w:val="RNABodyCopy"/>
        <w:rPr>
          <w:del w:id="1816" w:author="Ayush Mittal" w:date="2019-04-29T18:14:00Z"/>
        </w:rPr>
      </w:pPr>
      <w:del w:id="1817" w:author="Ayush Mittal" w:date="2019-04-29T18:14:00Z">
        <w:r w:rsidRPr="00C00498" w:rsidDel="004018FC">
          <w:delText xml:space="preserve">Regarding the OTC Program, RNA noted that there are no OTC deficiency products in market, and only a handful of UCD products. </w:delText>
        </w:r>
        <w:r w:rsidR="00B20E3D" w:rsidRPr="00C00498" w:rsidDel="004018FC">
          <w:delText xml:space="preserve"> </w:delText>
        </w:r>
        <w:r w:rsidRPr="00C00498" w:rsidDel="004018FC">
          <w:delText xml:space="preserve">As such, RNA considered peak sales potential to be in line with typical blockbuster biopharmaceutical products as there is significant perceived potential for mRNA </w:delText>
        </w:r>
        <w:r w:rsidR="006937FF" w:rsidRPr="00C00498" w:rsidDel="004018FC">
          <w:delText>therapies</w:delText>
        </w:r>
        <w:r w:rsidRPr="00C00498" w:rsidDel="004018FC">
          <w:delText xml:space="preserve"> and there is</w:delText>
        </w:r>
        <w:r w:rsidR="006937FF" w:rsidRPr="00C00498" w:rsidDel="004018FC">
          <w:delText xml:space="preserve"> an</w:delText>
        </w:r>
        <w:r w:rsidRPr="00C00498" w:rsidDel="004018FC">
          <w:delText xml:space="preserve"> </w:delText>
        </w:r>
        <w:r w:rsidR="006937FF" w:rsidRPr="00C00498" w:rsidDel="004018FC">
          <w:delText>unmet need for patients with OTC deficiency</w:delText>
        </w:r>
        <w:r w:rsidRPr="00C00498" w:rsidDel="004018FC">
          <w:delText xml:space="preserve">.  </w:delText>
        </w:r>
      </w:del>
    </w:p>
    <w:p w14:paraId="24378F63" w14:textId="7AD080BB" w:rsidR="00F55BE7" w:rsidRPr="00C00498" w:rsidDel="004018FC" w:rsidRDefault="00F55BE7" w:rsidP="00571D7E">
      <w:pPr>
        <w:pStyle w:val="RNABodyCopy"/>
        <w:rPr>
          <w:del w:id="1818" w:author="Ayush Mittal" w:date="2019-04-29T18:14:00Z"/>
        </w:rPr>
      </w:pPr>
    </w:p>
    <w:p w14:paraId="46686E43" w14:textId="0C621840" w:rsidR="00FD6C31" w:rsidRPr="00C00498" w:rsidDel="004018FC" w:rsidRDefault="00724DA1" w:rsidP="00571D7E">
      <w:pPr>
        <w:pStyle w:val="RNABodyCopy"/>
        <w:rPr>
          <w:del w:id="1819" w:author="Ayush Mittal" w:date="2019-04-29T18:14:00Z"/>
        </w:rPr>
      </w:pPr>
      <w:del w:id="1820" w:author="Ayush Mittal" w:date="2019-04-29T18:14:00Z">
        <w:r w:rsidRPr="00C00498" w:rsidDel="004018FC">
          <w:delText>RNA also considered epidemiology data</w:delText>
        </w:r>
        <w:r w:rsidR="00C743B9" w:rsidRPr="00C00498" w:rsidDel="004018FC">
          <w:delText xml:space="preserve"> (worldwide prevalence and incidence rate</w:delText>
        </w:r>
        <w:r w:rsidR="00BD0D87" w:rsidRPr="00C00498" w:rsidDel="004018FC">
          <w:delText>s</w:delText>
        </w:r>
        <w:r w:rsidR="00C743B9" w:rsidRPr="00C00498" w:rsidDel="004018FC">
          <w:delText>),</w:delText>
        </w:r>
        <w:r w:rsidRPr="00C00498" w:rsidDel="004018FC">
          <w:delText xml:space="preserve"> </w:delText>
        </w:r>
        <w:r w:rsidR="00E16440" w:rsidRPr="00C00498" w:rsidDel="004018FC">
          <w:delText>and average annual cost</w:delText>
        </w:r>
        <w:r w:rsidR="00C743B9" w:rsidRPr="00C00498" w:rsidDel="004018FC">
          <w:delText xml:space="preserve"> of therapy</w:delText>
        </w:r>
        <w:r w:rsidR="00E16440" w:rsidRPr="00C00498" w:rsidDel="004018FC">
          <w:delText xml:space="preserve"> </w:delText>
        </w:r>
        <w:r w:rsidRPr="00C00498" w:rsidDel="004018FC">
          <w:delText>for CF, OTC and orphan d</w:delText>
        </w:r>
        <w:r w:rsidR="00E16440" w:rsidRPr="00C00498" w:rsidDel="004018FC">
          <w:delText>iseases</w:delText>
        </w:r>
        <w:r w:rsidRPr="00C00498" w:rsidDel="004018FC">
          <w:delText xml:space="preserve"> to corroborate the</w:delText>
        </w:r>
        <w:r w:rsidR="00E16440" w:rsidRPr="00C00498" w:rsidDel="004018FC">
          <w:delText xml:space="preserve"> reasonability of the</w:delText>
        </w:r>
        <w:r w:rsidRPr="00C00498" w:rsidDel="004018FC">
          <w:delText xml:space="preserve"> peak sales for the CF Program, OTC Program and the MRT Platform Programs</w:delText>
        </w:r>
        <w:r w:rsidR="00E16440" w:rsidRPr="00C00498" w:rsidDel="004018FC">
          <w:delText xml:space="preserve">, respectively.  </w:delText>
        </w:r>
        <w:r w:rsidR="00C743B9" w:rsidRPr="00C00498" w:rsidDel="004018FC">
          <w:delText xml:space="preserve">We noted that the annual cost of therapy for CF drugs was $250,000, and for </w:delText>
        </w:r>
        <w:r w:rsidR="00BD0D87" w:rsidRPr="00C00498" w:rsidDel="004018FC">
          <w:delText>high-end UCD</w:delText>
        </w:r>
        <w:r w:rsidR="00C743B9" w:rsidRPr="00C00498" w:rsidDel="004018FC">
          <w:delText xml:space="preserve"> drugs </w:delText>
        </w:r>
        <w:r w:rsidR="00F55BE7" w:rsidRPr="00C00498" w:rsidDel="004018FC">
          <w:delText>ranged from</w:delText>
        </w:r>
        <w:r w:rsidR="00C743B9" w:rsidRPr="00C00498" w:rsidDel="004018FC">
          <w:delText xml:space="preserve"> $250,000 to $290,000.  </w:delText>
        </w:r>
        <w:r w:rsidR="00822862" w:rsidRPr="00C00498" w:rsidDel="004018FC">
          <w:delText>T</w:delText>
        </w:r>
        <w:r w:rsidR="00F55BE7" w:rsidRPr="00C00498" w:rsidDel="004018FC">
          <w:delText>he annual cost of therapy for orphan drugs</w:delText>
        </w:r>
        <w:r w:rsidR="00C743B9" w:rsidRPr="00C00498" w:rsidDel="004018FC">
          <w:delText xml:space="preserve"> </w:delText>
        </w:r>
        <w:r w:rsidR="00F55BE7" w:rsidRPr="00C00498" w:rsidDel="004018FC">
          <w:delText>ranged from $150,000 to $600,000.</w:delText>
        </w:r>
        <w:r w:rsidR="00C743B9" w:rsidRPr="00C00498" w:rsidDel="004018FC">
          <w:delText xml:space="preserve"> </w:delText>
        </w:r>
        <w:r w:rsidR="00F55BE7" w:rsidRPr="00C00498" w:rsidDel="004018FC">
          <w:delText xml:space="preserve"> </w:delText>
        </w:r>
        <w:r w:rsidR="00822862" w:rsidRPr="00C00498" w:rsidDel="004018FC">
          <w:delText>Furthermore, w</w:delText>
        </w:r>
        <w:r w:rsidR="00C743B9" w:rsidRPr="00C00498" w:rsidDel="004018FC">
          <w:delText xml:space="preserve">e also looked at the </w:delText>
        </w:r>
        <w:r w:rsidR="00F55BE7" w:rsidRPr="00C00498" w:rsidDel="004018FC">
          <w:delText xml:space="preserve">patient </w:delText>
        </w:r>
        <w:r w:rsidR="00013DD3" w:rsidRPr="00C00498" w:rsidDel="004018FC">
          <w:delText>base</w:delText>
        </w:r>
        <w:r w:rsidR="00F55BE7" w:rsidRPr="00C00498" w:rsidDel="004018FC">
          <w:delText xml:space="preserve"> covered </w:delText>
        </w:r>
        <w:r w:rsidR="00037806" w:rsidRPr="00C00498" w:rsidDel="004018FC">
          <w:delText xml:space="preserve">by </w:delText>
        </w:r>
        <w:r w:rsidR="00C743B9" w:rsidRPr="00C00498" w:rsidDel="004018FC">
          <w:delText xml:space="preserve">some of the major </w:delText>
        </w:r>
        <w:r w:rsidR="00822862" w:rsidRPr="00C00498" w:rsidDel="004018FC">
          <w:delText>marketed drugs</w:delText>
        </w:r>
        <w:r w:rsidR="00037806" w:rsidRPr="00C00498" w:rsidDel="004018FC">
          <w:delText xml:space="preserve"> and noted that only a small proportion of </w:delText>
        </w:r>
        <w:r w:rsidR="00822862" w:rsidRPr="00C00498" w:rsidDel="004018FC">
          <w:delText xml:space="preserve">the total patient population was covered by these drugs.  As such, there is a potential for the </w:delText>
        </w:r>
        <w:r w:rsidR="00CE27E4" w:rsidRPr="00C00498" w:rsidDel="004018FC">
          <w:delText>IPR&amp;D Assets</w:delText>
        </w:r>
        <w:r w:rsidR="00822862" w:rsidRPr="00C00498" w:rsidDel="004018FC">
          <w:delText xml:space="preserve"> to generate significant sales.</w:delText>
        </w:r>
      </w:del>
    </w:p>
    <w:p w14:paraId="4C681D43" w14:textId="77777777" w:rsidR="00FD6C31" w:rsidRPr="00C00498" w:rsidRDefault="00FD6C31" w:rsidP="00571D7E">
      <w:pPr>
        <w:pStyle w:val="RNABodyCopy"/>
      </w:pPr>
    </w:p>
    <w:p w14:paraId="54F45FEF" w14:textId="4DD756E7" w:rsidR="00FD6C31" w:rsidRPr="00C00498" w:rsidDel="006C64F0" w:rsidRDefault="00B73585" w:rsidP="009C143C">
      <w:pPr>
        <w:pStyle w:val="RNABodyCopy"/>
        <w:keepNext/>
        <w:rPr>
          <w:del w:id="1821" w:author="Ayush Mittal" w:date="2019-04-29T18:37:00Z"/>
          <w:u w:val="single"/>
        </w:rPr>
      </w:pPr>
      <w:del w:id="1822" w:author="Ayush Mittal" w:date="2019-04-29T18:37:00Z">
        <w:r w:rsidRPr="00C00498" w:rsidDel="006C64F0">
          <w:rPr>
            <w:u w:val="single"/>
          </w:rPr>
          <w:delText>PENETRATION CURVE</w:delText>
        </w:r>
      </w:del>
    </w:p>
    <w:p w14:paraId="25D0BDD2" w14:textId="46F9B9FF" w:rsidR="005925B6" w:rsidRPr="00C00498" w:rsidDel="006C64F0" w:rsidRDefault="00FD6C31" w:rsidP="009C143C">
      <w:pPr>
        <w:pStyle w:val="RNABodyCopy"/>
        <w:keepNext/>
        <w:rPr>
          <w:del w:id="1823" w:author="Ayush Mittal" w:date="2019-04-29T18:37:00Z"/>
        </w:rPr>
      </w:pPr>
      <w:del w:id="1824" w:author="Ayush Mittal" w:date="2019-04-29T18:37:00Z">
        <w:r w:rsidRPr="00C00498" w:rsidDel="006C64F0">
          <w:delText xml:space="preserve">RNA considered an S-curve based market penetration for all </w:delText>
        </w:r>
        <w:r w:rsidR="000A4A37" w:rsidRPr="00C00498" w:rsidDel="006C64F0">
          <w:delText xml:space="preserve">of </w:delText>
        </w:r>
        <w:r w:rsidRPr="00C00498" w:rsidDel="006C64F0">
          <w:delText>the IPR&amp;D Assets, assuming 5 years to peak</w:delText>
        </w:r>
        <w:r w:rsidR="00266597" w:rsidRPr="00C00498" w:rsidDel="006C64F0">
          <w:delText>,</w:delText>
        </w:r>
        <w:r w:rsidRPr="00C00498" w:rsidDel="006C64F0">
          <w:delText xml:space="preserve"> and 8.0% growth rates in revenues after peak based on the trends for </w:delText>
        </w:r>
        <w:r w:rsidR="00B17133" w:rsidRPr="00C00498" w:rsidDel="006C64F0">
          <w:delText xml:space="preserve">price increases of </w:delText>
        </w:r>
        <w:r w:rsidRPr="00C00498" w:rsidDel="006C64F0">
          <w:delText>similar drugs in the market.  Refer to Exhibit H.2 for the calculation of penetration curves</w:delText>
        </w:r>
        <w:r w:rsidR="00A63C62" w:rsidRPr="00C00498" w:rsidDel="006C64F0">
          <w:delText xml:space="preserve"> and Exhibit H.9 </w:delText>
        </w:r>
        <w:r w:rsidR="00B41980" w:rsidRPr="00C00498" w:rsidDel="006C64F0">
          <w:delText>for the</w:delText>
        </w:r>
        <w:r w:rsidR="00AF15F5" w:rsidRPr="00C00498" w:rsidDel="006C64F0">
          <w:delText xml:space="preserve"> research </w:delText>
        </w:r>
        <w:r w:rsidR="0021018E" w:rsidRPr="00C00498" w:rsidDel="006C64F0">
          <w:delText xml:space="preserve">study </w:delText>
        </w:r>
        <w:r w:rsidR="00AF15F5" w:rsidRPr="00C00498" w:rsidDel="006C64F0">
          <w:delText>on</w:delText>
        </w:r>
        <w:r w:rsidR="00B41980" w:rsidRPr="00C00498" w:rsidDel="006C64F0">
          <w:delText xml:space="preserve"> </w:delText>
        </w:r>
        <w:r w:rsidR="00A63C62" w:rsidRPr="00C00498" w:rsidDel="006C64F0">
          <w:delText xml:space="preserve">industry </w:delText>
        </w:r>
        <w:r w:rsidR="00AF15F5" w:rsidRPr="00C00498" w:rsidDel="006C64F0">
          <w:delText>trends</w:delText>
        </w:r>
        <w:r w:rsidR="00A63C62" w:rsidRPr="00C00498" w:rsidDel="006C64F0">
          <w:delText xml:space="preserve"> </w:delText>
        </w:r>
        <w:r w:rsidR="00AF15F5" w:rsidRPr="00C00498" w:rsidDel="006C64F0">
          <w:delText>for</w:delText>
        </w:r>
        <w:r w:rsidR="00A63C62" w:rsidRPr="00C00498" w:rsidDel="006C64F0">
          <w:delText xml:space="preserve"> years to peak</w:delText>
        </w:r>
        <w:r w:rsidRPr="00C00498" w:rsidDel="006C64F0">
          <w:delText>.</w:delText>
        </w:r>
        <w:r w:rsidR="00604C05" w:rsidRPr="00C00498" w:rsidDel="006C64F0">
          <w:delText xml:space="preserve">  Th</w:delText>
        </w:r>
        <w:r w:rsidR="0021018E" w:rsidRPr="00C00498" w:rsidDel="006C64F0">
          <w:delText>is</w:delText>
        </w:r>
        <w:r w:rsidR="00604C05" w:rsidRPr="00C00498" w:rsidDel="006C64F0">
          <w:delText xml:space="preserve"> </w:delText>
        </w:r>
        <w:r w:rsidR="0021018E" w:rsidRPr="00C00498" w:rsidDel="006C64F0">
          <w:delText>study</w:delText>
        </w:r>
        <w:r w:rsidR="00604C05" w:rsidRPr="00C00498" w:rsidDel="006C64F0">
          <w:delText xml:space="preserve"> examines the US sales trajectories (in extended units) of 70 prescription drugs approved by the FDA from 2000 to 2002, corrected to account for population growth and normalized to peak unit sales.  Based on the study, the </w:delText>
        </w:r>
        <w:r w:rsidR="0046340D" w:rsidRPr="00C00498" w:rsidDel="006C64F0">
          <w:delText>drug sales post-launch generally progress along an S-shaped curve.  As such, our assumption of S-curve based market penetration with 5 years to peak was reasonable.</w:delText>
        </w:r>
        <w:r w:rsidRPr="00C00498" w:rsidDel="006C64F0">
          <w:delText xml:space="preserve">  </w:delText>
        </w:r>
      </w:del>
    </w:p>
    <w:p w14:paraId="64021E77" w14:textId="5F1BC062" w:rsidR="00946BAA" w:rsidRPr="00C00498" w:rsidDel="006C64F0" w:rsidRDefault="00946BAA" w:rsidP="00946BAA">
      <w:pPr>
        <w:pStyle w:val="RNABodyCopy"/>
        <w:rPr>
          <w:del w:id="1825" w:author="Ayush Mittal" w:date="2019-04-29T18:37:00Z"/>
          <w:highlight w:val="yellow"/>
        </w:rPr>
      </w:pPr>
    </w:p>
    <w:p w14:paraId="25A2DF95" w14:textId="49C098ED" w:rsidR="008A4E7E" w:rsidRPr="00C00498" w:rsidRDefault="00B73585" w:rsidP="009C143C">
      <w:pPr>
        <w:pStyle w:val="RNABodyCopy"/>
        <w:keepNext/>
        <w:rPr>
          <w:b/>
          <w:highlight w:val="yellow"/>
        </w:rPr>
      </w:pPr>
      <w:del w:id="1826" w:author="Ayush Mittal" w:date="2019-04-29T18:37:00Z">
        <w:r w:rsidRPr="00C00498" w:rsidDel="006C64F0">
          <w:rPr>
            <w:b/>
          </w:rPr>
          <w:delText>EXPENSES</w:delText>
        </w:r>
      </w:del>
      <w:ins w:id="1827" w:author="Ayush Mittal" w:date="2019-04-29T18:37:00Z">
        <w:r w:rsidR="006C64F0">
          <w:rPr>
            <w:b/>
          </w:rPr>
          <w:t>ROYALTY RATE</w:t>
        </w:r>
      </w:ins>
    </w:p>
    <w:p w14:paraId="4B4F2D2B" w14:textId="223C3D65" w:rsidR="008E7C2E" w:rsidRPr="00C00498" w:rsidDel="006C64F0" w:rsidRDefault="00CA5D57" w:rsidP="009C143C">
      <w:pPr>
        <w:pStyle w:val="RNABodyCopy"/>
        <w:keepNext/>
        <w:rPr>
          <w:del w:id="1828" w:author="Ayush Mittal" w:date="2019-04-29T18:37:00Z"/>
        </w:rPr>
      </w:pPr>
      <w:r w:rsidRPr="00C00498">
        <w:t>Based on discussions with Management</w:t>
      </w:r>
      <w:del w:id="1829" w:author="Ayush Mittal" w:date="2019-04-29T18:37:00Z">
        <w:r w:rsidR="008E7C2E" w:rsidRPr="00C00498" w:rsidDel="006C64F0">
          <w:delText>,</w:delText>
        </w:r>
      </w:del>
      <w:r w:rsidR="008E7C2E" w:rsidRPr="00C00498">
        <w:t xml:space="preserve"> </w:t>
      </w:r>
      <w:del w:id="1830" w:author="Ayush Mittal" w:date="2019-04-29T18:37:00Z">
        <w:r w:rsidR="00D46C27" w:rsidRPr="00C00498" w:rsidDel="006C64F0">
          <w:delText xml:space="preserve">budget information provided by Shire, </w:delText>
        </w:r>
        <w:r w:rsidR="008E7C2E" w:rsidRPr="00C00498" w:rsidDel="006C64F0">
          <w:delText>expense trends of the guideline public companies</w:delText>
        </w:r>
        <w:r w:rsidR="002A76DA" w:rsidRPr="00C00498" w:rsidDel="006C64F0">
          <w:delText xml:space="preserve"> as described in the “Market Approach – GCM” section below</w:delText>
        </w:r>
        <w:r w:rsidR="008E7C2E" w:rsidRPr="00C00498" w:rsidDel="006C64F0">
          <w:delText>,</w:delText>
        </w:r>
        <w:r w:rsidRPr="00C00498" w:rsidDel="006C64F0">
          <w:delText xml:space="preserve"> </w:delText>
        </w:r>
        <w:r w:rsidR="00847079" w:rsidRPr="00C00498" w:rsidDel="006C64F0">
          <w:delText xml:space="preserve">development timelines, </w:delText>
        </w:r>
        <w:r w:rsidR="008E7C2E" w:rsidRPr="00C00498" w:rsidDel="006C64F0">
          <w:delText>various published studies</w:delText>
        </w:r>
        <w:r w:rsidR="00EB1ED8" w:rsidRPr="00C00498" w:rsidDel="006C64F0">
          <w:delText>,</w:delText>
        </w:r>
        <w:r w:rsidR="008E7C2E" w:rsidRPr="00C00498" w:rsidDel="006C64F0">
          <w:delText xml:space="preserve"> </w:delText>
        </w:r>
        <w:r w:rsidR="00D46C27" w:rsidRPr="00C00498" w:rsidDel="006C64F0">
          <w:delText xml:space="preserve">and our industry experience, </w:delText>
        </w:r>
        <w:r w:rsidR="008E7C2E" w:rsidRPr="00C00498" w:rsidDel="006C64F0">
          <w:delText>we classified total expenses in following two categories:</w:delText>
        </w:r>
      </w:del>
    </w:p>
    <w:p w14:paraId="7A79A514" w14:textId="7C0C1E09" w:rsidR="008E7C2E" w:rsidRPr="00C00498" w:rsidDel="006C64F0" w:rsidRDefault="008E7C2E" w:rsidP="00FD6C31">
      <w:pPr>
        <w:pStyle w:val="RNABodyCopy"/>
        <w:rPr>
          <w:del w:id="1831" w:author="Ayush Mittal" w:date="2019-04-29T18:37:00Z"/>
        </w:rPr>
      </w:pPr>
    </w:p>
    <w:p w14:paraId="0B2732C5" w14:textId="7D9B120C" w:rsidR="008A4E7E" w:rsidRPr="00C00498" w:rsidDel="006C64F0" w:rsidRDefault="008E7C2E" w:rsidP="00264D7C">
      <w:pPr>
        <w:pStyle w:val="RNABodyCopy"/>
        <w:numPr>
          <w:ilvl w:val="0"/>
          <w:numId w:val="61"/>
        </w:numPr>
        <w:ind w:left="1080" w:hanging="720"/>
        <w:rPr>
          <w:del w:id="1832" w:author="Ayush Mittal" w:date="2019-04-29T18:37:00Z"/>
        </w:rPr>
      </w:pPr>
      <w:del w:id="1833" w:author="Ayush Mittal" w:date="2019-04-29T18:37:00Z">
        <w:r w:rsidRPr="00C00498" w:rsidDel="006C64F0">
          <w:delText>Development Costs: These costs include R&amp;D expenses, manufacturing expenses, and general &amp; administrative expenses</w:delText>
        </w:r>
        <w:r w:rsidR="002A76DA" w:rsidRPr="00C00498" w:rsidDel="006C64F0">
          <w:delText xml:space="preserve"> (during development phase</w:delText>
        </w:r>
        <w:r w:rsidR="004A7CE1" w:rsidRPr="00C00498" w:rsidDel="006C64F0">
          <w:delText>s</w:delText>
        </w:r>
        <w:r w:rsidR="002A76DA" w:rsidRPr="00C00498" w:rsidDel="006C64F0">
          <w:delText>)</w:delText>
        </w:r>
        <w:r w:rsidR="00274493" w:rsidRPr="00C00498" w:rsidDel="006C64F0">
          <w:delText xml:space="preserve">.  As noted above in the “MIT Agreement” section, we have considered expenses and payments related to </w:delText>
        </w:r>
        <w:r w:rsidR="002A76DA" w:rsidRPr="00C00498" w:rsidDel="006C64F0">
          <w:delText xml:space="preserve">the </w:delText>
        </w:r>
        <w:r w:rsidR="00274493" w:rsidRPr="00C00498" w:rsidDel="006C64F0">
          <w:delText xml:space="preserve">MIT Agreement </w:delText>
        </w:r>
        <w:r w:rsidR="002A76DA" w:rsidRPr="00C00498" w:rsidDel="006C64F0">
          <w:delText xml:space="preserve">for </w:delText>
        </w:r>
        <w:r w:rsidR="00516D7D" w:rsidRPr="00C00498" w:rsidDel="006C64F0">
          <w:delText xml:space="preserve">the </w:delText>
        </w:r>
        <w:r w:rsidR="00274493" w:rsidRPr="00C00498" w:rsidDel="006C64F0">
          <w:delText>OTC Program only;</w:delText>
        </w:r>
        <w:r w:rsidRPr="00C00498" w:rsidDel="006C64F0">
          <w:delText xml:space="preserve"> and</w:delText>
        </w:r>
      </w:del>
    </w:p>
    <w:p w14:paraId="3A58544C" w14:textId="71EFF68D" w:rsidR="008E7C2E" w:rsidRPr="00C00498" w:rsidDel="006C64F0" w:rsidRDefault="008E7C2E" w:rsidP="006C64F0">
      <w:pPr>
        <w:pStyle w:val="RNABodyCopy"/>
        <w:keepNext/>
        <w:rPr>
          <w:del w:id="1834" w:author="Ayush Mittal" w:date="2019-04-29T18:39:00Z"/>
        </w:rPr>
        <w:pPrChange w:id="1835" w:author="Ayush Mittal" w:date="2019-04-29T18:39:00Z">
          <w:pPr>
            <w:pStyle w:val="RNABodyCopy"/>
            <w:numPr>
              <w:numId w:val="61"/>
            </w:numPr>
            <w:ind w:left="1080" w:hanging="720"/>
          </w:pPr>
        </w:pPrChange>
      </w:pPr>
      <w:del w:id="1836" w:author="Ayush Mittal" w:date="2019-04-29T18:37:00Z">
        <w:r w:rsidRPr="00C00498" w:rsidDel="006C64F0">
          <w:delText xml:space="preserve">Commercial Costs: These costs include </w:delText>
        </w:r>
        <w:r w:rsidR="00274493" w:rsidRPr="00C00498" w:rsidDel="006C64F0">
          <w:delText>one-time l</w:delText>
        </w:r>
        <w:r w:rsidR="00B41980" w:rsidRPr="00C00498" w:rsidDel="006C64F0">
          <w:delText>a</w:delText>
        </w:r>
        <w:r w:rsidR="00274493" w:rsidRPr="00C00498" w:rsidDel="006C64F0">
          <w:delText xml:space="preserve">unch expense, </w:delText>
        </w:r>
        <w:r w:rsidRPr="00C00498" w:rsidDel="006C64F0">
          <w:delText>manufacturing expenses, general &amp; administrative expenses, and sales &amp; marketing expenses</w:delText>
        </w:r>
        <w:r w:rsidR="002A76DA" w:rsidRPr="00C00498" w:rsidDel="006C64F0">
          <w:delText xml:space="preserve"> (post-commercialization)</w:delText>
        </w:r>
        <w:r w:rsidRPr="00C00498" w:rsidDel="006C64F0">
          <w:delText>.</w:delText>
        </w:r>
        <w:r w:rsidR="00DC3BD7" w:rsidRPr="00C00498" w:rsidDel="006C64F0">
          <w:delText xml:space="preserve">  We </w:delText>
        </w:r>
        <w:r w:rsidR="002A76DA" w:rsidRPr="00C00498" w:rsidDel="006C64F0">
          <w:delText xml:space="preserve">estimated </w:delText>
        </w:r>
        <w:r w:rsidR="00DC3BD7" w:rsidRPr="00C00498" w:rsidDel="006C64F0">
          <w:delText xml:space="preserve">commercial costs </w:delText>
        </w:r>
        <w:r w:rsidR="002A76DA" w:rsidRPr="00C00498" w:rsidDel="006C64F0">
          <w:delText xml:space="preserve">as </w:delText>
        </w:r>
        <w:r w:rsidR="00DC3BD7" w:rsidRPr="00C00498" w:rsidDel="006C64F0">
          <w:delText>maximum of</w:delText>
        </w:r>
        <w:r w:rsidR="002A76DA" w:rsidRPr="00C00498" w:rsidDel="006C64F0">
          <w:delText>:</w:delText>
        </w:r>
        <w:r w:rsidR="00DC3BD7" w:rsidRPr="00C00498" w:rsidDel="006C64F0">
          <w:delText xml:space="preserve"> (a) base amount</w:delText>
        </w:r>
        <w:r w:rsidR="002A76DA" w:rsidRPr="00C00498" w:rsidDel="006C64F0">
          <w:delText>,</w:delText>
        </w:r>
        <w:r w:rsidR="00DC3BD7" w:rsidRPr="00C00498" w:rsidDel="006C64F0">
          <w:delText xml:space="preserve"> and (b) expenses as a percentage of </w:delText>
        </w:r>
        <w:r w:rsidR="00583019" w:rsidRPr="00C00498" w:rsidDel="006C64F0">
          <w:delText>n</w:delText>
        </w:r>
        <w:r w:rsidR="002A76DA" w:rsidRPr="00C00498" w:rsidDel="006C64F0">
          <w:delText xml:space="preserve">et </w:delText>
        </w:r>
        <w:r w:rsidR="00583019" w:rsidRPr="00C00498" w:rsidDel="006C64F0">
          <w:delText>r</w:delText>
        </w:r>
        <w:r w:rsidR="00DC3BD7" w:rsidRPr="00C00498" w:rsidDel="006C64F0">
          <w:delText>evenue</w:delText>
        </w:r>
        <w:r w:rsidR="002A76DA" w:rsidRPr="00C00498" w:rsidDel="006C64F0">
          <w:delText>s</w:delText>
        </w:r>
        <w:r w:rsidR="00DC3BD7" w:rsidRPr="00C00498" w:rsidDel="006C64F0">
          <w:delText xml:space="preserve">.  </w:delText>
        </w:r>
        <w:r w:rsidR="003E4832" w:rsidRPr="00C00498" w:rsidDel="006C64F0">
          <w:delText>The b</w:delText>
        </w:r>
        <w:r w:rsidR="00A560F1" w:rsidRPr="00C00498" w:rsidDel="006C64F0">
          <w:delText xml:space="preserve">ase amount </w:delText>
        </w:r>
        <w:r w:rsidR="00B0697C" w:rsidRPr="00C00498" w:rsidDel="006C64F0">
          <w:delText>is</w:delText>
        </w:r>
        <w:r w:rsidR="00A560F1" w:rsidRPr="00C00498" w:rsidDel="006C64F0">
          <w:delText xml:space="preserve"> the minimum expense </w:delText>
        </w:r>
        <w:r w:rsidR="00B0697C" w:rsidRPr="00C00498" w:rsidDel="006C64F0">
          <w:delText>expected to be incurred for</w:delText>
        </w:r>
        <w:r w:rsidR="00A560F1" w:rsidRPr="00C00498" w:rsidDel="006C64F0">
          <w:delText xml:space="preserve"> </w:delText>
        </w:r>
        <w:r w:rsidR="0099292A" w:rsidRPr="00C00498" w:rsidDel="006C64F0">
          <w:delText>each of the expense categories under the commercial costs</w:delText>
        </w:r>
        <w:r w:rsidR="00A560F1" w:rsidRPr="00C00498" w:rsidDel="006C64F0">
          <w:delText>.</w:delText>
        </w:r>
      </w:del>
      <w:ins w:id="1837" w:author="Ayush Mittal" w:date="2019-04-29T18:37:00Z">
        <w:r w:rsidR="006C64F0">
          <w:t>and</w:t>
        </w:r>
      </w:ins>
      <w:ins w:id="1838" w:author="Ayush Mittal" w:date="2019-04-29T18:38:00Z">
        <w:r w:rsidR="006C64F0">
          <w:t xml:space="preserve"> royalty rates of comparable transactions RNA applied </w:t>
        </w:r>
      </w:ins>
      <w:del w:id="1839" w:author="Ayush Mittal" w:date="2019-04-29T18:38:00Z">
        <w:r w:rsidR="00A560F1" w:rsidRPr="00C00498" w:rsidDel="006C64F0">
          <w:delText xml:space="preserve">  </w:delText>
        </w:r>
      </w:del>
      <w:ins w:id="1840" w:author="Ayush Mittal" w:date="2019-04-29T18:38:00Z">
        <w:r w:rsidR="006C64F0">
          <w:t>an 8.0% royalty rate</w:t>
        </w:r>
        <w:proofErr w:type="gramStart"/>
        <w:r w:rsidR="006C64F0">
          <w:t xml:space="preserve">. </w:t>
        </w:r>
      </w:ins>
      <w:proofErr w:type="gramEnd"/>
    </w:p>
    <w:p w14:paraId="60CCFEFD" w14:textId="1DD284D2" w:rsidR="008E7C2E" w:rsidRPr="00C00498" w:rsidDel="006C64F0" w:rsidRDefault="008E7C2E" w:rsidP="006C64F0">
      <w:pPr>
        <w:pStyle w:val="RNABodyCopy"/>
        <w:keepNext/>
        <w:rPr>
          <w:del w:id="1841" w:author="Ayush Mittal" w:date="2019-04-29T18:39:00Z"/>
          <w:highlight w:val="yellow"/>
        </w:rPr>
        <w:pPrChange w:id="1842" w:author="Ayush Mittal" w:date="2019-04-29T18:39:00Z">
          <w:pPr>
            <w:pStyle w:val="RNABodyCopy"/>
          </w:pPr>
        </w:pPrChange>
      </w:pPr>
    </w:p>
    <w:p w14:paraId="68B64890" w14:textId="45FC85CA" w:rsidR="00046353" w:rsidRPr="00C00498" w:rsidDel="006C64F0" w:rsidRDefault="00046353" w:rsidP="006C64F0">
      <w:pPr>
        <w:pStyle w:val="RNABodyCopy"/>
        <w:keepNext/>
        <w:rPr>
          <w:del w:id="1843" w:author="Ayush Mittal" w:date="2019-04-29T18:39:00Z"/>
        </w:rPr>
        <w:pPrChange w:id="1844" w:author="Ayush Mittal" w:date="2019-04-29T18:39:00Z">
          <w:pPr>
            <w:pStyle w:val="RNABodyCopy"/>
          </w:pPr>
        </w:pPrChange>
      </w:pPr>
      <w:del w:id="1845" w:author="Ayush Mittal" w:date="2019-04-29T18:39:00Z">
        <w:r w:rsidRPr="00C00498" w:rsidDel="006C64F0">
          <w:delText xml:space="preserve">The one-time launch expenses in the approval year </w:delText>
        </w:r>
        <w:r w:rsidR="000A4A37" w:rsidRPr="00C00498" w:rsidDel="006C64F0">
          <w:delText xml:space="preserve">reflect </w:delText>
        </w:r>
        <w:r w:rsidRPr="00C00498" w:rsidDel="006C64F0">
          <w:delText>expenses related to promotional activities and other launch costs for the product</w:delText>
        </w:r>
        <w:r w:rsidR="000A4A37" w:rsidRPr="00C00498" w:rsidDel="006C64F0">
          <w:delText>s</w:delText>
        </w:r>
        <w:r w:rsidRPr="00C00498" w:rsidDel="006C64F0">
          <w:delText xml:space="preserve">.  </w:delText>
        </w:r>
        <w:r w:rsidR="00574490" w:rsidRPr="00C00498" w:rsidDel="006C64F0">
          <w:delText>Typically, biopharmaceutical c</w:delText>
        </w:r>
        <w:r w:rsidRPr="00C00498" w:rsidDel="006C64F0">
          <w:delText>ompanies tend to spend additional capital in the launch year to help drive sales.</w:delText>
        </w:r>
        <w:r w:rsidR="009B6B21" w:rsidRPr="00C00498" w:rsidDel="006C64F0">
          <w:delText xml:space="preserve">  Based on </w:delText>
        </w:r>
        <w:r w:rsidR="00F113BD" w:rsidRPr="00C00498" w:rsidDel="006C64F0">
          <w:delText>the study by Best Practices LLC</w:delText>
        </w:r>
        <w:r w:rsidR="009B6B21" w:rsidRPr="00C00498" w:rsidDel="006C64F0">
          <w:delText xml:space="preserve">, spending for launch-related activities by biopharmaceutical companies during the year their products entered the market ranged from $2.0 million to $130.0 million for both specialty and primary care products.  Furthermore, on average, the study participants invested more than $35.0 million for launch-related activities; however, primary care product launches consume far greater resources than specialty launches.  The primary products require two to three times </w:delText>
        </w:r>
        <w:r w:rsidR="00465BB4" w:rsidRPr="00C00498" w:rsidDel="006C64F0">
          <w:delText>the</w:delText>
        </w:r>
        <w:r w:rsidR="009B6B21" w:rsidRPr="00C00498" w:rsidDel="006C64F0">
          <w:delText xml:space="preserve"> budget resources at launch year to reach the much larger population of primary care physicians.</w:delText>
        </w:r>
        <w:r w:rsidR="003E4740" w:rsidRPr="00C00498" w:rsidDel="006C64F0">
          <w:rPr>
            <w:rStyle w:val="FootnoteReference"/>
          </w:rPr>
          <w:footnoteReference w:id="31"/>
        </w:r>
        <w:r w:rsidR="009B6B21" w:rsidRPr="00C00498" w:rsidDel="006C64F0">
          <w:delText xml:space="preserve">  Based on </w:delText>
        </w:r>
        <w:r w:rsidR="00F113BD" w:rsidRPr="00C00498" w:rsidDel="006C64F0">
          <w:delText>another report by MedAdNews</w:delText>
        </w:r>
        <w:r w:rsidR="003E4740" w:rsidRPr="00C00498" w:rsidDel="006C64F0">
          <w:delText>,</w:delText>
        </w:r>
        <w:r w:rsidR="009B6B21" w:rsidRPr="00C00498" w:rsidDel="006C64F0">
          <w:delText xml:space="preserve"> </w:delText>
        </w:r>
        <w:r w:rsidR="000A4A37" w:rsidRPr="00C00498" w:rsidDel="006C64F0">
          <w:delText xml:space="preserve">the </w:delText>
        </w:r>
        <w:r w:rsidR="009B6B21" w:rsidRPr="00C00498" w:rsidDel="006C64F0">
          <w:delText>specialty care category has a patient population in the range of 1,000 to 100,000, the cost of therapy ranges $10,000 to $100,000 annually</w:delText>
        </w:r>
        <w:r w:rsidR="000A4A37" w:rsidRPr="00C00498" w:rsidDel="006C64F0">
          <w:delText>,</w:delText>
        </w:r>
        <w:r w:rsidR="009B6B21" w:rsidRPr="00C00498" w:rsidDel="006C64F0">
          <w:delText xml:space="preserve"> and the target indications are generally orphan indications. </w:delText>
        </w:r>
        <w:r w:rsidR="005B38AD" w:rsidRPr="00C00498" w:rsidDel="006C64F0">
          <w:delText xml:space="preserve"> </w:delText>
        </w:r>
        <w:r w:rsidR="009B6B21" w:rsidRPr="00C00498" w:rsidDel="006C64F0">
          <w:delText xml:space="preserve">As such, based on these attributes </w:delText>
        </w:r>
        <w:r w:rsidR="005B38AD" w:rsidRPr="00C00498" w:rsidDel="006C64F0">
          <w:delText>the Company</w:delText>
        </w:r>
        <w:r w:rsidR="009B6B21" w:rsidRPr="00C00498" w:rsidDel="006C64F0">
          <w:delText xml:space="preserve"> falls under the specialty care category.</w:delText>
        </w:r>
        <w:r w:rsidR="00CD2928" w:rsidRPr="00C00498" w:rsidDel="006C64F0">
          <w:rPr>
            <w:rStyle w:val="FootnoteReference"/>
          </w:rPr>
          <w:footnoteReference w:id="32"/>
        </w:r>
        <w:r w:rsidR="009B6B21" w:rsidRPr="00C00498" w:rsidDel="006C64F0">
          <w:delText xml:space="preserve"> </w:delText>
        </w:r>
        <w:r w:rsidR="005B38AD" w:rsidRPr="00C00498" w:rsidDel="006C64F0">
          <w:delText xml:space="preserve"> </w:delText>
        </w:r>
        <w:r w:rsidR="009B6B21" w:rsidRPr="00C00498" w:rsidDel="006C64F0">
          <w:delText xml:space="preserve">Based on this analysis, the estimate of $15.0 million launch expenses </w:delText>
        </w:r>
        <w:r w:rsidR="000A4A37" w:rsidRPr="00C00498" w:rsidDel="006C64F0">
          <w:delText>was</w:delText>
        </w:r>
        <w:r w:rsidR="009B6B21" w:rsidRPr="00C00498" w:rsidDel="006C64F0">
          <w:delText xml:space="preserve"> reasonable.</w:delText>
        </w:r>
      </w:del>
    </w:p>
    <w:p w14:paraId="1C105DAE" w14:textId="03A5631D" w:rsidR="00A06D5F" w:rsidRPr="00C00498" w:rsidDel="006C64F0" w:rsidRDefault="00A06D5F" w:rsidP="006C64F0">
      <w:pPr>
        <w:pStyle w:val="RNABodyCopy"/>
        <w:keepNext/>
        <w:rPr>
          <w:del w:id="1852" w:author="Ayush Mittal" w:date="2019-04-29T18:39:00Z"/>
        </w:rPr>
        <w:pPrChange w:id="1853" w:author="Ayush Mittal" w:date="2019-04-29T18:39:00Z">
          <w:pPr>
            <w:pStyle w:val="RNABodyCopy"/>
          </w:pPr>
        </w:pPrChange>
      </w:pPr>
    </w:p>
    <w:p w14:paraId="3AE6AC29" w14:textId="1BE62C9D" w:rsidR="00A06D5F" w:rsidRPr="00C00498" w:rsidDel="006C64F0" w:rsidRDefault="00A06D5F" w:rsidP="006C64F0">
      <w:pPr>
        <w:pStyle w:val="RNABodyCopy"/>
        <w:keepNext/>
        <w:rPr>
          <w:del w:id="1854" w:author="Ayush Mittal" w:date="2019-04-29T18:39:00Z"/>
        </w:rPr>
        <w:pPrChange w:id="1855" w:author="Ayush Mittal" w:date="2019-04-29T18:39:00Z">
          <w:pPr>
            <w:pStyle w:val="RNABodyCopy"/>
          </w:pPr>
        </w:pPrChange>
      </w:pPr>
      <w:del w:id="1856" w:author="Ayush Mittal" w:date="2019-04-29T18:39:00Z">
        <w:r w:rsidRPr="00C00498" w:rsidDel="006C64F0">
          <w:delText>RNA assumed a cost of goods sold (“COGS”) expense of 15.0% (85.0% gross margin) based on discussions with Management, as well as consideration of comparable company information</w:delText>
        </w:r>
        <w:r w:rsidR="004375D0" w:rsidRPr="00C00498" w:rsidDel="006C64F0">
          <w:delText xml:space="preserve"> and considering that the mRNA technology is anticipated to be relatively expensive to manufacture.  RNA also </w:delText>
        </w:r>
        <w:r w:rsidR="00853A96" w:rsidRPr="00C00498" w:rsidDel="006C64F0">
          <w:delText>studied</w:delText>
        </w:r>
        <w:r w:rsidR="004375D0" w:rsidRPr="00C00498" w:rsidDel="006C64F0">
          <w:delText xml:space="preserve"> </w:delText>
        </w:r>
        <w:r w:rsidR="00853A96" w:rsidRPr="00C00498" w:rsidDel="006C64F0">
          <w:delText>equity analyst reports for Editas Medicine</w:delText>
        </w:r>
        <w:r w:rsidR="000A4A37" w:rsidRPr="00C00498" w:rsidDel="006C64F0">
          <w:delText>, Inc.</w:delText>
        </w:r>
        <w:r w:rsidR="00853A96" w:rsidRPr="00C00498" w:rsidDel="006C64F0">
          <w:delText xml:space="preserve">, and noted that the </w:delText>
        </w:r>
        <w:r w:rsidR="00224337" w:rsidRPr="00C00498" w:rsidDel="006C64F0">
          <w:delText>15.0% COGS was considered reasonable.</w:delText>
        </w:r>
        <w:r w:rsidR="00E840C2" w:rsidRPr="00C00498" w:rsidDel="006C64F0">
          <w:delText xml:space="preserve">  Furthermore, RNA assumed 40.0% selling, general and administration (“SG&amp;A”)</w:delText>
        </w:r>
        <w:r w:rsidR="00723FB4" w:rsidRPr="00C00498" w:rsidDel="006C64F0">
          <w:delText xml:space="preserve"> expenses, which was </w:delText>
        </w:r>
        <w:r w:rsidR="008120AF" w:rsidRPr="00C00498" w:rsidDel="006C64F0">
          <w:delText xml:space="preserve">in line with the third quartile </w:delText>
        </w:r>
        <w:r w:rsidR="0041037F" w:rsidRPr="00C00498" w:rsidDel="006C64F0">
          <w:delText>of the mid-sized comparable companies presented in Exhibit H.6.</w:delText>
        </w:r>
      </w:del>
    </w:p>
    <w:p w14:paraId="340AA643" w14:textId="684A542E" w:rsidR="00046353" w:rsidRPr="00C00498" w:rsidDel="006C64F0" w:rsidRDefault="00046353" w:rsidP="006C64F0">
      <w:pPr>
        <w:pStyle w:val="RNABodyCopy"/>
        <w:keepNext/>
        <w:rPr>
          <w:del w:id="1857" w:author="Ayush Mittal" w:date="2019-04-29T18:39:00Z"/>
        </w:rPr>
        <w:pPrChange w:id="1858" w:author="Ayush Mittal" w:date="2019-04-29T18:39:00Z">
          <w:pPr>
            <w:pStyle w:val="RNABodyCopy"/>
          </w:pPr>
        </w:pPrChange>
      </w:pPr>
    </w:p>
    <w:p w14:paraId="335F221A" w14:textId="079A06E8" w:rsidR="008E7C2E" w:rsidRPr="00C00498" w:rsidDel="006C64F0" w:rsidRDefault="008E7C2E" w:rsidP="006C64F0">
      <w:pPr>
        <w:pStyle w:val="RNABodyCopy"/>
        <w:keepNext/>
        <w:rPr>
          <w:del w:id="1859" w:author="Ayush Mittal" w:date="2019-04-29T18:39:00Z"/>
        </w:rPr>
        <w:pPrChange w:id="1860" w:author="Ayush Mittal" w:date="2019-04-29T18:39:00Z">
          <w:pPr>
            <w:pStyle w:val="RNABodyCopy"/>
          </w:pPr>
        </w:pPrChange>
      </w:pPr>
      <w:del w:id="1861" w:author="Ayush Mittal" w:date="2019-04-29T18:39:00Z">
        <w:r w:rsidRPr="00C00498" w:rsidDel="006C64F0">
          <w:delText xml:space="preserve">Refer to Exhibit H.6 </w:delText>
        </w:r>
        <w:r w:rsidR="00DC3BD7" w:rsidRPr="00C00498" w:rsidDel="006C64F0">
          <w:delText xml:space="preserve">and </w:delText>
        </w:r>
        <w:r w:rsidR="0099292A" w:rsidRPr="00C00498" w:rsidDel="006C64F0">
          <w:delText xml:space="preserve">H.7 for details on historical expense trends of comparable companies, and refer to </w:delText>
        </w:r>
        <w:r w:rsidR="00DC3BD7" w:rsidRPr="00C00498" w:rsidDel="006C64F0">
          <w:delText>Exhibit H.9 for details</w:delText>
        </w:r>
        <w:r w:rsidR="0099292A" w:rsidRPr="00C00498" w:rsidDel="006C64F0">
          <w:delText xml:space="preserve"> on development costs</w:delText>
        </w:r>
        <w:r w:rsidR="00D46C27" w:rsidRPr="00C00498" w:rsidDel="006C64F0">
          <w:delText xml:space="preserve"> by stage of development</w:delText>
        </w:r>
        <w:r w:rsidR="00DC3BD7" w:rsidRPr="00C00498" w:rsidDel="006C64F0">
          <w:delText>.</w:delText>
        </w:r>
      </w:del>
    </w:p>
    <w:p w14:paraId="04125D58" w14:textId="3B07AE00" w:rsidR="00AD09B4" w:rsidRPr="00C00498" w:rsidDel="006C64F0" w:rsidRDefault="00AD09B4" w:rsidP="006C64F0">
      <w:pPr>
        <w:pStyle w:val="RNABodyCopy"/>
        <w:keepNext/>
        <w:rPr>
          <w:del w:id="1862" w:author="Ayush Mittal" w:date="2019-04-29T18:39:00Z"/>
        </w:rPr>
        <w:pPrChange w:id="1863" w:author="Ayush Mittal" w:date="2019-04-29T18:39:00Z">
          <w:pPr>
            <w:pStyle w:val="RNABodyCopy"/>
          </w:pPr>
        </w:pPrChange>
      </w:pPr>
    </w:p>
    <w:p w14:paraId="6C51A55B" w14:textId="4173F1DD" w:rsidR="00AD09B4" w:rsidRPr="00C00498" w:rsidRDefault="00AD09B4" w:rsidP="006C64F0">
      <w:pPr>
        <w:pStyle w:val="RNABodyCopy"/>
        <w:keepNext/>
        <w:pPrChange w:id="1864" w:author="Ayush Mittal" w:date="2019-04-29T18:39:00Z">
          <w:pPr>
            <w:pStyle w:val="RNABodyCopy"/>
          </w:pPr>
        </w:pPrChange>
      </w:pPr>
      <w:del w:id="1865" w:author="Ayush Mittal" w:date="2019-04-29T18:39:00Z">
        <w:r w:rsidRPr="00C00498" w:rsidDel="006C64F0">
          <w:delText>It is important to note that Shire budget information was available for certain programs for a couple of years.  We leveraged that information to develop preclinical and Phase I expense estimates.  For such early stage programs, especially in a technology area that is at an early stage, there is little to no precedent for later-stage clinical trial costs, as no companies/programs have yet entered those stages.  As such, we considered ratios and metrics based on typical development costs for therapeutics in general, and in a few cases focused specifically on other CF programs noting that study designs may vary given different technologies and mechanisms of action.</w:delText>
        </w:r>
      </w:del>
    </w:p>
    <w:p w14:paraId="11160058" w14:textId="77777777" w:rsidR="0042333D" w:rsidRPr="00C00498" w:rsidRDefault="0042333D" w:rsidP="00FD6C31">
      <w:pPr>
        <w:pStyle w:val="RNABodyCopy"/>
      </w:pPr>
    </w:p>
    <w:p w14:paraId="24DFBABC" w14:textId="2DEECE1F" w:rsidR="0048372D" w:rsidRPr="00C00498" w:rsidRDefault="00B73585" w:rsidP="0048372D">
      <w:pPr>
        <w:pStyle w:val="RNABodyCopy"/>
        <w:rPr>
          <w:b/>
        </w:rPr>
      </w:pPr>
      <w:r w:rsidRPr="00C00498">
        <w:rPr>
          <w:b/>
        </w:rPr>
        <w:t>CALCULATION OF ESTIMATED TAXES</w:t>
      </w:r>
    </w:p>
    <w:p w14:paraId="360B7811" w14:textId="0EC63DE3" w:rsidR="0048372D" w:rsidRPr="00C00498" w:rsidDel="00130D0F" w:rsidRDefault="0048372D" w:rsidP="0048372D">
      <w:pPr>
        <w:pStyle w:val="RNABodyCopy"/>
        <w:rPr>
          <w:del w:id="1866" w:author="Ayush Mittal" w:date="2019-04-29T18:46:00Z"/>
        </w:rPr>
      </w:pPr>
      <w:r w:rsidRPr="00C00498">
        <w:t>The tax rate applied herein was based on discussions with Management</w:t>
      </w:r>
      <w:r w:rsidR="001E4987" w:rsidRPr="00C00498">
        <w:t>,</w:t>
      </w:r>
      <w:r w:rsidRPr="00C00498">
        <w:t xml:space="preserve"> RNA’s observations of tax rates for companies </w:t>
      </w:r>
      <w:proofErr w:type="gramStart"/>
      <w:r w:rsidRPr="00C00498">
        <w:t>similar to</w:t>
      </w:r>
      <w:proofErr w:type="gramEnd"/>
      <w:r w:rsidRPr="00C00498">
        <w:t xml:space="preserve"> the Company</w:t>
      </w:r>
      <w:r w:rsidR="001E4987" w:rsidRPr="00C00498">
        <w:t xml:space="preserve"> and a blended rate for the primary markets in which the Company is expected to operate</w:t>
      </w:r>
      <w:r w:rsidRPr="00C00498">
        <w:t xml:space="preserve">.  </w:t>
      </w:r>
      <w:r w:rsidR="004A7CE1" w:rsidRPr="00C00498">
        <w:t xml:space="preserve">RNA </w:t>
      </w:r>
      <w:r w:rsidR="001E4987" w:rsidRPr="00C00498">
        <w:t xml:space="preserve">generally considers </w:t>
      </w:r>
      <w:r w:rsidR="000A4A37" w:rsidRPr="00C00498">
        <w:t xml:space="preserve">a </w:t>
      </w:r>
      <w:del w:id="1867" w:author="Ayush Mittal" w:date="2019-04-29T18:39:00Z">
        <w:r w:rsidR="001E4987" w:rsidRPr="00C00498" w:rsidDel="006C64F0">
          <w:delText>40</w:delText>
        </w:r>
      </w:del>
      <w:ins w:id="1868" w:author="Ayush Mittal" w:date="2019-04-29T18:39:00Z">
        <w:r w:rsidR="006C64F0">
          <w:t>26</w:t>
        </w:r>
      </w:ins>
      <w:r w:rsidR="001E4987" w:rsidRPr="00C00498">
        <w:t>.</w:t>
      </w:r>
      <w:del w:id="1869" w:author="Ayush Mittal" w:date="2019-04-29T18:39:00Z">
        <w:r w:rsidR="001E4987" w:rsidRPr="00C00498" w:rsidDel="006C64F0">
          <w:delText>0</w:delText>
        </w:r>
      </w:del>
      <w:ins w:id="1870" w:author="Ayush Mittal" w:date="2019-04-29T18:39:00Z">
        <w:r w:rsidR="006C64F0">
          <w:t>5</w:t>
        </w:r>
      </w:ins>
      <w:r w:rsidR="001E4987" w:rsidRPr="00C00498">
        <w:t xml:space="preserve">% </w:t>
      </w:r>
      <w:r w:rsidR="004A7CE1" w:rsidRPr="00C00498">
        <w:t>tax rate for US corporations</w:t>
      </w:r>
      <w:r w:rsidR="001E4987" w:rsidRPr="00C00498">
        <w:t xml:space="preserve"> as </w:t>
      </w:r>
      <w:r w:rsidR="000A4A37" w:rsidRPr="00C00498">
        <w:t xml:space="preserve">the </w:t>
      </w:r>
      <w:r w:rsidR="001E4987" w:rsidRPr="00C00498">
        <w:t xml:space="preserve">marginal corporate </w:t>
      </w:r>
      <w:r w:rsidR="000A4A37" w:rsidRPr="00C00498">
        <w:t xml:space="preserve">tax </w:t>
      </w:r>
      <w:r w:rsidR="001E4987" w:rsidRPr="00C00498">
        <w:t xml:space="preserve">rate </w:t>
      </w:r>
      <w:del w:id="1871" w:author="Ayush Mittal" w:date="2019-04-29T18:39:00Z">
        <w:r w:rsidR="000A4A37" w:rsidRPr="00C00498" w:rsidDel="006C64F0">
          <w:delText>(</w:delText>
        </w:r>
        <w:r w:rsidR="001E4987" w:rsidRPr="00C00498" w:rsidDel="006C64F0">
          <w:delText>on a conservative basis</w:delText>
        </w:r>
        <w:r w:rsidR="000A4A37" w:rsidRPr="00C00498" w:rsidDel="006C64F0">
          <w:delText xml:space="preserve">) </w:delText>
        </w:r>
      </w:del>
      <w:r w:rsidR="000A4A37" w:rsidRPr="00C00498">
        <w:t>noting</w:t>
      </w:r>
      <w:ins w:id="1872" w:author="Ayush Mittal" w:date="2019-04-29T18:42:00Z">
        <w:r w:rsidR="00130D0F">
          <w:t xml:space="preserve"> </w:t>
        </w:r>
      </w:ins>
      <w:del w:id="1873" w:author="Ayush Mittal" w:date="2019-04-29T18:42:00Z">
        <w:r w:rsidR="000A4A37" w:rsidRPr="00C00498" w:rsidDel="00130D0F">
          <w:delText xml:space="preserve"> that </w:delText>
        </w:r>
      </w:del>
      <w:r w:rsidR="001E4987" w:rsidRPr="00C00498">
        <w:t xml:space="preserve">the </w:t>
      </w:r>
      <w:del w:id="1874" w:author="Ayush Mittal" w:date="2019-04-29T18:42:00Z">
        <w:r w:rsidR="001E4987" w:rsidRPr="00C00498" w:rsidDel="00130D0F">
          <w:delText xml:space="preserve">rate </w:delText>
        </w:r>
        <w:r w:rsidR="00AB0092" w:rsidRPr="00C00498" w:rsidDel="00130D0F">
          <w:delText xml:space="preserve">in the </w:delText>
        </w:r>
      </w:del>
      <w:ins w:id="1875" w:author="Ayush Mittal" w:date="2019-04-29T18:39:00Z">
        <w:r w:rsidR="006C64F0">
          <w:t xml:space="preserve">revision in the </w:t>
        </w:r>
      </w:ins>
      <w:r w:rsidR="00AB0092" w:rsidRPr="00C00498">
        <w:t xml:space="preserve">US </w:t>
      </w:r>
      <w:ins w:id="1876" w:author="Ayush Mittal" w:date="2019-04-29T18:39:00Z">
        <w:r w:rsidR="006C64F0">
          <w:t xml:space="preserve">tax laws, </w:t>
        </w:r>
      </w:ins>
      <w:ins w:id="1877" w:author="Ayush Mittal" w:date="2019-04-29T18:42:00Z">
        <w:r w:rsidR="00130D0F">
          <w:t xml:space="preserve">effective from </w:t>
        </w:r>
      </w:ins>
      <w:ins w:id="1878" w:author="Ayush Mittal" w:date="2019-04-29T18:39:00Z">
        <w:r w:rsidR="006C64F0">
          <w:t xml:space="preserve">December </w:t>
        </w:r>
      </w:ins>
      <w:ins w:id="1879" w:author="Ayush Mittal" w:date="2019-04-29T18:42:00Z">
        <w:r w:rsidR="00130D0F">
          <w:t xml:space="preserve">31, </w:t>
        </w:r>
      </w:ins>
      <w:ins w:id="1880" w:author="Ayush Mittal" w:date="2019-04-29T18:39:00Z">
        <w:r w:rsidR="006C64F0">
          <w:t>2017</w:t>
        </w:r>
      </w:ins>
      <w:ins w:id="1881" w:author="Ayush Mittal" w:date="2019-04-29T18:42:00Z">
        <w:r w:rsidR="00130D0F">
          <w:t xml:space="preserve"> onwards. </w:t>
        </w:r>
      </w:ins>
      <w:del w:id="1882" w:author="Ayush Mittal" w:date="2019-04-29T18:40:00Z">
        <w:r w:rsidR="000A4A37" w:rsidRPr="00C00498" w:rsidDel="006C64F0">
          <w:delText xml:space="preserve">generally ranges from </w:delText>
        </w:r>
        <w:r w:rsidR="001E4987" w:rsidRPr="00C00498" w:rsidDel="006C64F0">
          <w:delText>38.0% to 39.0%</w:delText>
        </w:r>
        <w:r w:rsidR="00AB0092" w:rsidRPr="00C00498" w:rsidDel="006C64F0">
          <w:delText>,</w:delText>
        </w:r>
        <w:r w:rsidR="001E4987" w:rsidRPr="00C00498" w:rsidDel="006C64F0">
          <w:delText xml:space="preserve"> and varies by state</w:delText>
        </w:r>
        <w:r w:rsidR="004A7CE1" w:rsidRPr="00C00498" w:rsidDel="006C64F0">
          <w:delText>.</w:delText>
        </w:r>
        <w:r w:rsidR="00165F47" w:rsidRPr="00C00498" w:rsidDel="006C64F0">
          <w:delText xml:space="preserve">  The tax rates for </w:delText>
        </w:r>
        <w:r w:rsidR="00AB0092" w:rsidRPr="00C00498" w:rsidDel="006C64F0">
          <w:delText xml:space="preserve">the </w:delText>
        </w:r>
        <w:r w:rsidR="00165F47" w:rsidRPr="00C00498" w:rsidDel="006C64F0">
          <w:delText xml:space="preserve">EU and rest of the world are lower, </w:delText>
        </w:r>
        <w:r w:rsidR="000A4A37" w:rsidRPr="00C00498" w:rsidDel="006C64F0">
          <w:delText xml:space="preserve">typically </w:delText>
        </w:r>
        <w:r w:rsidR="00165F47" w:rsidRPr="00C00498" w:rsidDel="006C64F0">
          <w:delText>in the range of 30.0%.  Based on discussions with Management and our experience with other high-end biopharma products</w:delText>
        </w:r>
        <w:r w:rsidR="00D24B14" w:rsidRPr="00C00498" w:rsidDel="006C64F0">
          <w:delText xml:space="preserve">, the US and </w:delText>
        </w:r>
        <w:r w:rsidR="00AB0092" w:rsidRPr="00C00498" w:rsidDel="006C64F0">
          <w:delText xml:space="preserve">the </w:delText>
        </w:r>
        <w:r w:rsidR="00D24B14" w:rsidRPr="00C00498" w:rsidDel="006C64F0">
          <w:delText xml:space="preserve">major EU countries would be the primary markets for the Company.  As such, </w:delText>
        </w:r>
        <w:r w:rsidR="000A4A37" w:rsidRPr="00C00498" w:rsidDel="006C64F0">
          <w:delText xml:space="preserve">the </w:delText>
        </w:r>
        <w:r w:rsidR="00D24B14" w:rsidRPr="00C00498" w:rsidDel="006C64F0">
          <w:delText xml:space="preserve">35.0% tax rate applied was reasonable </w:delText>
        </w:r>
        <w:r w:rsidR="00AB0092" w:rsidRPr="00C00498" w:rsidDel="006C64F0">
          <w:delText xml:space="preserve">based </w:delText>
        </w:r>
        <w:r w:rsidR="00D24B14" w:rsidRPr="00C00498" w:rsidDel="006C64F0">
          <w:delText>on a blended basis of the tax rates mentioned above</w:delText>
        </w:r>
      </w:del>
      <w:del w:id="1883" w:author="Ayush Mittal" w:date="2019-04-29T18:45:00Z">
        <w:r w:rsidR="00D24B14" w:rsidRPr="00C00498" w:rsidDel="00130D0F">
          <w:delText>.</w:delText>
        </w:r>
      </w:del>
    </w:p>
    <w:p w14:paraId="4227E643" w14:textId="77777777" w:rsidR="00CB6274" w:rsidRPr="00C00498" w:rsidRDefault="00CB6274" w:rsidP="0048372D">
      <w:pPr>
        <w:pStyle w:val="RNABodyCopy"/>
      </w:pPr>
    </w:p>
    <w:p w14:paraId="0FB97062" w14:textId="46876871" w:rsidR="00CB6274" w:rsidRPr="00C00498" w:rsidDel="00130D0F" w:rsidRDefault="00B73585" w:rsidP="0048372D">
      <w:pPr>
        <w:pStyle w:val="RNABodyCopy"/>
        <w:rPr>
          <w:del w:id="1884" w:author="Ayush Mittal" w:date="2019-04-29T18:46:00Z"/>
          <w:b/>
        </w:rPr>
      </w:pPr>
      <w:del w:id="1885" w:author="Ayush Mittal" w:date="2019-04-29T18:46:00Z">
        <w:r w:rsidRPr="00C00498" w:rsidDel="00130D0F">
          <w:rPr>
            <w:b/>
          </w:rPr>
          <w:delText>CONTRIBUTORY ASSET CHARGES (“CAC</w:delText>
        </w:r>
        <w:r w:rsidR="00A34194" w:rsidRPr="00C00498" w:rsidDel="00130D0F">
          <w:rPr>
            <w:b/>
          </w:rPr>
          <w:delText>s</w:delText>
        </w:r>
        <w:r w:rsidRPr="00C00498" w:rsidDel="00130D0F">
          <w:rPr>
            <w:b/>
          </w:rPr>
          <w:delText>”)</w:delText>
        </w:r>
      </w:del>
    </w:p>
    <w:p w14:paraId="13E18C8F" w14:textId="73A9A34E" w:rsidR="00AB0092" w:rsidRPr="00C00498" w:rsidDel="00130D0F" w:rsidRDefault="00CB6274" w:rsidP="00FD6C31">
      <w:pPr>
        <w:pStyle w:val="RNABodyCopy"/>
        <w:rPr>
          <w:del w:id="1886" w:author="Ayush Mittal" w:date="2019-04-29T18:46:00Z"/>
        </w:rPr>
      </w:pPr>
      <w:del w:id="1887" w:author="Ayush Mittal" w:date="2019-04-29T18:46:00Z">
        <w:r w:rsidRPr="00C00498" w:rsidDel="00130D0F">
          <w:delText xml:space="preserve">In order to estimate the fair value of </w:delText>
        </w:r>
        <w:r w:rsidR="005D5272" w:rsidRPr="00C00498" w:rsidDel="00130D0F">
          <w:delText xml:space="preserve">the </w:delText>
        </w:r>
        <w:r w:rsidRPr="00C00498" w:rsidDel="00130D0F">
          <w:delText xml:space="preserve">IPR&amp;D Assets, we subtracted the </w:delText>
        </w:r>
        <w:r w:rsidR="006A7BC0" w:rsidRPr="00C00498" w:rsidDel="00130D0F">
          <w:delText>CACs</w:delText>
        </w:r>
        <w:r w:rsidRPr="00C00498" w:rsidDel="00130D0F">
          <w:delText xml:space="preserve"> from the after-tax cash flows.  </w:delText>
        </w:r>
        <w:r w:rsidR="00C0124A" w:rsidRPr="00C00498" w:rsidDel="00130D0F">
          <w:delText>As such</w:delText>
        </w:r>
        <w:r w:rsidRPr="00C00498" w:rsidDel="00130D0F">
          <w:delText>, we applied the charge related to the Assembled Workforce</w:delText>
        </w:r>
        <w:r w:rsidR="00F75254" w:rsidRPr="00C00498" w:rsidDel="00130D0F">
          <w:delText>, net working capital</w:delText>
        </w:r>
        <w:r w:rsidRPr="00C00498" w:rsidDel="00130D0F">
          <w:delText xml:space="preserve"> and fixed assets.</w:delText>
        </w:r>
        <w:r w:rsidR="00585CEE" w:rsidRPr="00C00498" w:rsidDel="00130D0F">
          <w:delText xml:space="preserve">  </w:delText>
        </w:r>
        <w:r w:rsidR="00F74B47" w:rsidRPr="00C00498" w:rsidDel="00130D0F">
          <w:delText xml:space="preserve">The charge related to </w:delText>
        </w:r>
        <w:r w:rsidR="000A4A37" w:rsidRPr="00C00498" w:rsidDel="00130D0F">
          <w:delText xml:space="preserve">the </w:delText>
        </w:r>
        <w:r w:rsidR="00F74B47" w:rsidRPr="00C00498" w:rsidDel="00130D0F">
          <w:delText>Assembled Workforce was estimated</w:delText>
        </w:r>
        <w:r w:rsidR="007B4542" w:rsidRPr="00C00498" w:rsidDel="00130D0F">
          <w:delText xml:space="preserve"> as of the Valuation Date and then projected</w:delText>
        </w:r>
        <w:r w:rsidR="00F74B47" w:rsidRPr="00C00498" w:rsidDel="00130D0F">
          <w:delText xml:space="preserve"> on the basis of the</w:delText>
        </w:r>
        <w:r w:rsidR="00130BB8" w:rsidRPr="00C00498" w:rsidDel="00130D0F">
          <w:delText xml:space="preserve"> </w:delText>
        </w:r>
        <w:r w:rsidR="007B4542" w:rsidRPr="00C00498" w:rsidDel="00130D0F">
          <w:delText>growth rate for</w:delText>
        </w:r>
        <w:r w:rsidR="00130BB8" w:rsidRPr="00C00498" w:rsidDel="00130D0F">
          <w:delText xml:space="preserve"> operating expenses for the respective year. </w:delText>
        </w:r>
        <w:r w:rsidR="00F74B47" w:rsidRPr="00C00498" w:rsidDel="00130D0F">
          <w:delText xml:space="preserve"> </w:delText>
        </w:r>
        <w:r w:rsidR="00585CEE" w:rsidRPr="00C00498" w:rsidDel="00130D0F">
          <w:delText xml:space="preserve">We considered the charge related to the Assembled Workforce and working capital for the years 2028 through 2036 only, since all the </w:delText>
        </w:r>
        <w:r w:rsidR="001C6872" w:rsidRPr="00C00498" w:rsidDel="00130D0F">
          <w:delText>IPR&amp;D Assets</w:delText>
        </w:r>
        <w:r w:rsidR="00585CEE" w:rsidRPr="00C00498" w:rsidDel="00130D0F">
          <w:delText xml:space="preserve"> were commercial in this period.</w:delText>
        </w:r>
        <w:r w:rsidR="00E13467" w:rsidRPr="00C00498" w:rsidDel="00130D0F">
          <w:delText xml:space="preserve">  </w:delText>
        </w:r>
      </w:del>
    </w:p>
    <w:p w14:paraId="1D2F4103" w14:textId="4DEAE5E4" w:rsidR="00AB0092" w:rsidRPr="00C00498" w:rsidDel="00130D0F" w:rsidRDefault="00AB0092" w:rsidP="00FD6C31">
      <w:pPr>
        <w:pStyle w:val="RNABodyCopy"/>
        <w:rPr>
          <w:del w:id="1888" w:author="Ayush Mittal" w:date="2019-04-29T18:46:00Z"/>
        </w:rPr>
      </w:pPr>
    </w:p>
    <w:p w14:paraId="38DDCF8E" w14:textId="64730327" w:rsidR="00AB0092" w:rsidRPr="00C00498" w:rsidDel="00130D0F" w:rsidRDefault="00EC6DF2" w:rsidP="00FD6C31">
      <w:pPr>
        <w:pStyle w:val="RNABodyCopy"/>
        <w:rPr>
          <w:del w:id="1889" w:author="Ayush Mittal" w:date="2019-04-29T18:46:00Z"/>
        </w:rPr>
      </w:pPr>
      <w:del w:id="1890" w:author="Ayush Mittal" w:date="2019-04-29T18:46:00Z">
        <w:r w:rsidRPr="00C00498" w:rsidDel="00130D0F">
          <w:delText>The charge related to fixed assets was fore</w:delText>
        </w:r>
        <w:r w:rsidR="007D43D3" w:rsidRPr="00C00498" w:rsidDel="00130D0F">
          <w:delText>cast</w:delText>
        </w:r>
        <w:r w:rsidR="00CF3C17" w:rsidRPr="00C00498" w:rsidDel="00130D0F">
          <w:delText xml:space="preserve"> both</w:delText>
        </w:r>
        <w:r w:rsidR="007D43D3" w:rsidRPr="00C00498" w:rsidDel="00130D0F">
          <w:delText xml:space="preserve"> as </w:delText>
        </w:r>
        <w:r w:rsidR="000A4A37" w:rsidRPr="00C00498" w:rsidDel="00130D0F">
          <w:delText xml:space="preserve">a </w:delText>
        </w:r>
        <w:r w:rsidR="00DE458C" w:rsidRPr="00C00498" w:rsidDel="00130D0F">
          <w:delText>return of the fair value of the fixed assets in each year of the projection</w:delText>
        </w:r>
        <w:r w:rsidR="00355D13" w:rsidRPr="00C00498" w:rsidDel="00130D0F">
          <w:delText xml:space="preserve"> (“</w:delText>
        </w:r>
        <w:r w:rsidR="00355D13" w:rsidRPr="00C00498" w:rsidDel="00130D0F">
          <w:rPr>
            <w:i/>
          </w:rPr>
          <w:delText>return of</w:delText>
        </w:r>
        <w:r w:rsidR="00355D13" w:rsidRPr="00C00498" w:rsidDel="00130D0F">
          <w:delText>”)</w:delText>
        </w:r>
        <w:r w:rsidR="00CF3C17" w:rsidRPr="00C00498" w:rsidDel="00130D0F">
          <w:delText xml:space="preserve">, which is considered as a recoupment of the original </w:delText>
        </w:r>
        <w:r w:rsidR="00355D13" w:rsidRPr="00C00498" w:rsidDel="00130D0F">
          <w:delText>investment amount, as well as a pure investment return</w:delText>
        </w:r>
        <w:r w:rsidR="00B808C3" w:rsidRPr="00C00498" w:rsidDel="00130D0F">
          <w:delText xml:space="preserve"> charge</w:delText>
        </w:r>
        <w:r w:rsidR="00355D13" w:rsidRPr="00C00498" w:rsidDel="00130D0F">
          <w:delText xml:space="preserve"> (“</w:delText>
        </w:r>
        <w:r w:rsidR="00355D13" w:rsidRPr="00C00498" w:rsidDel="00130D0F">
          <w:rPr>
            <w:i/>
          </w:rPr>
          <w:delText>return on</w:delText>
        </w:r>
        <w:r w:rsidR="00355D13" w:rsidRPr="00C00498" w:rsidDel="00130D0F">
          <w:delText>”)</w:delText>
        </w:r>
        <w:r w:rsidR="00DE458C" w:rsidRPr="00C00498" w:rsidDel="00130D0F">
          <w:delText>.</w:delText>
        </w:r>
        <w:r w:rsidR="006624EB" w:rsidRPr="00C00498" w:rsidDel="00130D0F">
          <w:delText xml:space="preserve">  The </w:delText>
        </w:r>
        <w:r w:rsidR="006624EB" w:rsidRPr="00C00498" w:rsidDel="00130D0F">
          <w:rPr>
            <w:i/>
          </w:rPr>
          <w:delText xml:space="preserve">return of </w:delText>
        </w:r>
        <w:r w:rsidR="006624EB" w:rsidRPr="00C00498" w:rsidDel="00130D0F">
          <w:delText xml:space="preserve">charge was calculated as the annual depreciation </w:delText>
        </w:r>
        <w:r w:rsidR="00057C93" w:rsidRPr="00C00498" w:rsidDel="00130D0F">
          <w:delText xml:space="preserve">for </w:delText>
        </w:r>
        <w:r w:rsidR="001D6E1B" w:rsidRPr="00C00498" w:rsidDel="00130D0F">
          <w:delText xml:space="preserve">both </w:delText>
        </w:r>
        <w:r w:rsidR="00057C93" w:rsidRPr="00C00498" w:rsidDel="00130D0F">
          <w:delText xml:space="preserve">the </w:delText>
        </w:r>
        <w:r w:rsidR="001D6E1B" w:rsidRPr="00C00498" w:rsidDel="00130D0F">
          <w:delText xml:space="preserve">existing fixed assets and the annual </w:delText>
        </w:r>
        <w:r w:rsidR="00057C93" w:rsidRPr="00C00498" w:rsidDel="00130D0F">
          <w:delText xml:space="preserve">projected </w:delText>
        </w:r>
        <w:r w:rsidR="00B808C3" w:rsidRPr="00C00498" w:rsidDel="00130D0F">
          <w:delText xml:space="preserve">capital expenditures, whereas the </w:delText>
        </w:r>
        <w:r w:rsidR="00B808C3" w:rsidRPr="00C00498" w:rsidDel="00130D0F">
          <w:rPr>
            <w:i/>
          </w:rPr>
          <w:delText>return on</w:delText>
        </w:r>
        <w:r w:rsidR="00B808C3" w:rsidRPr="00C00498" w:rsidDel="00130D0F">
          <w:delText xml:space="preserve"> charge was calculated for each year </w:delText>
        </w:r>
        <w:r w:rsidR="000A4A37" w:rsidRPr="00C00498" w:rsidDel="00130D0F">
          <w:delText>based</w:delText>
        </w:r>
        <w:r w:rsidR="00B808C3" w:rsidRPr="00C00498" w:rsidDel="00130D0F">
          <w:delText xml:space="preserve"> on the average fixed assets </w:delText>
        </w:r>
        <w:r w:rsidR="00B835A3" w:rsidRPr="00C00498" w:rsidDel="00130D0F">
          <w:delText xml:space="preserve">balance, </w:delText>
        </w:r>
        <w:r w:rsidR="00B808C3" w:rsidRPr="00C00498" w:rsidDel="00130D0F">
          <w:delText xml:space="preserve">considering a 5.0% premium on the </w:delText>
        </w:r>
        <w:r w:rsidR="00B835A3" w:rsidRPr="00C00498" w:rsidDel="00130D0F">
          <w:delText xml:space="preserve">post-tax </w:delText>
        </w:r>
        <w:r w:rsidR="00B808C3" w:rsidRPr="00C00498" w:rsidDel="00130D0F">
          <w:delText>cost of debt (</w:delText>
        </w:r>
        <w:r w:rsidR="00B835A3" w:rsidRPr="00C00498" w:rsidDel="00130D0F">
          <w:delText xml:space="preserve">a total charge of </w:delText>
        </w:r>
        <w:r w:rsidR="00B808C3" w:rsidRPr="00C00498" w:rsidDel="00130D0F">
          <w:delText>8.1%).</w:delText>
        </w:r>
        <w:r w:rsidR="00CB6274" w:rsidRPr="00C00498" w:rsidDel="00130D0F">
          <w:delText xml:space="preserve">  </w:delText>
        </w:r>
      </w:del>
    </w:p>
    <w:p w14:paraId="5F86553A" w14:textId="2B4CE209" w:rsidR="00AB0092" w:rsidRPr="00C00498" w:rsidDel="00130D0F" w:rsidRDefault="00AB0092" w:rsidP="00FD6C31">
      <w:pPr>
        <w:pStyle w:val="RNABodyCopy"/>
        <w:rPr>
          <w:del w:id="1891" w:author="Ayush Mittal" w:date="2019-04-29T18:46:00Z"/>
        </w:rPr>
      </w:pPr>
    </w:p>
    <w:p w14:paraId="7B049201" w14:textId="670755F9" w:rsidR="00DC3BD7" w:rsidRPr="00C00498" w:rsidDel="00130D0F" w:rsidRDefault="001D6E1B" w:rsidP="00FD6C31">
      <w:pPr>
        <w:pStyle w:val="RNABodyCopy"/>
        <w:rPr>
          <w:del w:id="1892" w:author="Ayush Mittal" w:date="2019-04-29T18:46:00Z"/>
        </w:rPr>
      </w:pPr>
      <w:del w:id="1893" w:author="Ayush Mittal" w:date="2019-04-29T18:46:00Z">
        <w:r w:rsidRPr="00C00498" w:rsidDel="00130D0F">
          <w:delText xml:space="preserve">Furthermore, the remaining useful life of the Lease Agreement was only 1.5 years, which </w:delText>
        </w:r>
        <w:r w:rsidR="000A4A37" w:rsidRPr="00C00498" w:rsidDel="00130D0F">
          <w:delText>would end well</w:delText>
        </w:r>
        <w:r w:rsidRPr="00C00498" w:rsidDel="00130D0F">
          <w:delText xml:space="preserve"> before the Company expects to generate </w:delText>
        </w:r>
        <w:r w:rsidR="000A4A37" w:rsidRPr="00C00498" w:rsidDel="00130D0F">
          <w:delText xml:space="preserve">any </w:delText>
        </w:r>
        <w:r w:rsidRPr="00C00498" w:rsidDel="00130D0F">
          <w:delText xml:space="preserve">revenue for any of the IPR&amp;D Assets.  As such, we have not considered the CACs for the Lease Agreement and the related tenant improvements.  </w:delText>
        </w:r>
        <w:r w:rsidR="008E0902" w:rsidRPr="00C00498" w:rsidDel="00130D0F">
          <w:delText xml:space="preserve">Refer to Exhibit C.7 for the calculations of </w:delText>
        </w:r>
        <w:r w:rsidR="006A7BC0" w:rsidRPr="00C00498" w:rsidDel="00130D0F">
          <w:delText>CACs</w:delText>
        </w:r>
        <w:r w:rsidR="008E0902" w:rsidRPr="00C00498" w:rsidDel="00130D0F">
          <w:delText xml:space="preserve">.  </w:delText>
        </w:r>
      </w:del>
    </w:p>
    <w:p w14:paraId="7DB50E3E" w14:textId="1F7A2FDD" w:rsidR="00CB6274" w:rsidRPr="00C00498" w:rsidDel="00130D0F" w:rsidRDefault="00CB6274" w:rsidP="00FD6C31">
      <w:pPr>
        <w:pStyle w:val="RNABodyCopy"/>
        <w:rPr>
          <w:del w:id="1894" w:author="Ayush Mittal" w:date="2019-04-29T18:46:00Z"/>
        </w:rPr>
      </w:pPr>
    </w:p>
    <w:p w14:paraId="796221CD" w14:textId="46EC6230" w:rsidR="00DC3BD7" w:rsidRPr="00C00498" w:rsidDel="00130D0F" w:rsidRDefault="00B73585" w:rsidP="00264D7C">
      <w:pPr>
        <w:pStyle w:val="RNABodyCopy"/>
        <w:keepNext/>
        <w:rPr>
          <w:del w:id="1895" w:author="Ayush Mittal" w:date="2019-04-29T18:46:00Z"/>
          <w:b/>
        </w:rPr>
      </w:pPr>
      <w:del w:id="1896" w:author="Ayush Mittal" w:date="2019-04-29T18:46:00Z">
        <w:r w:rsidRPr="00C00498" w:rsidDel="00130D0F">
          <w:rPr>
            <w:b/>
          </w:rPr>
          <w:delText>POTS</w:delText>
        </w:r>
      </w:del>
    </w:p>
    <w:p w14:paraId="11627224" w14:textId="3BC22564" w:rsidR="00DC3BD7" w:rsidRPr="00C00498" w:rsidDel="00130D0F" w:rsidRDefault="00DC3BD7" w:rsidP="00FD6C31">
      <w:pPr>
        <w:pStyle w:val="RNABodyCopy"/>
        <w:rPr>
          <w:del w:id="1897" w:author="Ayush Mittal" w:date="2019-04-29T18:46:00Z"/>
        </w:rPr>
      </w:pPr>
      <w:del w:id="1898" w:author="Ayush Mittal" w:date="2019-04-29T18:46:00Z">
        <w:r w:rsidRPr="00C00498" w:rsidDel="00130D0F">
          <w:delText>P</w:delText>
        </w:r>
        <w:r w:rsidR="00A560F1" w:rsidRPr="00C00498" w:rsidDel="00130D0F">
          <w:delText>O</w:delText>
        </w:r>
        <w:r w:rsidRPr="00C00498" w:rsidDel="00130D0F">
          <w:delText xml:space="preserve">TS </w:delText>
        </w:r>
        <w:r w:rsidR="0042333D" w:rsidRPr="00C00498" w:rsidDel="00130D0F">
          <w:delText xml:space="preserve">reflect </w:delText>
        </w:r>
        <w:r w:rsidRPr="00C00498" w:rsidDel="00130D0F">
          <w:delText xml:space="preserve">the chance that a project entering a development phase reaches the next phase.  Success rates are assessed per phase and will depend on the </w:delText>
        </w:r>
        <w:r w:rsidR="00C66EA3" w:rsidRPr="00C00498" w:rsidDel="00130D0F">
          <w:delText>indication</w:delText>
        </w:r>
        <w:r w:rsidRPr="00C00498" w:rsidDel="00130D0F">
          <w:delText xml:space="preserve"> once the drug is in clinical development.  There are also differences between the success rates of chemical and biological drugs.  POTS for </w:delText>
        </w:r>
        <w:r w:rsidR="005D5272" w:rsidRPr="00C00498" w:rsidDel="00130D0F">
          <w:delText xml:space="preserve">the </w:delText>
        </w:r>
        <w:r w:rsidRPr="00C00498" w:rsidDel="00130D0F">
          <w:delText xml:space="preserve">IPR&amp;D Assets were considered based on various published studies and FDA guidance.  Refer to Exhibit H.1 and Exhibit H.10 for further details.  </w:delText>
        </w:r>
      </w:del>
    </w:p>
    <w:p w14:paraId="61FBB058" w14:textId="5301CDD1" w:rsidR="00A61A4B" w:rsidRPr="00C00498" w:rsidDel="00CE1B1C" w:rsidRDefault="00A61A4B" w:rsidP="00FD6C31">
      <w:pPr>
        <w:pStyle w:val="RNABodyCopy"/>
        <w:rPr>
          <w:highlight w:val="yellow"/>
          <w:u w:val="single"/>
        </w:rPr>
      </w:pPr>
    </w:p>
    <w:p w14:paraId="0FA8F8E9" w14:textId="07550665" w:rsidR="00A61A4B" w:rsidRPr="00C00498" w:rsidRDefault="00B73585" w:rsidP="00A77D7D">
      <w:pPr>
        <w:pStyle w:val="RNAHeadlineD"/>
        <w:keepNext/>
      </w:pPr>
      <w:r w:rsidRPr="00C00498">
        <w:t>DISCOUNT RATE</w:t>
      </w:r>
    </w:p>
    <w:p w14:paraId="23128CB7" w14:textId="6CD172F0" w:rsidR="00A61A4B" w:rsidRPr="00C00498" w:rsidRDefault="00A61A4B" w:rsidP="00FD6C31">
      <w:pPr>
        <w:pStyle w:val="RNABodyCopy"/>
        <w:rPr>
          <w:highlight w:val="yellow"/>
        </w:rPr>
      </w:pPr>
      <w:r w:rsidRPr="00C00498">
        <w:t>RNA</w:t>
      </w:r>
      <w:r w:rsidRPr="00C00498" w:rsidDel="00E508B2">
        <w:t xml:space="preserve"> </w:t>
      </w:r>
      <w:r w:rsidR="00FF6BE3" w:rsidRPr="00C00498">
        <w:t xml:space="preserve">estimated discount rate to be applied to the </w:t>
      </w:r>
      <w:del w:id="1899" w:author="Ayush Mittal" w:date="2019-04-29T18:46:00Z">
        <w:r w:rsidR="00FF6BE3" w:rsidRPr="00C00498" w:rsidDel="00130D0F">
          <w:delText>CF Program and the OTC Program</w:delText>
        </w:r>
      </w:del>
      <w:ins w:id="1900" w:author="Ayush Mittal" w:date="2019-04-29T18:46:00Z">
        <w:r w:rsidR="00130D0F">
          <w:t>Platform</w:t>
        </w:r>
      </w:ins>
      <w:r w:rsidR="00FF6BE3" w:rsidRPr="00C00498">
        <w:t xml:space="preserve"> equal to the weighted average cost of capital (“WACC’).  We estimated a </w:t>
      </w:r>
      <w:r w:rsidR="00E12B79" w:rsidRPr="00C00498">
        <w:t>0</w:t>
      </w:r>
      <w:proofErr w:type="gramStart"/>
      <w:r w:rsidR="00FF6BE3" w:rsidRPr="00C00498">
        <w:t>.</w:t>
      </w:r>
      <w:ins w:id="1901" w:author="Ayush Mittal" w:date="2019-04-29T18:46:00Z">
        <w:r w:rsidR="00130D0F" w:rsidRPr="00C00498" w:rsidDel="00130D0F">
          <w:t xml:space="preserve"> </w:t>
        </w:r>
      </w:ins>
      <w:proofErr w:type="gramEnd"/>
      <w:del w:id="1902" w:author="Ayush Mittal" w:date="2019-04-29T18:46:00Z">
        <w:r w:rsidR="00E12B79" w:rsidRPr="00C00498" w:rsidDel="00130D0F">
          <w:delText>2</w:delText>
        </w:r>
      </w:del>
      <w:r w:rsidR="00E12B79" w:rsidRPr="00C00498">
        <w:t>5</w:t>
      </w:r>
      <w:r w:rsidR="00FF6BE3" w:rsidRPr="00C00498">
        <w:t xml:space="preserve">% premium to the WACC as an appropriate discount rate to be applied on MRT Platform Programs, </w:t>
      </w:r>
      <w:del w:id="1903" w:author="Ayush Mittal" w:date="2019-04-29T18:47:00Z">
        <w:r w:rsidR="00FF6BE3" w:rsidRPr="00C00498" w:rsidDel="00130D0F">
          <w:delText xml:space="preserve">as the MRT Platform Programs are still in </w:delText>
        </w:r>
        <w:r w:rsidR="00C63330" w:rsidRPr="00C00498" w:rsidDel="00130D0F">
          <w:delText xml:space="preserve">the </w:delText>
        </w:r>
        <w:r w:rsidR="00FF6BE3" w:rsidRPr="00C00498" w:rsidDel="00130D0F">
          <w:delText>discovery stage</w:delText>
        </w:r>
        <w:r w:rsidR="00D6381A" w:rsidRPr="00C00498" w:rsidDel="00130D0F">
          <w:delText xml:space="preserve"> </w:delText>
        </w:r>
        <w:r w:rsidR="00C63330" w:rsidRPr="00C00498" w:rsidDel="00130D0F">
          <w:delText xml:space="preserve">(or have not yet been identified, but are expected to be in the future given the intended use of the MRT Platform) </w:delText>
        </w:r>
        <w:r w:rsidR="00D6381A" w:rsidRPr="00C00498" w:rsidDel="00130D0F">
          <w:delText xml:space="preserve">and </w:delText>
        </w:r>
        <w:r w:rsidR="00055D76" w:rsidRPr="00C00498" w:rsidDel="00130D0F">
          <w:delText xml:space="preserve">specific indications </w:delText>
        </w:r>
        <w:r w:rsidR="004468B5" w:rsidRPr="00C00498" w:rsidDel="00130D0F">
          <w:rPr>
            <w:bCs/>
          </w:rPr>
          <w:delText xml:space="preserve">and mechanisms </w:delText>
        </w:r>
        <w:r w:rsidR="00D6381A" w:rsidRPr="00C00498" w:rsidDel="00130D0F">
          <w:delText>have not yet been identified, which would make it modestly riskier than the CF Program and the OTC Program</w:delText>
        </w:r>
        <w:r w:rsidR="00FF6BE3" w:rsidRPr="00C00498" w:rsidDel="00130D0F">
          <w:delText xml:space="preserve">.  </w:delText>
        </w:r>
        <w:r w:rsidR="004468B5" w:rsidRPr="00C00498" w:rsidDel="00130D0F">
          <w:delText>Furthermore, t</w:delText>
        </w:r>
        <w:r w:rsidR="004468B5" w:rsidRPr="00C00498" w:rsidDel="00130D0F">
          <w:rPr>
            <w:bCs/>
          </w:rPr>
          <w:delText xml:space="preserve">he </w:delText>
        </w:r>
        <w:r w:rsidR="00E50389" w:rsidRPr="00C00498" w:rsidDel="00130D0F">
          <w:rPr>
            <w:bCs/>
          </w:rPr>
          <w:delText>MRT Platform Programs would</w:delText>
        </w:r>
        <w:r w:rsidR="004468B5" w:rsidRPr="00C00498" w:rsidDel="00130D0F">
          <w:rPr>
            <w:bCs/>
          </w:rPr>
          <w:delText xml:space="preserve"> also require additional capital to develop</w:delText>
        </w:r>
        <w:r w:rsidR="004A7CE1" w:rsidRPr="00C00498" w:rsidDel="00130D0F">
          <w:rPr>
            <w:bCs/>
          </w:rPr>
          <w:delText xml:space="preserve"> (over and above the Company’s Series C financing)</w:delText>
        </w:r>
        <w:r w:rsidR="004468B5" w:rsidRPr="00C00498" w:rsidDel="00130D0F">
          <w:delText xml:space="preserve"> </w:delText>
        </w:r>
        <w:r w:rsidR="000B2292" w:rsidRPr="00C00498" w:rsidDel="00130D0F">
          <w:delText>since</w:delText>
        </w:r>
        <w:r w:rsidR="00E50389" w:rsidRPr="00C00498" w:rsidDel="00130D0F">
          <w:delText xml:space="preserve"> they are at a very early stage of development.  </w:delText>
        </w:r>
        <w:r w:rsidR="00D6381A" w:rsidRPr="00C00498" w:rsidDel="00130D0F">
          <w:delText xml:space="preserve">As such, we applied a slightly higher discount rate to </w:delText>
        </w:r>
        <w:r w:rsidR="00DE3104" w:rsidRPr="00C00498" w:rsidDel="00130D0F">
          <w:delText xml:space="preserve">the </w:delText>
        </w:r>
        <w:r w:rsidR="00D6381A" w:rsidRPr="00C00498" w:rsidDel="00130D0F">
          <w:delText>MRT Platform Programs</w:delText>
        </w:r>
      </w:del>
      <w:ins w:id="1904" w:author="Ayush Mittal" w:date="2019-04-29T18:47:00Z">
        <w:r w:rsidR="00130D0F">
          <w:t xml:space="preserve">given the risks associated with the </w:t>
        </w:r>
      </w:ins>
      <w:ins w:id="1905" w:author="Ayush Mittal" w:date="2019-04-29T18:48:00Z">
        <w:r w:rsidR="00130D0F">
          <w:t>Company’s ability to meet its revenues forecasts</w:t>
        </w:r>
      </w:ins>
      <w:r w:rsidR="00D6381A" w:rsidRPr="00C00498">
        <w:t xml:space="preserve">.  </w:t>
      </w:r>
    </w:p>
    <w:p w14:paraId="57C4F349" w14:textId="77777777" w:rsidR="004C6623" w:rsidRPr="00C00498" w:rsidRDefault="004C6623" w:rsidP="00FD6C31">
      <w:pPr>
        <w:pStyle w:val="RNABodyCopy"/>
        <w:rPr>
          <w:highlight w:val="yellow"/>
        </w:rPr>
      </w:pPr>
    </w:p>
    <w:p w14:paraId="42898CC0" w14:textId="16A25D1E" w:rsidR="00CE1B1C" w:rsidRPr="00C00498" w:rsidRDefault="00B73585" w:rsidP="005E4F7B">
      <w:pPr>
        <w:pStyle w:val="RNABodyCopy"/>
        <w:keepNext/>
        <w:rPr>
          <w:b/>
        </w:rPr>
      </w:pPr>
      <w:r w:rsidRPr="00C00498">
        <w:rPr>
          <w:b/>
        </w:rPr>
        <w:t>TAX AMORTIZATION BENEFIT (“TAB”)</w:t>
      </w:r>
    </w:p>
    <w:p w14:paraId="31E988C7" w14:textId="722B9696" w:rsidR="00CE1B1C" w:rsidRPr="00C00498" w:rsidRDefault="00CE1B1C" w:rsidP="00130D0F">
      <w:pPr>
        <w:pStyle w:val="RNABodyCopy"/>
      </w:pPr>
      <w:r w:rsidRPr="00C00498">
        <w:t xml:space="preserve">IRC Section 197 requires that intangible assets be amortized over a </w:t>
      </w:r>
      <w:del w:id="1906" w:author="Ayush Mittal" w:date="2019-04-29T18:48:00Z">
        <w:r w:rsidRPr="00C00498" w:rsidDel="00130D0F">
          <w:delText>15</w:delText>
        </w:r>
      </w:del>
      <w:ins w:id="1907" w:author="Ayush Mittal" w:date="2019-04-29T18:48:00Z">
        <w:r w:rsidR="00130D0F" w:rsidRPr="00C00498">
          <w:t>1</w:t>
        </w:r>
        <w:r w:rsidR="00130D0F">
          <w:t>5</w:t>
        </w:r>
      </w:ins>
      <w:r w:rsidRPr="00C00498">
        <w:t xml:space="preserve">-year period.  </w:t>
      </w:r>
      <w:del w:id="1908" w:author="Ayush Mittal" w:date="2019-04-29T18:49:00Z">
        <w:r w:rsidR="006526C1" w:rsidRPr="00C00498" w:rsidDel="00130D0F">
          <w:delText>As such</w:delText>
        </w:r>
      </w:del>
      <w:ins w:id="1909" w:author="Ayush Mittal" w:date="2019-04-29T18:49:00Z">
        <w:r w:rsidR="00130D0F">
          <w:t>However</w:t>
        </w:r>
      </w:ins>
      <w:r w:rsidR="006526C1" w:rsidRPr="00C00498">
        <w:t xml:space="preserve">, </w:t>
      </w:r>
      <w:r w:rsidRPr="00C00498">
        <w:t xml:space="preserve">RNA added the present value of TAB to the </w:t>
      </w:r>
      <w:r w:rsidR="00DC1F30" w:rsidRPr="00C00498">
        <w:t xml:space="preserve">present value of cash flows </w:t>
      </w:r>
      <w:del w:id="1910" w:author="Ayush Mittal" w:date="2019-04-29T18:49:00Z">
        <w:r w:rsidR="00DC1F30" w:rsidRPr="00C00498" w:rsidDel="00130D0F">
          <w:delText>for each of the IPR&amp;D Assets</w:delText>
        </w:r>
      </w:del>
      <w:ins w:id="1911" w:author="Ayush Mittal" w:date="2019-04-29T18:49:00Z">
        <w:r w:rsidR="00130D0F">
          <w:t>based on a 10-year period consideri</w:t>
        </w:r>
      </w:ins>
      <w:ins w:id="1912" w:author="Ayush Mittal" w:date="2019-04-29T18:50:00Z">
        <w:r w:rsidR="00130D0F">
          <w:t xml:space="preserve">ng </w:t>
        </w:r>
      </w:ins>
      <w:ins w:id="1913" w:author="Ayush Mittal" w:date="2019-04-29T18:53:00Z">
        <w:r w:rsidR="00796DF7">
          <w:t>the life of the asset being valued</w:t>
        </w:r>
      </w:ins>
      <w:ins w:id="1914" w:author="Ayush Mittal" w:date="2019-04-29T18:50:00Z">
        <w:r w:rsidR="00130D0F">
          <w:t xml:space="preserve">. </w:t>
        </w:r>
        <w:r w:rsidR="00130D0F">
          <w:t xml:space="preserve"> </w:t>
        </w:r>
      </w:ins>
      <w:del w:id="1915" w:author="Ayush Mittal" w:date="2019-04-29T18:50:00Z">
        <w:r w:rsidRPr="00C00498" w:rsidDel="00130D0F">
          <w:delText>.</w:delText>
        </w:r>
      </w:del>
    </w:p>
    <w:p w14:paraId="7615861E" w14:textId="77777777" w:rsidR="004C6623" w:rsidRPr="00C00498" w:rsidRDefault="004C6623" w:rsidP="00FD6C31">
      <w:pPr>
        <w:pStyle w:val="RNABodyCopy"/>
        <w:rPr>
          <w:b/>
        </w:rPr>
      </w:pPr>
    </w:p>
    <w:p w14:paraId="4766D4B1" w14:textId="77693EEF" w:rsidR="00B42E4D" w:rsidRPr="00C00498" w:rsidDel="00130D0F" w:rsidRDefault="006526C1" w:rsidP="00B42E4D">
      <w:pPr>
        <w:pStyle w:val="RNABodyCopy"/>
        <w:rPr>
          <w:del w:id="1916" w:author="Ayush Mittal" w:date="2019-04-29T18:51:00Z"/>
          <w:b/>
        </w:rPr>
      </w:pPr>
      <w:del w:id="1917" w:author="Ayush Mittal" w:date="2019-04-29T18:51:00Z">
        <w:r w:rsidRPr="00C00498" w:rsidDel="00130D0F">
          <w:rPr>
            <w:b/>
          </w:rPr>
          <w:delText xml:space="preserve">DRUG </w:delText>
        </w:r>
        <w:r w:rsidR="00B73585" w:rsidRPr="00C00498" w:rsidDel="00130D0F">
          <w:rPr>
            <w:b/>
          </w:rPr>
          <w:delText>DEVELOPMENT TIMELINES</w:delText>
        </w:r>
      </w:del>
    </w:p>
    <w:p w14:paraId="4EFA6A49" w14:textId="0087E76B" w:rsidR="00B42E4D" w:rsidRPr="00C00498" w:rsidDel="00130D0F" w:rsidRDefault="00B42E4D" w:rsidP="00B42E4D">
      <w:pPr>
        <w:pStyle w:val="RNABodyCopy"/>
        <w:rPr>
          <w:del w:id="1918" w:author="Ayush Mittal" w:date="2019-04-29T18:51:00Z"/>
        </w:rPr>
      </w:pPr>
      <w:del w:id="1919" w:author="Ayush Mittal" w:date="2019-04-29T18:51:00Z">
        <w:r w:rsidRPr="00C00498" w:rsidDel="00130D0F">
          <w:delText>Below are the primary stages in the development of drugs</w:delText>
        </w:r>
        <w:r w:rsidRPr="00C00498" w:rsidDel="00130D0F">
          <w:rPr>
            <w:rStyle w:val="FootnoteReference"/>
          </w:rPr>
          <w:footnoteReference w:id="33"/>
        </w:r>
        <w:r w:rsidRPr="00C00498" w:rsidDel="00130D0F">
          <w:delText>:</w:delText>
        </w:r>
      </w:del>
    </w:p>
    <w:p w14:paraId="77CC4024" w14:textId="78C59D14" w:rsidR="00B42E4D" w:rsidRPr="00C00498" w:rsidDel="00130D0F" w:rsidRDefault="00B42E4D" w:rsidP="00B42E4D">
      <w:pPr>
        <w:pStyle w:val="RNABodyCopy"/>
        <w:rPr>
          <w:del w:id="1922" w:author="Ayush Mittal" w:date="2019-04-29T18:51:00Z"/>
        </w:rPr>
      </w:pPr>
    </w:p>
    <w:p w14:paraId="71C5AC2C" w14:textId="683598DB" w:rsidR="00B42E4D" w:rsidRPr="00C00498" w:rsidDel="00130D0F" w:rsidRDefault="00B42E4D" w:rsidP="00B42E4D">
      <w:pPr>
        <w:pStyle w:val="RNABodyCopy"/>
        <w:numPr>
          <w:ilvl w:val="0"/>
          <w:numId w:val="60"/>
        </w:numPr>
        <w:ind w:left="1080" w:hanging="720"/>
        <w:rPr>
          <w:del w:id="1923" w:author="Ayush Mittal" w:date="2019-04-29T18:51:00Z"/>
        </w:rPr>
      </w:pPr>
      <w:del w:id="1924" w:author="Ayush Mittal" w:date="2019-04-29T18:51:00Z">
        <w:r w:rsidRPr="00C00498" w:rsidDel="00130D0F">
          <w:delText xml:space="preserve">Drug Discovery: Drug discovery, following basic research, can in most cases be broken down into four phases: Target identification, target validation, lead identification, and lead optimization.  </w:delText>
        </w:r>
      </w:del>
    </w:p>
    <w:p w14:paraId="476B0101" w14:textId="11A020D8" w:rsidR="00B42E4D" w:rsidRPr="00C00498" w:rsidDel="00130D0F" w:rsidRDefault="00B42E4D" w:rsidP="00B42E4D">
      <w:pPr>
        <w:pStyle w:val="RNABodyCopy"/>
        <w:numPr>
          <w:ilvl w:val="0"/>
          <w:numId w:val="60"/>
        </w:numPr>
        <w:ind w:left="1080" w:hanging="720"/>
        <w:rPr>
          <w:del w:id="1925" w:author="Ayush Mittal" w:date="2019-04-29T18:51:00Z"/>
        </w:rPr>
      </w:pPr>
      <w:del w:id="1926" w:author="Ayush Mittal" w:date="2019-04-29T18:51:00Z">
        <w:r w:rsidRPr="00C00498" w:rsidDel="00130D0F">
          <w:delText>Clinical Development: Clinical development consists of the following sub-phases:</w:delText>
        </w:r>
      </w:del>
    </w:p>
    <w:p w14:paraId="6F12684A" w14:textId="24ADA3B5" w:rsidR="00B42E4D" w:rsidRPr="00C00498" w:rsidDel="00130D0F" w:rsidRDefault="00B42E4D" w:rsidP="00B42E4D">
      <w:pPr>
        <w:pStyle w:val="RNABodyCopy"/>
        <w:numPr>
          <w:ilvl w:val="1"/>
          <w:numId w:val="60"/>
        </w:numPr>
        <w:rPr>
          <w:del w:id="1927" w:author="Ayush Mittal" w:date="2019-04-29T18:51:00Z"/>
        </w:rPr>
      </w:pPr>
      <w:del w:id="1928" w:author="Ayush Mittal" w:date="2019-04-29T18:51:00Z">
        <w:r w:rsidRPr="00C00498" w:rsidDel="00130D0F">
          <w:delText xml:space="preserve">Preclinical Testing: Once a lead compound is selected, its safety has to be tested in animals before human testing takes place.  Preclinical tests in animals are designed to study the effect of the drug and its metabolites in the living organism.  Preclinical studies are needed to see if the drug can safely be tested in humans.  The time for preclinical testing usually ranges from ten to twelve months.  </w:delText>
        </w:r>
      </w:del>
    </w:p>
    <w:p w14:paraId="3037D26C" w14:textId="54F03CC3" w:rsidR="00B42E4D" w:rsidRPr="00C00498" w:rsidDel="00130D0F" w:rsidRDefault="00B42E4D" w:rsidP="00B42E4D">
      <w:pPr>
        <w:pStyle w:val="RNABodyCopy"/>
        <w:numPr>
          <w:ilvl w:val="1"/>
          <w:numId w:val="60"/>
        </w:numPr>
        <w:rPr>
          <w:del w:id="1929" w:author="Ayush Mittal" w:date="2019-04-29T18:51:00Z"/>
        </w:rPr>
      </w:pPr>
      <w:del w:id="1930" w:author="Ayush Mittal" w:date="2019-04-29T18:51:00Z">
        <w:r w:rsidRPr="00C00498" w:rsidDel="00130D0F">
          <w:delText xml:space="preserve">Phase I trials: Phase I is the first phase of drug testing in humans.  Phase I is typically conducted in a small group of healthy volunteers (20-80) and is designed to evaluate safety, dose range and side effects.  The same questions as in preclinical testing are now assessed in humans.  Absorption of the drug (bioavailability) into the blood stream is studied, as well as the mechanism of action.  Furthermore, the safety profile of the drug is monitored and side effects are carefully studied and documented.  A license, which is granted upon study of preclinical data, is required to start human drug trials.  In the US, clinical trials cannot start prior to IND approval.  On average, drugs undergo Phase I clinical trials over a period of eighteen to twenty-two months.  </w:delText>
        </w:r>
      </w:del>
    </w:p>
    <w:p w14:paraId="689056AB" w14:textId="386AB626" w:rsidR="00B42E4D" w:rsidRPr="00C00498" w:rsidDel="00130D0F" w:rsidRDefault="00B42E4D" w:rsidP="00B42E4D">
      <w:pPr>
        <w:pStyle w:val="RNABodyCopy"/>
        <w:numPr>
          <w:ilvl w:val="1"/>
          <w:numId w:val="60"/>
        </w:numPr>
        <w:rPr>
          <w:del w:id="1931" w:author="Ayush Mittal" w:date="2019-04-29T18:51:00Z"/>
        </w:rPr>
      </w:pPr>
      <w:del w:id="1932" w:author="Ayush Mittal" w:date="2019-04-29T18:51:00Z">
        <w:r w:rsidRPr="00C00498" w:rsidDel="00130D0F">
          <w:delText xml:space="preserve">Phase II trials: In Phase II trials, the drug is studied in a group of people (100-300) having the condition to be treated.  Sometimes Phase II studies are broken into separate components.  Clinical Phase IIa studies are small studies to define the dose while Phase </w:delText>
        </w:r>
        <w:r w:rsidR="00B07CC3" w:rsidRPr="00C00498" w:rsidDel="00130D0F">
          <w:delText xml:space="preserve">IIb </w:delText>
        </w:r>
        <w:r w:rsidRPr="00C00498" w:rsidDel="00130D0F">
          <w:delText xml:space="preserve">studies are designed to prove effectiveness.  The goal of Phase II trials is to show the proof-of-concept of the drug (i.e., that it is safe and effective in the treatment of the target disease).  On average, drugs undergo Phase II clinical trials over a period of twenty-four to twenty-eight months.  </w:delText>
        </w:r>
      </w:del>
    </w:p>
    <w:p w14:paraId="0459CB5F" w14:textId="5B9C3B15" w:rsidR="00B42E4D" w:rsidRPr="00C00498" w:rsidDel="00130D0F" w:rsidRDefault="00B42E4D" w:rsidP="00B42E4D">
      <w:pPr>
        <w:pStyle w:val="RNABodyCopy"/>
        <w:numPr>
          <w:ilvl w:val="1"/>
          <w:numId w:val="60"/>
        </w:numPr>
        <w:rPr>
          <w:del w:id="1933" w:author="Ayush Mittal" w:date="2019-04-29T18:51:00Z"/>
        </w:rPr>
      </w:pPr>
      <w:del w:id="1934" w:author="Ayush Mittal" w:date="2019-04-29T18:51:00Z">
        <w:r w:rsidRPr="00C00498" w:rsidDel="00130D0F">
          <w:delText xml:space="preserve">Phase III trials: The drug is tested in a large group of patients (500-20,000) with the condition to be treated.  The main aim of this phase is to confirm the effectiveness of the treatment, to disclose any side effects, and to establish the right dosage.  On average, drugs undergo Phase III clinical trials over a period of twenty-eight to thirty-two months.  </w:delText>
        </w:r>
      </w:del>
    </w:p>
    <w:p w14:paraId="03DBA88C" w14:textId="5035067E" w:rsidR="00B42E4D" w:rsidRPr="00C00498" w:rsidDel="00130D0F" w:rsidRDefault="00B42E4D" w:rsidP="00B42E4D">
      <w:pPr>
        <w:pStyle w:val="RNABodyCopy"/>
        <w:numPr>
          <w:ilvl w:val="0"/>
          <w:numId w:val="60"/>
        </w:numPr>
        <w:ind w:left="1080" w:hanging="720"/>
        <w:rPr>
          <w:del w:id="1935" w:author="Ayush Mittal" w:date="2019-04-29T18:51:00Z"/>
        </w:rPr>
      </w:pPr>
      <w:del w:id="1936" w:author="Ayush Mittal" w:date="2019-04-29T18:51:00Z">
        <w:r w:rsidRPr="00C00498" w:rsidDel="00130D0F">
          <w:delText>Approval: A company files a new drug application (“NDA”) after successful clinical trials</w:delText>
        </w:r>
        <w:r w:rsidR="00C63330" w:rsidRPr="00C00498" w:rsidDel="00130D0F">
          <w:delText xml:space="preserve"> (or a biologics license application (“BLA”), as appropriate)</w:delText>
        </w:r>
        <w:r w:rsidRPr="00C00498" w:rsidDel="00130D0F">
          <w:delText xml:space="preserve">.  The FDA or European Medicines Agency (“EMA”) reviews the data and decides if the company is granted a marketing approval.  Possibly, the regulatory authority asks for further clinical trials or even rejects marketing approval.  The time for reviewing the drug ranges from sixteen to twenty months.  </w:delText>
        </w:r>
      </w:del>
    </w:p>
    <w:p w14:paraId="1CDDBCB5" w14:textId="1D46E3C5" w:rsidR="00B42E4D" w:rsidRPr="00C00498" w:rsidDel="00130D0F" w:rsidRDefault="00B42E4D" w:rsidP="00B42E4D">
      <w:pPr>
        <w:pStyle w:val="RNABodyCopy"/>
        <w:rPr>
          <w:del w:id="1937" w:author="Ayush Mittal" w:date="2019-04-29T18:51:00Z"/>
        </w:rPr>
      </w:pPr>
    </w:p>
    <w:p w14:paraId="63A52C5C" w14:textId="51A4FD17" w:rsidR="00147673" w:rsidRPr="00C00498" w:rsidDel="00130D0F" w:rsidRDefault="00B42E4D" w:rsidP="00B42E4D">
      <w:pPr>
        <w:pStyle w:val="RNABodyCopy"/>
        <w:rPr>
          <w:del w:id="1938" w:author="Ayush Mittal" w:date="2019-04-29T18:51:00Z"/>
        </w:rPr>
      </w:pPr>
      <w:del w:id="1939" w:author="Ayush Mittal" w:date="2019-04-29T18:51:00Z">
        <w:r w:rsidRPr="00C00498" w:rsidDel="00130D0F">
          <w:delText xml:space="preserve">RNA determined the development timelines for the IPR&amp;D Assets based on discussions with Management, the current </w:delText>
        </w:r>
        <w:r w:rsidR="006526C1" w:rsidRPr="00C00498" w:rsidDel="00130D0F">
          <w:delText>stage of development</w:delText>
        </w:r>
        <w:r w:rsidRPr="00C00498" w:rsidDel="00130D0F">
          <w:delText xml:space="preserve"> (as mentioned in the “Assets/Liabilities Overview” section above) of </w:delText>
        </w:r>
        <w:r w:rsidR="006526C1" w:rsidRPr="00C00498" w:rsidDel="00130D0F">
          <w:delText xml:space="preserve">the </w:delText>
        </w:r>
        <w:r w:rsidRPr="00C00498" w:rsidDel="00130D0F">
          <w:delText>IPR&amp;D Assets</w:delText>
        </w:r>
        <w:r w:rsidR="006526C1" w:rsidRPr="00C00498" w:rsidDel="00130D0F">
          <w:delText>,</w:delText>
        </w:r>
        <w:r w:rsidRPr="00C00498" w:rsidDel="00130D0F">
          <w:delText xml:space="preserve"> and industry standards for similar drugs.  Refer to Exhibits H.9 to H.11 for various published studies</w:delText>
        </w:r>
        <w:r w:rsidR="006526C1" w:rsidRPr="00C00498" w:rsidDel="00130D0F">
          <w:delText>, related clinical studies,</w:delText>
        </w:r>
        <w:r w:rsidRPr="00C00498" w:rsidDel="00130D0F">
          <w:delText xml:space="preserve"> and FDA guidance on drug development timelines.  </w:delText>
        </w:r>
      </w:del>
    </w:p>
    <w:p w14:paraId="00372B84" w14:textId="418E4A2D" w:rsidR="00147673" w:rsidRPr="00C00498" w:rsidDel="00130D0F" w:rsidRDefault="00147673" w:rsidP="00B42E4D">
      <w:pPr>
        <w:pStyle w:val="RNABodyCopy"/>
        <w:rPr>
          <w:del w:id="1940" w:author="Ayush Mittal" w:date="2019-04-29T18:51:00Z"/>
        </w:rPr>
      </w:pPr>
    </w:p>
    <w:p w14:paraId="019D27ED" w14:textId="0C0069D7" w:rsidR="00B42E4D" w:rsidRPr="00C00498" w:rsidDel="00130D0F" w:rsidRDefault="00147673" w:rsidP="00B42E4D">
      <w:pPr>
        <w:pStyle w:val="RNABodyCopy"/>
        <w:rPr>
          <w:del w:id="1941" w:author="Ayush Mittal" w:date="2019-04-29T18:51:00Z"/>
        </w:rPr>
      </w:pPr>
      <w:del w:id="1942" w:author="Ayush Mittal" w:date="2019-04-29T18:51:00Z">
        <w:r w:rsidRPr="00C00498" w:rsidDel="00130D0F">
          <w:delText>In general, timelines for the OTC Program and the MRT Platform Programs were estimated to be consistent as these products would likely be orphan disease treatments, which tend to require smaller study sizes (that ultimately make timelines shorter/faster).  For the CF Program, we estimated that timelines may be longer based on our observations of timelines for other CF products in the market.</w:delText>
        </w:r>
      </w:del>
    </w:p>
    <w:p w14:paraId="05115D1C" w14:textId="7307ECE5" w:rsidR="00B42E4D" w:rsidRPr="00C00498" w:rsidDel="00130D0F" w:rsidRDefault="00B42E4D" w:rsidP="00B42E4D">
      <w:pPr>
        <w:pStyle w:val="RNABodyCopy"/>
        <w:rPr>
          <w:del w:id="1943" w:author="Ayush Mittal" w:date="2019-04-29T18:51:00Z"/>
        </w:rPr>
      </w:pPr>
    </w:p>
    <w:p w14:paraId="062D9C85" w14:textId="13D981E6" w:rsidR="00B42E4D" w:rsidRPr="00C00498" w:rsidRDefault="00B73585" w:rsidP="00B42E4D">
      <w:pPr>
        <w:pStyle w:val="RNABodyCopy"/>
        <w:rPr>
          <w:b/>
        </w:rPr>
      </w:pPr>
      <w:r w:rsidRPr="00C00498">
        <w:rPr>
          <w:b/>
        </w:rPr>
        <w:t>REMAINING USEFUL LIFE</w:t>
      </w:r>
    </w:p>
    <w:p w14:paraId="1EDA52C6" w14:textId="172601B5" w:rsidR="00B42E4D" w:rsidRPr="00C00498" w:rsidRDefault="006526C1" w:rsidP="00130D0F">
      <w:pPr>
        <w:pStyle w:val="RNABodyCopy"/>
      </w:pPr>
      <w:del w:id="1944" w:author="Ayush Mittal" w:date="2019-04-29T18:51:00Z">
        <w:r w:rsidRPr="00C00498" w:rsidDel="00130D0F">
          <w:delText>U</w:delText>
        </w:r>
        <w:r w:rsidR="00B42E4D" w:rsidRPr="00C00498" w:rsidDel="00130D0F">
          <w:delText xml:space="preserve">nder the Patient Protection and Affordable Care Act (“PPACA”), and Biologics Price Competition and Innovation Act (“BPCIA”), new biologics are eligible for 12 years of market exclusivity, during which time the FDA cannot approve any biosimilar drugs.  As such, we have considered the period from commercialization to loss of exclusivity as 12 years.  Furthermore, based on the discussions with Management, and given that the sales of the products </w:delText>
        </w:r>
        <w:r w:rsidR="00013DD3" w:rsidRPr="00C00498" w:rsidDel="00130D0F">
          <w:delText xml:space="preserve">may </w:delText>
        </w:r>
        <w:r w:rsidR="00B42E4D" w:rsidRPr="00C00498" w:rsidDel="00130D0F">
          <w:delText xml:space="preserve">decline dramatically after patent expiration, we have assumed no sales after loss of exclusivity.  Based on </w:delText>
        </w:r>
        <w:r w:rsidRPr="00C00498" w:rsidDel="00130D0F">
          <w:delText>this</w:delText>
        </w:r>
        <w:r w:rsidR="00B43381" w:rsidRPr="00C00498" w:rsidDel="00130D0F">
          <w:delText xml:space="preserve"> commercialization period</w:delText>
        </w:r>
        <w:r w:rsidRPr="00C00498" w:rsidDel="00130D0F">
          <w:delText xml:space="preserve"> and the development timelines as discussed in the </w:delText>
        </w:r>
        <w:r w:rsidR="00B43381" w:rsidRPr="00C00498" w:rsidDel="00130D0F">
          <w:delText>“Drug Development Timelines” section above</w:delText>
        </w:r>
        <w:r w:rsidR="00B42E4D" w:rsidRPr="00C00498" w:rsidDel="00130D0F">
          <w:delText xml:space="preserve">, RNA estimated useful life for each IPR&amp;D Asset considering the development timelines and the period of commercial exclusivity of 12 years, and on an average determined a useful life of 20 years for each IPR&amp;D Asset.  </w:delText>
        </w:r>
        <w:r w:rsidR="00230A8D" w:rsidRPr="00C00498" w:rsidDel="00130D0F">
          <w:delText>We acknowledge that many factors can ultimately influence the economic life of a biopharmaceutical product, but given the early stage of development for the IPR&amp;D Assets we believe the estimate herein is reasonable</w:delText>
        </w:r>
      </w:del>
      <w:ins w:id="1945" w:author="Ayush Mittal" w:date="2019-04-29T18:51:00Z">
        <w:r w:rsidR="00130D0F">
          <w:t xml:space="preserve">Based on discussion, Management </w:t>
        </w:r>
        <w:r w:rsidR="00130D0F">
          <w:t xml:space="preserve">indicated that technologies are reviewed annually for upgrades and the sales cycle is typically three years with content full refreshes. </w:t>
        </w:r>
      </w:ins>
      <w:ins w:id="1946" w:author="Ayush Mittal" w:date="2019-04-29T18:52:00Z">
        <w:r w:rsidR="00130D0F">
          <w:t xml:space="preserve"> Considering </w:t>
        </w:r>
      </w:ins>
      <w:ins w:id="1947" w:author="Ayush Mittal" w:date="2019-04-29T18:51:00Z">
        <w:r w:rsidR="00130D0F">
          <w:t>this, we assumed that the developed technology will have a useful life of 10 years</w:t>
        </w:r>
      </w:ins>
      <w:ins w:id="1948" w:author="Ayush Mittal" w:date="2019-04-29T18:52:00Z">
        <w:r w:rsidR="00130D0F">
          <w:t xml:space="preserve"> b</w:t>
        </w:r>
      </w:ins>
      <w:ins w:id="1949" w:author="Ayush Mittal" w:date="2019-04-29T18:51:00Z">
        <w:r w:rsidR="00130D0F">
          <w:t xml:space="preserve">efore it </w:t>
        </w:r>
      </w:ins>
      <w:ins w:id="1950" w:author="Ayush Mittal" w:date="2019-04-29T18:52:00Z">
        <w:r w:rsidR="00130D0F">
          <w:t xml:space="preserve">becomes absolute and is </w:t>
        </w:r>
      </w:ins>
      <w:ins w:id="1951" w:author="Ayush Mittal" w:date="2019-04-29T18:51:00Z">
        <w:r w:rsidR="00130D0F">
          <w:t>replaced by a new technology.</w:t>
        </w:r>
      </w:ins>
      <w:del w:id="1952" w:author="Ayush Mittal" w:date="2019-04-29T18:52:00Z">
        <w:r w:rsidR="00230A8D" w:rsidRPr="00C00498" w:rsidDel="00130D0F">
          <w:delText>.</w:delText>
        </w:r>
      </w:del>
    </w:p>
    <w:p w14:paraId="039006F0" w14:textId="77777777" w:rsidR="00B42E4D" w:rsidRPr="00C00498" w:rsidRDefault="00B42E4D" w:rsidP="00FD6C31">
      <w:pPr>
        <w:pStyle w:val="RNABodyCopy"/>
        <w:rPr>
          <w:b/>
        </w:rPr>
      </w:pPr>
    </w:p>
    <w:p w14:paraId="39B6249E" w14:textId="63E97456" w:rsidR="004C6623" w:rsidRPr="00C00498" w:rsidRDefault="00B73585" w:rsidP="00FD6C31">
      <w:pPr>
        <w:pStyle w:val="RNABodyCopy"/>
        <w:rPr>
          <w:b/>
        </w:rPr>
      </w:pPr>
      <w:r w:rsidRPr="00C00498">
        <w:rPr>
          <w:b/>
        </w:rPr>
        <w:t>VALUE CONCLUSION</w:t>
      </w:r>
    </w:p>
    <w:p w14:paraId="0BE58E8F" w14:textId="3496BC31" w:rsidR="00B110BA" w:rsidRPr="00C00498" w:rsidRDefault="004C6623" w:rsidP="00FD6C31">
      <w:pPr>
        <w:pStyle w:val="RNABodyCopy"/>
      </w:pPr>
      <w:r w:rsidRPr="00C00498">
        <w:t xml:space="preserve">RNA </w:t>
      </w:r>
      <w:r w:rsidR="0007657A" w:rsidRPr="00C00498">
        <w:t xml:space="preserve">estimated the value of each of the IPR&amp;D Assets based on the structure described in Table </w:t>
      </w:r>
      <w:r w:rsidR="004468B5" w:rsidRPr="00C00498">
        <w:t>2</w:t>
      </w:r>
      <w:r w:rsidR="0007657A" w:rsidRPr="00C00498">
        <w:t xml:space="preserve"> above </w:t>
      </w:r>
      <w:r w:rsidR="004468B5" w:rsidRPr="00C00498">
        <w:t xml:space="preserve">and </w:t>
      </w:r>
      <w:r w:rsidR="0007657A" w:rsidRPr="00C00498">
        <w:t>considering the above assumptions</w:t>
      </w:r>
      <w:r w:rsidRPr="00C00498">
        <w:t>.</w:t>
      </w:r>
      <w:r w:rsidR="00DB4DAB" w:rsidRPr="00C00498">
        <w:t xml:space="preserve">  </w:t>
      </w:r>
      <w:r w:rsidR="00BF3F1A" w:rsidRPr="00C00498">
        <w:t xml:space="preserve">RNA applied </w:t>
      </w:r>
      <w:r w:rsidR="00B110BA" w:rsidRPr="00C00498">
        <w:t xml:space="preserve">the </w:t>
      </w:r>
      <w:r w:rsidR="00BF3F1A" w:rsidRPr="00C00498">
        <w:t xml:space="preserve">mid-period discounting convention, and </w:t>
      </w:r>
      <w:r w:rsidR="00F65447" w:rsidRPr="00C00498">
        <w:t>developed</w:t>
      </w:r>
      <w:r w:rsidR="00BF3F1A" w:rsidRPr="00C00498">
        <w:t xml:space="preserve"> projections </w:t>
      </w:r>
      <w:r w:rsidR="00F65447" w:rsidRPr="00C00498">
        <w:t xml:space="preserve">starting in </w:t>
      </w:r>
      <w:del w:id="1953" w:author="Ayush Mittal" w:date="2019-04-29T18:53:00Z">
        <w:r w:rsidR="00BF3F1A" w:rsidRPr="00C00498" w:rsidDel="00796DF7">
          <w:delText xml:space="preserve">2017 </w:delText>
        </w:r>
      </w:del>
      <w:ins w:id="1954" w:author="Ayush Mittal" w:date="2019-04-29T18:53:00Z">
        <w:r w:rsidR="00796DF7" w:rsidRPr="00C00498">
          <w:t>201</w:t>
        </w:r>
        <w:r w:rsidR="00796DF7">
          <w:t>8</w:t>
        </w:r>
      </w:ins>
      <w:ins w:id="1955" w:author="Ayush Mittal" w:date="2019-04-29T18:54:00Z">
        <w:r w:rsidR="00796DF7">
          <w:t xml:space="preserve"> through 2028</w:t>
        </w:r>
      </w:ins>
      <w:del w:id="1956" w:author="Ayush Mittal" w:date="2019-04-29T18:54:00Z">
        <w:r w:rsidR="00BF3F1A" w:rsidRPr="00C00498" w:rsidDel="00796DF7">
          <w:delText>considering the proximity of the Valuation Date to the end of 2016</w:delText>
        </w:r>
      </w:del>
      <w:r w:rsidR="00BF3F1A" w:rsidRPr="00C00498">
        <w:t xml:space="preserve">.  </w:t>
      </w:r>
      <w:del w:id="1957" w:author="Ayush Mittal" w:date="2019-04-29T18:54:00Z">
        <w:r w:rsidR="00BF3F1A" w:rsidRPr="00C00498" w:rsidDel="00796DF7">
          <w:delText>Based on our discussions with Management and our review of the expected costs for the Transaction, there was no information breaking out the costs during the last week of December 2016, and no meaningful development activity/costs were expected in that week</w:delText>
        </w:r>
        <w:r w:rsidR="00B110BA" w:rsidRPr="00C00498" w:rsidDel="00796DF7">
          <w:delText xml:space="preserve"> (primarily given holidays)</w:delText>
        </w:r>
        <w:r w:rsidR="00BF3F1A" w:rsidRPr="00C00498" w:rsidDel="00796DF7">
          <w:delText xml:space="preserve">. </w:delText>
        </w:r>
      </w:del>
      <w:r w:rsidR="00BF3F1A" w:rsidRPr="00C00498">
        <w:t xml:space="preserve"> </w:t>
      </w:r>
    </w:p>
    <w:p w14:paraId="4ADD5DDF" w14:textId="77777777" w:rsidR="00B110BA" w:rsidRPr="00C00498" w:rsidRDefault="00B110BA" w:rsidP="00FD6C31">
      <w:pPr>
        <w:pStyle w:val="RNABodyCopy"/>
      </w:pPr>
    </w:p>
    <w:p w14:paraId="68FBB5E7" w14:textId="33A1EC3A" w:rsidR="00B110BA" w:rsidRPr="00C00498" w:rsidDel="00796DF7" w:rsidRDefault="00B110BA" w:rsidP="00FD6C31">
      <w:pPr>
        <w:pStyle w:val="RNABodyCopy"/>
        <w:rPr>
          <w:del w:id="1958" w:author="Ayush Mittal" w:date="2019-04-29T18:54:00Z"/>
        </w:rPr>
      </w:pPr>
      <w:del w:id="1959" w:author="Ayush Mittal" w:date="2019-04-29T18:54:00Z">
        <w:r w:rsidRPr="00C00498" w:rsidDel="00796DF7">
          <w:delText>C</w:delText>
        </w:r>
        <w:r w:rsidR="00DB4DAB" w:rsidRPr="00C00498" w:rsidDel="00796DF7">
          <w:delText>onsidering the early stage of development of the</w:delText>
        </w:r>
        <w:r w:rsidR="00DC1F30" w:rsidRPr="00C00498" w:rsidDel="00796DF7">
          <w:delText xml:space="preserve"> IPR&amp;D assets</w:delText>
        </w:r>
        <w:r w:rsidR="0007657A" w:rsidRPr="00C00498" w:rsidDel="00796DF7">
          <w:delText>, there may be a range of peak sales possible for a given IPR&amp;D Asset</w:delText>
        </w:r>
        <w:r w:rsidR="00794F06" w:rsidRPr="00C00498" w:rsidDel="00796DF7">
          <w:delText xml:space="preserve">.  </w:delText>
        </w:r>
        <w:r w:rsidR="004468B5" w:rsidRPr="00C00498" w:rsidDel="00796DF7">
          <w:delText>As such, b</w:delText>
        </w:r>
        <w:r w:rsidR="00794F06" w:rsidRPr="00C00498" w:rsidDel="00796DF7">
          <w:delText>ased on discussions with Management</w:delText>
        </w:r>
        <w:r w:rsidR="000B2292" w:rsidRPr="00C00498" w:rsidDel="00796DF7">
          <w:delText>,</w:delText>
        </w:r>
        <w:r w:rsidR="004468B5" w:rsidRPr="00C00498" w:rsidDel="00796DF7">
          <w:delText xml:space="preserve"> observation of peak sales </w:delText>
        </w:r>
        <w:r w:rsidR="000B2292" w:rsidRPr="00C00498" w:rsidDel="00796DF7">
          <w:delText>of marketed and pipeline products, and estimates of the expected market size for the various indications</w:delText>
        </w:r>
        <w:r w:rsidR="00794F06" w:rsidRPr="00C00498" w:rsidDel="00796DF7">
          <w:delText>, RNA determined a range of peak sales for each IPR&amp;D Asset, and assigned a probability to each.</w:delText>
        </w:r>
        <w:r w:rsidR="004C6623" w:rsidRPr="00C00498" w:rsidDel="00796DF7">
          <w:delText xml:space="preserve">  </w:delText>
        </w:r>
        <w:r w:rsidR="000B2292" w:rsidRPr="00C00498" w:rsidDel="00796DF7">
          <w:delText>Also</w:delText>
        </w:r>
        <w:r w:rsidR="004C6623" w:rsidRPr="00C00498" w:rsidDel="00796DF7">
          <w:delText xml:space="preserve">, </w:delText>
        </w:r>
        <w:r w:rsidR="000B2292" w:rsidRPr="00C00498" w:rsidDel="00796DF7">
          <w:delText xml:space="preserve">given that the IPR&amp;D Assets are at an early stage of development, </w:delText>
        </w:r>
        <w:r w:rsidR="00C70053" w:rsidRPr="00C00498" w:rsidDel="00796DF7">
          <w:delText xml:space="preserve">for each of the IPR&amp;D Asset, </w:delText>
        </w:r>
        <w:r w:rsidR="004C6623" w:rsidRPr="00C00498" w:rsidDel="00796DF7">
          <w:delText xml:space="preserve">RNA performed </w:delText>
        </w:r>
        <w:r w:rsidR="000B2292" w:rsidRPr="00C00498" w:rsidDel="00796DF7">
          <w:delText xml:space="preserve">a </w:delText>
        </w:r>
        <w:r w:rsidR="004C6623" w:rsidRPr="00C00498" w:rsidDel="00796DF7">
          <w:delText xml:space="preserve">sensitivity analysis </w:delText>
        </w:r>
        <w:r w:rsidR="000B2292" w:rsidRPr="00C00498" w:rsidDel="00796DF7">
          <w:delText xml:space="preserve">by estimating different </w:delText>
        </w:r>
        <w:r w:rsidR="008E0902" w:rsidRPr="00C00498" w:rsidDel="00796DF7">
          <w:delText>peak sales value</w:delText>
        </w:r>
        <w:r w:rsidR="00794F06" w:rsidRPr="00C00498" w:rsidDel="00796DF7">
          <w:delText>s</w:delText>
        </w:r>
        <w:r w:rsidR="008E0902" w:rsidRPr="00C00498" w:rsidDel="00796DF7">
          <w:delText xml:space="preserve"> </w:delText>
        </w:r>
        <w:r w:rsidR="00C70053" w:rsidRPr="00C00498" w:rsidDel="00796DF7">
          <w:delText>and assigning the corresponding probabilities to each of the peak sales scenarios.</w:delText>
        </w:r>
        <w:r w:rsidR="009A775C" w:rsidRPr="00C00498" w:rsidDel="00796DF7">
          <w:delText xml:space="preserve">  RNA assigned the highest probability to the peak sales number which we estimated as most likely based on the above considerations, and created a distribution around the peak with the mid-case peak sales at 45.0% probability, the next two cases (one on either side of the mid-case) probability adding up to 45%, and the final 10% probability split amongst the outer ends of the ranges.  We had probabilities slightly skew above the mid-case considering the factors supporting a higher potential for outperforming the mid-case, such as growth in the market place, inflation and other factors.</w:delText>
        </w:r>
        <w:r w:rsidR="00C70053" w:rsidRPr="00C00498" w:rsidDel="00796DF7">
          <w:delText xml:space="preserve">  </w:delText>
        </w:r>
      </w:del>
    </w:p>
    <w:p w14:paraId="5A0E3A31" w14:textId="65F03CDE" w:rsidR="00B110BA" w:rsidRPr="00C00498" w:rsidDel="00796DF7" w:rsidRDefault="00B110BA" w:rsidP="00FD6C31">
      <w:pPr>
        <w:pStyle w:val="RNABodyCopy"/>
        <w:rPr>
          <w:del w:id="1960" w:author="Ayush Mittal" w:date="2019-04-29T18:54:00Z"/>
        </w:rPr>
      </w:pPr>
    </w:p>
    <w:p w14:paraId="04ED6803" w14:textId="464D1BFE" w:rsidR="004C6623" w:rsidRPr="00C00498" w:rsidRDefault="00C70053" w:rsidP="00FD6C31">
      <w:pPr>
        <w:pStyle w:val="RNABodyCopy"/>
      </w:pPr>
      <w:del w:id="1961" w:author="Ayush Mittal" w:date="2019-04-29T18:54:00Z">
        <w:r w:rsidRPr="00C00498" w:rsidDel="00796DF7">
          <w:delText xml:space="preserve">Thereafter, RNA </w:delText>
        </w:r>
        <w:r w:rsidR="008E0902" w:rsidRPr="00C00498" w:rsidDel="00796DF7">
          <w:delText>calculate</w:delText>
        </w:r>
        <w:r w:rsidRPr="00C00498" w:rsidDel="00796DF7">
          <w:delText>d</w:delText>
        </w:r>
        <w:r w:rsidR="008E0902" w:rsidRPr="00C00498" w:rsidDel="00796DF7">
          <w:delText xml:space="preserve"> </w:delText>
        </w:r>
        <w:r w:rsidRPr="00C00498" w:rsidDel="00796DF7">
          <w:delText xml:space="preserve">and concluded </w:delText>
        </w:r>
        <w:r w:rsidR="008E0902" w:rsidRPr="00C00498" w:rsidDel="00796DF7">
          <w:delText xml:space="preserve">the probability weighted average value </w:delText>
        </w:r>
        <w:r w:rsidRPr="00C00498" w:rsidDel="00796DF7">
          <w:delText>for the respective</w:delText>
        </w:r>
        <w:r w:rsidR="008E0902" w:rsidRPr="00C00498" w:rsidDel="00796DF7">
          <w:delText xml:space="preserve"> IPR&amp;D Assets.  </w:delText>
        </w:r>
        <w:r w:rsidR="00230A8D" w:rsidRPr="00C00498" w:rsidDel="00796DF7">
          <w:delText xml:space="preserve">These analyses intended to give us a sense of the sensitivity to valuation under different assumptions (including expectations around achieving certain sales milestones) noting that the IPR&amp;D Assets are at a very early stage of development, very little information exists regarding the commercial viability of the underlying products, and the mRNA market is at a very early stage as well.  </w:delText>
        </w:r>
      </w:del>
      <w:r w:rsidR="008E0902" w:rsidRPr="00C00498">
        <w:t>Refer to Exhibits C.</w:t>
      </w:r>
      <w:del w:id="1962" w:author="Ayush Mittal" w:date="2019-04-29T18:54:00Z">
        <w:r w:rsidR="005E5547" w:rsidRPr="00C00498" w:rsidDel="00796DF7">
          <w:delText>1</w:delText>
        </w:r>
        <w:r w:rsidR="008E0902" w:rsidRPr="00C00498" w:rsidDel="00796DF7">
          <w:delText xml:space="preserve"> </w:delText>
        </w:r>
      </w:del>
      <w:ins w:id="1963" w:author="Ayush Mittal" w:date="2019-04-29T18:54:00Z">
        <w:r w:rsidR="00796DF7">
          <w:t>3</w:t>
        </w:r>
        <w:r w:rsidR="00796DF7" w:rsidRPr="00C00498">
          <w:t xml:space="preserve"> </w:t>
        </w:r>
      </w:ins>
      <w:del w:id="1964" w:author="Ayush Mittal" w:date="2019-04-29T18:55:00Z">
        <w:r w:rsidR="008E0902" w:rsidRPr="00C00498" w:rsidDel="00796DF7">
          <w:delText xml:space="preserve">through </w:delText>
        </w:r>
      </w:del>
      <w:ins w:id="1965" w:author="Ayush Mittal" w:date="2019-04-29T18:55:00Z">
        <w:r w:rsidR="00796DF7">
          <w:t xml:space="preserve">and </w:t>
        </w:r>
      </w:ins>
      <w:bookmarkStart w:id="1966" w:name="_GoBack"/>
      <w:bookmarkEnd w:id="1966"/>
      <w:r w:rsidR="008E0902" w:rsidRPr="00C00498">
        <w:t>C.</w:t>
      </w:r>
      <w:del w:id="1967" w:author="Ayush Mittal" w:date="2019-04-29T18:54:00Z">
        <w:r w:rsidR="008E0902" w:rsidRPr="00C00498" w:rsidDel="00796DF7">
          <w:delText xml:space="preserve">6 </w:delText>
        </w:r>
      </w:del>
      <w:ins w:id="1968" w:author="Ayush Mittal" w:date="2019-04-29T18:54:00Z">
        <w:r w:rsidR="00796DF7">
          <w:t>5</w:t>
        </w:r>
        <w:r w:rsidR="00796DF7" w:rsidRPr="00C00498">
          <w:t xml:space="preserve"> </w:t>
        </w:r>
      </w:ins>
      <w:r w:rsidR="008E0902" w:rsidRPr="00C00498">
        <w:t xml:space="preserve">for further details.  </w:t>
      </w:r>
    </w:p>
    <w:p w14:paraId="74A4A539" w14:textId="77777777" w:rsidR="00423BBC" w:rsidRPr="00C00498" w:rsidRDefault="00423BBC" w:rsidP="00FD6C31">
      <w:pPr>
        <w:pStyle w:val="RNABodyCopy"/>
      </w:pPr>
    </w:p>
    <w:p w14:paraId="45F38248" w14:textId="12B5AD8B" w:rsidR="00D6381A" w:rsidRPr="00C00498" w:rsidRDefault="00D6381A" w:rsidP="00264D7C">
      <w:pPr>
        <w:pStyle w:val="RNABodyCopy"/>
        <w:spacing w:before="140" w:after="60"/>
        <w:outlineLvl w:val="2"/>
        <w:rPr>
          <w:color w:val="DE9C2F" w:themeColor="accent4"/>
          <w:sz w:val="26"/>
          <w:szCs w:val="26"/>
        </w:rPr>
      </w:pPr>
      <w:r w:rsidRPr="00C00498">
        <w:rPr>
          <w:color w:val="DE9C2F" w:themeColor="accent4"/>
          <w:sz w:val="26"/>
          <w:szCs w:val="26"/>
        </w:rPr>
        <w:t xml:space="preserve">IPR&amp;D Assets – Details </w:t>
      </w:r>
    </w:p>
    <w:p w14:paraId="5ECF68D6" w14:textId="20E5D798" w:rsidR="00D6381A" w:rsidRPr="00C00498" w:rsidRDefault="00B73585">
      <w:pPr>
        <w:pStyle w:val="RNABodyCopy"/>
        <w:rPr>
          <w:b/>
        </w:rPr>
      </w:pPr>
      <w:r w:rsidRPr="00C00498">
        <w:rPr>
          <w:b/>
        </w:rPr>
        <w:t>CF PROGRAM</w:t>
      </w:r>
    </w:p>
    <w:p w14:paraId="3562BE04" w14:textId="78C8A1B8" w:rsidR="00D6381A" w:rsidRPr="00C00498" w:rsidRDefault="00D6381A">
      <w:pPr>
        <w:pStyle w:val="RNABodyCopy"/>
      </w:pPr>
      <w:r w:rsidRPr="00C00498">
        <w:t xml:space="preserve">To determine the value associated with the </w:t>
      </w:r>
      <w:r w:rsidR="00794F06" w:rsidRPr="00C00498">
        <w:t>CF Program</w:t>
      </w:r>
      <w:r w:rsidRPr="00C00498">
        <w:t xml:space="preserve">, RNA considered the following </w:t>
      </w:r>
      <w:r w:rsidR="005E5547" w:rsidRPr="00C00498">
        <w:t xml:space="preserve">key </w:t>
      </w:r>
      <w:r w:rsidR="00794F06" w:rsidRPr="00C00498">
        <w:t>assumptions to</w:t>
      </w:r>
      <w:r w:rsidRPr="00C00498">
        <w:t xml:space="preserve"> develop the </w:t>
      </w:r>
      <w:proofErr w:type="spellStart"/>
      <w:r w:rsidRPr="00C00498">
        <w:t>rNPV</w:t>
      </w:r>
      <w:proofErr w:type="spellEnd"/>
      <w:r w:rsidRPr="00C00498">
        <w:t xml:space="preserve"> analysis:</w:t>
      </w:r>
    </w:p>
    <w:p w14:paraId="2A72924D" w14:textId="77777777" w:rsidR="00D6381A" w:rsidRPr="00C00498" w:rsidRDefault="00D6381A">
      <w:pPr>
        <w:pStyle w:val="RNABodyCopy"/>
      </w:pPr>
    </w:p>
    <w:p w14:paraId="28206D88" w14:textId="03727EAE" w:rsidR="00D6381A" w:rsidRPr="00C00498" w:rsidRDefault="00E96A49" w:rsidP="00264D7C">
      <w:pPr>
        <w:pStyle w:val="RNABodyCopy"/>
        <w:numPr>
          <w:ilvl w:val="0"/>
          <w:numId w:val="62"/>
        </w:numPr>
        <w:ind w:left="1080" w:hanging="720"/>
      </w:pPr>
      <w:r w:rsidRPr="00C00498">
        <w:t xml:space="preserve">Net Revenues: Net </w:t>
      </w:r>
      <w:r w:rsidR="00583019" w:rsidRPr="00C00498">
        <w:t>r</w:t>
      </w:r>
      <w:r w:rsidRPr="00C00498">
        <w:t>evenues were forecast based on the WW sales estimates</w:t>
      </w:r>
      <w:r w:rsidR="00230A8D" w:rsidRPr="00C00498">
        <w:t xml:space="preserve"> consisting of peak sales and penetration curve assumptions</w:t>
      </w:r>
      <w:r w:rsidRPr="00C00498">
        <w:t xml:space="preserve">.  </w:t>
      </w:r>
      <w:r w:rsidR="001E3783" w:rsidRPr="00C00498">
        <w:t xml:space="preserve">Refer to </w:t>
      </w:r>
      <w:r w:rsidR="00DF31F3" w:rsidRPr="00C00498">
        <w:t>Exhibit H.3 for further details; and</w:t>
      </w:r>
      <w:r w:rsidR="001E3783" w:rsidRPr="00C00498">
        <w:t xml:space="preserve">  </w:t>
      </w:r>
    </w:p>
    <w:p w14:paraId="2385631E" w14:textId="3518AA92" w:rsidR="00E96A49" w:rsidRPr="00C00498" w:rsidRDefault="00E96A49" w:rsidP="00264D7C">
      <w:pPr>
        <w:pStyle w:val="RNABodyCopy"/>
        <w:numPr>
          <w:ilvl w:val="0"/>
          <w:numId w:val="62"/>
        </w:numPr>
        <w:ind w:left="1080" w:hanging="720"/>
      </w:pPr>
      <w:r w:rsidRPr="00C00498">
        <w:t xml:space="preserve">Phase of Development: </w:t>
      </w:r>
      <w:r w:rsidR="00230A8D" w:rsidRPr="00C00498">
        <w:t xml:space="preserve">The CF Program </w:t>
      </w:r>
      <w:r w:rsidRPr="00C00498">
        <w:t xml:space="preserve">is </w:t>
      </w:r>
      <w:r w:rsidR="00230A8D" w:rsidRPr="00C00498">
        <w:t xml:space="preserve">currently in the preclinical stage, is </w:t>
      </w:r>
      <w:r w:rsidRPr="00C00498">
        <w:t xml:space="preserve">expected to initiate </w:t>
      </w:r>
      <w:r w:rsidR="00230A8D" w:rsidRPr="00C00498">
        <w:t xml:space="preserve">clinical trials </w:t>
      </w:r>
      <w:r w:rsidRPr="00C00498">
        <w:t xml:space="preserve">in </w:t>
      </w:r>
      <w:r w:rsidR="00230A8D" w:rsidRPr="00C00498">
        <w:t xml:space="preserve">2018, </w:t>
      </w:r>
      <w:r w:rsidRPr="00C00498">
        <w:t xml:space="preserve">and is expected to </w:t>
      </w:r>
      <w:r w:rsidR="00230A8D" w:rsidRPr="00C00498">
        <w:t>reach the market</w:t>
      </w:r>
      <w:r w:rsidR="002E7A1C" w:rsidRPr="00C00498">
        <w:t xml:space="preserve"> </w:t>
      </w:r>
      <w:r w:rsidRPr="00C00498">
        <w:t>in 2027</w:t>
      </w:r>
      <w:r w:rsidR="00230A8D" w:rsidRPr="00C00498">
        <w:t xml:space="preserve"> given estimated development timelines</w:t>
      </w:r>
      <w:r w:rsidRPr="00C00498">
        <w:t xml:space="preserve">.    </w:t>
      </w:r>
    </w:p>
    <w:p w14:paraId="6E223F15" w14:textId="77777777" w:rsidR="001E3783" w:rsidRPr="00C00498" w:rsidRDefault="001E3783" w:rsidP="00264D7C">
      <w:pPr>
        <w:pStyle w:val="RNABodyCopy"/>
      </w:pPr>
    </w:p>
    <w:p w14:paraId="00022A6D" w14:textId="77506259" w:rsidR="001E3783" w:rsidRPr="00C00498" w:rsidRDefault="001E3783" w:rsidP="00264D7C">
      <w:pPr>
        <w:pStyle w:val="RNABodyCopy"/>
      </w:pPr>
      <w:r w:rsidRPr="00C00498">
        <w:t xml:space="preserve">RNA performed </w:t>
      </w:r>
      <w:r w:rsidR="00230A8D" w:rsidRPr="00C00498">
        <w:t xml:space="preserve">a </w:t>
      </w:r>
      <w:r w:rsidRPr="00C00498">
        <w:t xml:space="preserve">sensitivity analysis </w:t>
      </w:r>
      <w:r w:rsidR="00230A8D" w:rsidRPr="00C00498">
        <w:t xml:space="preserve">of </w:t>
      </w:r>
      <w:r w:rsidRPr="00C00498">
        <w:t xml:space="preserve">peak sales </w:t>
      </w:r>
      <w:r w:rsidR="00230A8D" w:rsidRPr="00C00498">
        <w:t xml:space="preserve">for </w:t>
      </w:r>
      <w:r w:rsidRPr="00C00498">
        <w:t xml:space="preserve">the CF Program to calculate and conclude </w:t>
      </w:r>
      <w:r w:rsidR="00230A8D" w:rsidRPr="00C00498">
        <w:t xml:space="preserve">to </w:t>
      </w:r>
      <w:r w:rsidRPr="00C00498">
        <w:t>the probability weighted average value of the CF Program at $</w:t>
      </w:r>
      <w:r w:rsidR="00356421" w:rsidRPr="00C00498">
        <w:t>42</w:t>
      </w:r>
      <w:r w:rsidRPr="00C00498">
        <w:t>.</w:t>
      </w:r>
      <w:r w:rsidR="00F64CE6" w:rsidRPr="00C00498">
        <w:t>3</w:t>
      </w:r>
      <w:r w:rsidR="00356421" w:rsidRPr="00C00498">
        <w:t xml:space="preserve"> </w:t>
      </w:r>
      <w:r w:rsidRPr="00C00498">
        <w:t xml:space="preserve">million.  Refer to Exhibit C.2 for details on the </w:t>
      </w:r>
      <w:proofErr w:type="spellStart"/>
      <w:r w:rsidRPr="00C00498">
        <w:t>rNPV</w:t>
      </w:r>
      <w:proofErr w:type="spellEnd"/>
      <w:r w:rsidRPr="00C00498">
        <w:t xml:space="preserve"> analysis, and Exhibit B.1 for </w:t>
      </w:r>
      <w:proofErr w:type="spellStart"/>
      <w:r w:rsidRPr="00C00498">
        <w:t>rNPV</w:t>
      </w:r>
      <w:proofErr w:type="spellEnd"/>
      <w:r w:rsidRPr="00C00498">
        <w:t xml:space="preserve"> assumptions.  </w:t>
      </w:r>
    </w:p>
    <w:p w14:paraId="55F5D48C" w14:textId="77777777" w:rsidR="00D6381A" w:rsidRPr="00C00498" w:rsidRDefault="00D6381A">
      <w:pPr>
        <w:pStyle w:val="RNABodyCopy"/>
        <w:rPr>
          <w:color w:val="DE9C2F" w:themeColor="accent4"/>
          <w:sz w:val="26"/>
          <w:szCs w:val="26"/>
        </w:rPr>
      </w:pPr>
    </w:p>
    <w:p w14:paraId="72654C46" w14:textId="29269607" w:rsidR="001E3783" w:rsidRPr="00C00498" w:rsidRDefault="00B73585" w:rsidP="009C143C">
      <w:pPr>
        <w:pStyle w:val="RNABodyCopy"/>
        <w:keepNext/>
        <w:rPr>
          <w:b/>
        </w:rPr>
      </w:pPr>
      <w:r w:rsidRPr="00C00498">
        <w:rPr>
          <w:b/>
        </w:rPr>
        <w:t>OTC PROGRAM</w:t>
      </w:r>
    </w:p>
    <w:p w14:paraId="332C1297" w14:textId="75512D95" w:rsidR="001E3783" w:rsidRPr="00C00498" w:rsidRDefault="001E3783" w:rsidP="009C143C">
      <w:pPr>
        <w:pStyle w:val="RNABodyCopy"/>
        <w:keepNext/>
      </w:pPr>
      <w:r w:rsidRPr="00C00498">
        <w:t xml:space="preserve">To determine the value associated with the </w:t>
      </w:r>
      <w:r w:rsidR="002E7A1C" w:rsidRPr="00C00498">
        <w:t>OTC Program</w:t>
      </w:r>
      <w:r w:rsidRPr="00C00498">
        <w:t xml:space="preserve">, RNA considered the following </w:t>
      </w:r>
      <w:r w:rsidR="002E7A1C" w:rsidRPr="00C00498">
        <w:t>key assumptions to</w:t>
      </w:r>
      <w:r w:rsidRPr="00C00498">
        <w:t xml:space="preserve"> develop the </w:t>
      </w:r>
      <w:proofErr w:type="spellStart"/>
      <w:r w:rsidRPr="00C00498">
        <w:t>rNPV</w:t>
      </w:r>
      <w:proofErr w:type="spellEnd"/>
      <w:r w:rsidRPr="00C00498">
        <w:t xml:space="preserve"> analysis:</w:t>
      </w:r>
    </w:p>
    <w:p w14:paraId="3CD1F9C1" w14:textId="77777777" w:rsidR="001E3783" w:rsidRPr="00C00498" w:rsidRDefault="001E3783" w:rsidP="001E3783">
      <w:pPr>
        <w:pStyle w:val="RNABodyCopy"/>
      </w:pPr>
    </w:p>
    <w:p w14:paraId="5E674537" w14:textId="6D59F793" w:rsidR="001E3783" w:rsidRPr="00C00498" w:rsidRDefault="001E3783" w:rsidP="00264D7C">
      <w:pPr>
        <w:pStyle w:val="RNABodyCopy"/>
        <w:numPr>
          <w:ilvl w:val="0"/>
          <w:numId w:val="63"/>
        </w:numPr>
        <w:ind w:left="1080" w:hanging="720"/>
      </w:pPr>
      <w:r w:rsidRPr="00C00498">
        <w:t xml:space="preserve">Net Revenues: </w:t>
      </w:r>
      <w:r w:rsidR="00230A8D" w:rsidRPr="00C00498">
        <w:t>Net revenues were forecast based on the WW sales estimates consisting of peak sales and penetration curve assumptions</w:t>
      </w:r>
      <w:r w:rsidRPr="00C00498">
        <w:t xml:space="preserve">.  </w:t>
      </w:r>
      <w:r w:rsidR="00DF31F3" w:rsidRPr="00C00498">
        <w:t xml:space="preserve">Refer to Exhibit H.4 for further details;  </w:t>
      </w:r>
    </w:p>
    <w:p w14:paraId="3AD74298" w14:textId="34FE9BB4" w:rsidR="001E3783" w:rsidRPr="00C00498" w:rsidRDefault="001E3783" w:rsidP="00264D7C">
      <w:pPr>
        <w:pStyle w:val="RNABodyCopy"/>
        <w:numPr>
          <w:ilvl w:val="0"/>
          <w:numId w:val="63"/>
        </w:numPr>
        <w:ind w:left="1080" w:hanging="720"/>
      </w:pPr>
      <w:r w:rsidRPr="00C00498">
        <w:t xml:space="preserve">Phase of Development: </w:t>
      </w:r>
      <w:r w:rsidR="00230A8D" w:rsidRPr="00C00498">
        <w:t>The OTC Program is currently in the preclinical stage, is expected to initiate clinical trials in 2018, and is expected to reach the market in 2025 given estimated development timelines</w:t>
      </w:r>
      <w:r w:rsidR="00DF31F3" w:rsidRPr="00C00498">
        <w:t>; and</w:t>
      </w:r>
      <w:r w:rsidRPr="00C00498">
        <w:t xml:space="preserve">  </w:t>
      </w:r>
    </w:p>
    <w:p w14:paraId="62ABD74A" w14:textId="29B29D02" w:rsidR="00DF31F3" w:rsidRPr="00C00498" w:rsidRDefault="00DF31F3" w:rsidP="00264D7C">
      <w:pPr>
        <w:pStyle w:val="RNABodyCopy"/>
        <w:numPr>
          <w:ilvl w:val="0"/>
          <w:numId w:val="63"/>
        </w:numPr>
        <w:ind w:left="1080" w:hanging="720"/>
      </w:pPr>
      <w:r w:rsidRPr="00C00498">
        <w:t>Payment</w:t>
      </w:r>
      <w:r w:rsidR="00516D7D" w:rsidRPr="00C00498">
        <w:t>s</w:t>
      </w:r>
      <w:r w:rsidRPr="00C00498">
        <w:t xml:space="preserve"> related to MIT Agreement: </w:t>
      </w:r>
      <w:r w:rsidR="003A653C" w:rsidRPr="00C00498">
        <w:t>In addition, as described in the “Assets/Liabilities Overview” section above, we have subtracted the payments related to the MIT Agreement</w:t>
      </w:r>
      <w:r w:rsidRPr="00C00498">
        <w:t xml:space="preserve">.  </w:t>
      </w:r>
    </w:p>
    <w:p w14:paraId="6F22A578" w14:textId="77777777" w:rsidR="001E3783" w:rsidRPr="00C00498" w:rsidRDefault="001E3783" w:rsidP="001E3783">
      <w:pPr>
        <w:pStyle w:val="RNABodyCopy"/>
      </w:pPr>
    </w:p>
    <w:p w14:paraId="1F32EE26" w14:textId="00CDEADE" w:rsidR="001E3783" w:rsidRPr="00C00498" w:rsidRDefault="001E3783" w:rsidP="001E3783">
      <w:pPr>
        <w:pStyle w:val="RNABodyCopy"/>
      </w:pPr>
      <w:r w:rsidRPr="00C00498">
        <w:t xml:space="preserve">RNA performed </w:t>
      </w:r>
      <w:r w:rsidR="00230A8D" w:rsidRPr="00C00498">
        <w:t xml:space="preserve">a </w:t>
      </w:r>
      <w:r w:rsidRPr="00C00498">
        <w:t xml:space="preserve">sensitivity analysis </w:t>
      </w:r>
      <w:r w:rsidR="00230A8D" w:rsidRPr="00C00498">
        <w:t xml:space="preserve">of </w:t>
      </w:r>
      <w:r w:rsidRPr="00C00498">
        <w:t xml:space="preserve">peak sales </w:t>
      </w:r>
      <w:r w:rsidR="00230A8D" w:rsidRPr="00C00498">
        <w:t>for</w:t>
      </w:r>
      <w:r w:rsidRPr="00C00498">
        <w:t xml:space="preserve"> the </w:t>
      </w:r>
      <w:r w:rsidR="00DF31F3" w:rsidRPr="00C00498">
        <w:t>OTC</w:t>
      </w:r>
      <w:r w:rsidRPr="00C00498">
        <w:t xml:space="preserve"> Program to calculate and conclude </w:t>
      </w:r>
      <w:r w:rsidR="00230A8D" w:rsidRPr="00C00498">
        <w:t xml:space="preserve">to </w:t>
      </w:r>
      <w:r w:rsidRPr="00C00498">
        <w:t xml:space="preserve">the probability weighted average value of the </w:t>
      </w:r>
      <w:r w:rsidR="00DF31F3" w:rsidRPr="00C00498">
        <w:t>OTC</w:t>
      </w:r>
      <w:r w:rsidRPr="00C00498">
        <w:t xml:space="preserve"> Program at $</w:t>
      </w:r>
      <w:r w:rsidR="00356421" w:rsidRPr="00C00498">
        <w:t>18</w:t>
      </w:r>
      <w:r w:rsidR="00DF31F3" w:rsidRPr="00C00498">
        <w:t>.</w:t>
      </w:r>
      <w:r w:rsidR="00F64CE6" w:rsidRPr="00C00498">
        <w:t>6</w:t>
      </w:r>
      <w:r w:rsidR="00356421" w:rsidRPr="00C00498">
        <w:t xml:space="preserve"> </w:t>
      </w:r>
      <w:r w:rsidRPr="00C00498">
        <w:t>million.  Refer to Exhibit C.</w:t>
      </w:r>
      <w:r w:rsidR="00DF31F3" w:rsidRPr="00C00498">
        <w:t>3</w:t>
      </w:r>
      <w:r w:rsidRPr="00C00498">
        <w:t xml:space="preserve"> for details on the </w:t>
      </w:r>
      <w:proofErr w:type="spellStart"/>
      <w:r w:rsidRPr="00C00498">
        <w:t>rNPV</w:t>
      </w:r>
      <w:proofErr w:type="spellEnd"/>
      <w:r w:rsidRPr="00C00498">
        <w:t xml:space="preserve"> analysis, and Exhibit B.</w:t>
      </w:r>
      <w:r w:rsidR="00DF31F3" w:rsidRPr="00C00498">
        <w:t>2</w:t>
      </w:r>
      <w:r w:rsidRPr="00C00498">
        <w:t xml:space="preserve"> for </w:t>
      </w:r>
      <w:proofErr w:type="spellStart"/>
      <w:r w:rsidRPr="00C00498">
        <w:t>rNPV</w:t>
      </w:r>
      <w:proofErr w:type="spellEnd"/>
      <w:r w:rsidRPr="00C00498">
        <w:t xml:space="preserve"> assumptions.  </w:t>
      </w:r>
    </w:p>
    <w:p w14:paraId="7FE6DD86" w14:textId="77777777" w:rsidR="001E3783" w:rsidRPr="00C00498" w:rsidRDefault="001E3783" w:rsidP="001E3783">
      <w:pPr>
        <w:pStyle w:val="RNABodyCopy"/>
        <w:rPr>
          <w:color w:val="DE9C2F" w:themeColor="accent4"/>
          <w:sz w:val="26"/>
          <w:szCs w:val="26"/>
        </w:rPr>
      </w:pPr>
    </w:p>
    <w:p w14:paraId="55F70556" w14:textId="310BC6AD" w:rsidR="00DB3AD3" w:rsidRPr="00C00498" w:rsidRDefault="00B73585" w:rsidP="005E4F7B">
      <w:pPr>
        <w:pStyle w:val="RNABodyCopy"/>
        <w:keepNext/>
        <w:rPr>
          <w:b/>
        </w:rPr>
      </w:pPr>
      <w:r w:rsidRPr="00C00498">
        <w:rPr>
          <w:b/>
        </w:rPr>
        <w:t>MRT PLATFORM PROGRAMS</w:t>
      </w:r>
    </w:p>
    <w:p w14:paraId="009491AF" w14:textId="77777777" w:rsidR="00DB3AD3" w:rsidRPr="00C00498" w:rsidRDefault="00DB3AD3" w:rsidP="00DB3AD3">
      <w:pPr>
        <w:pStyle w:val="RNABodyCopy"/>
      </w:pPr>
      <w:r w:rsidRPr="00C00498">
        <w:t xml:space="preserve">To determine the value associated with the asset, RNA considered the following for purposes of developing the </w:t>
      </w:r>
      <w:proofErr w:type="spellStart"/>
      <w:r w:rsidRPr="00C00498">
        <w:t>rNPV</w:t>
      </w:r>
      <w:proofErr w:type="spellEnd"/>
      <w:r w:rsidRPr="00C00498">
        <w:t xml:space="preserve"> analysis:</w:t>
      </w:r>
    </w:p>
    <w:p w14:paraId="5EA59E18" w14:textId="77777777" w:rsidR="00DB3AD3" w:rsidRPr="00C00498" w:rsidRDefault="00DB3AD3" w:rsidP="00DB3AD3">
      <w:pPr>
        <w:pStyle w:val="RNABodyCopy"/>
      </w:pPr>
    </w:p>
    <w:p w14:paraId="12AEEF6A" w14:textId="42421C4D" w:rsidR="00DB3AD3" w:rsidRPr="00C00498" w:rsidRDefault="00DB3AD3" w:rsidP="00264D7C">
      <w:pPr>
        <w:pStyle w:val="RNABodyCopy"/>
        <w:numPr>
          <w:ilvl w:val="0"/>
          <w:numId w:val="64"/>
        </w:numPr>
        <w:ind w:left="1080" w:hanging="720"/>
      </w:pPr>
      <w:r w:rsidRPr="00C00498">
        <w:t xml:space="preserve">Net Revenues: </w:t>
      </w:r>
      <w:r w:rsidR="005D59F4" w:rsidRPr="00C00498">
        <w:t xml:space="preserve">As discussed above, </w:t>
      </w:r>
      <w:r w:rsidR="00583019" w:rsidRPr="00C00498">
        <w:t>net r</w:t>
      </w:r>
      <w:r w:rsidR="005D59F4" w:rsidRPr="00C00498">
        <w:t xml:space="preserve">evenues were forecast based on the peak sales for typical </w:t>
      </w:r>
      <w:r w:rsidR="005D59F4" w:rsidRPr="00C00498">
        <w:rPr>
          <w:bCs/>
        </w:rPr>
        <w:t xml:space="preserve">gene therapy/mRNA type orphan </w:t>
      </w:r>
      <w:r w:rsidR="005D59F4" w:rsidRPr="00C00498">
        <w:t>blockbuster drugs</w:t>
      </w:r>
      <w:r w:rsidR="00B76F24" w:rsidRPr="00C00498">
        <w:t>, as well as general penetration curve assumptions</w:t>
      </w:r>
      <w:r w:rsidRPr="00C00498">
        <w:t>; and</w:t>
      </w:r>
    </w:p>
    <w:p w14:paraId="54A50582" w14:textId="66B65083" w:rsidR="00DB3AD3" w:rsidRPr="00C00498" w:rsidRDefault="00DB3AD3" w:rsidP="00264D7C">
      <w:pPr>
        <w:pStyle w:val="RNABodyCopy"/>
        <w:numPr>
          <w:ilvl w:val="0"/>
          <w:numId w:val="64"/>
        </w:numPr>
        <w:ind w:left="1080" w:hanging="720"/>
      </w:pPr>
      <w:r w:rsidRPr="00C00498">
        <w:t xml:space="preserve">Phase of Development: Based on discussion with Management, the Company is expected to initiate </w:t>
      </w:r>
      <w:r w:rsidR="005D59F4" w:rsidRPr="00C00498">
        <w:t xml:space="preserve">lead optimization and </w:t>
      </w:r>
      <w:r w:rsidRPr="00C00498">
        <w:t xml:space="preserve">preclinical </w:t>
      </w:r>
      <w:r w:rsidR="005F72EE" w:rsidRPr="00C00498">
        <w:t>studies</w:t>
      </w:r>
      <w:r w:rsidRPr="00C00498">
        <w:t xml:space="preserve"> </w:t>
      </w:r>
      <w:r w:rsidR="005D59F4" w:rsidRPr="00C00498">
        <w:t xml:space="preserve">for </w:t>
      </w:r>
      <w:r w:rsidRPr="00C00498">
        <w:t>the Pipeline Program #1, the Pipeline Program #2, and the Pipeline Program #3 in 2017, 2018</w:t>
      </w:r>
      <w:r w:rsidR="00B76F24" w:rsidRPr="00C00498">
        <w:t>,</w:t>
      </w:r>
      <w:r w:rsidRPr="00C00498">
        <w:t xml:space="preserve"> and 2019</w:t>
      </w:r>
      <w:r w:rsidR="00B76F24" w:rsidRPr="00C00498">
        <w:t>,</w:t>
      </w:r>
      <w:r w:rsidRPr="00C00498">
        <w:t xml:space="preserve"> respectively</w:t>
      </w:r>
      <w:r w:rsidR="00B76F24" w:rsidRPr="00C00498">
        <w:t>,</w:t>
      </w:r>
      <w:r w:rsidRPr="00C00498">
        <w:t xml:space="preserve"> and they are expected to commercialize in 2026, 2027 and 2028 respectively.  </w:t>
      </w:r>
      <w:r w:rsidR="00B76F24" w:rsidRPr="00C00498">
        <w:t>The timelines essentially mirror those for the OTC Program with development starting one year apart for each pipeline program.</w:t>
      </w:r>
      <w:r w:rsidR="00096E7E" w:rsidRPr="00C00498">
        <w:t xml:space="preserve">  </w:t>
      </w:r>
      <w:r w:rsidR="00C4241F" w:rsidRPr="00C00498">
        <w:t>Furthermore</w:t>
      </w:r>
      <w:r w:rsidR="00096E7E" w:rsidRPr="00C00498">
        <w:t>, we considered a duration of 2 years to complete the lead optimization and preclinical studies</w:t>
      </w:r>
      <w:r w:rsidR="002B6FC6" w:rsidRPr="00C00498">
        <w:t xml:space="preserve"> considering that the MRT Platform Programs are at an earlier stage </w:t>
      </w:r>
      <w:r w:rsidR="001979ED" w:rsidRPr="00C00498">
        <w:t xml:space="preserve">as compared to the CF Program and </w:t>
      </w:r>
      <w:r w:rsidR="00C4241F" w:rsidRPr="00C00498">
        <w:t xml:space="preserve">the </w:t>
      </w:r>
      <w:r w:rsidR="001979ED" w:rsidRPr="00C00498">
        <w:t>OTC Program.</w:t>
      </w:r>
      <w:r w:rsidR="00B76F24" w:rsidRPr="00C00498">
        <w:t xml:space="preserve"> </w:t>
      </w:r>
      <w:r w:rsidR="00846F44" w:rsidRPr="00C00498">
        <w:t xml:space="preserve">  </w:t>
      </w:r>
      <w:r w:rsidRPr="00C00498">
        <w:t xml:space="preserve"> </w:t>
      </w:r>
    </w:p>
    <w:p w14:paraId="3F267FE9" w14:textId="77777777" w:rsidR="006A7BC0" w:rsidRPr="00C00498" w:rsidRDefault="006A7BC0" w:rsidP="00DB3AD3">
      <w:pPr>
        <w:pStyle w:val="RNABodyCopy"/>
      </w:pPr>
    </w:p>
    <w:p w14:paraId="59D12B02" w14:textId="40207797" w:rsidR="00DB3AD3" w:rsidRPr="00C00498" w:rsidRDefault="00DB3AD3" w:rsidP="00DB3AD3">
      <w:pPr>
        <w:pStyle w:val="RNABodyCopy"/>
      </w:pPr>
      <w:r w:rsidRPr="00C00498">
        <w:t xml:space="preserve">RNA performed </w:t>
      </w:r>
      <w:r w:rsidR="00B76F24" w:rsidRPr="00C00498">
        <w:t xml:space="preserve">a </w:t>
      </w:r>
      <w:r w:rsidRPr="00C00498">
        <w:t xml:space="preserve">sensitivity analysis </w:t>
      </w:r>
      <w:r w:rsidR="00B76F24" w:rsidRPr="00C00498">
        <w:t xml:space="preserve">of </w:t>
      </w:r>
      <w:r w:rsidRPr="00C00498">
        <w:t xml:space="preserve">peak sales </w:t>
      </w:r>
      <w:r w:rsidR="00B76F24" w:rsidRPr="00C00498">
        <w:t xml:space="preserve">for </w:t>
      </w:r>
      <w:r w:rsidRPr="00C00498">
        <w:t xml:space="preserve">the </w:t>
      </w:r>
      <w:r w:rsidR="00846F44" w:rsidRPr="00C00498">
        <w:t>MRT Platform</w:t>
      </w:r>
      <w:r w:rsidRPr="00C00498">
        <w:t xml:space="preserve"> Program</w:t>
      </w:r>
      <w:r w:rsidR="00846F44" w:rsidRPr="00C00498">
        <w:t>s</w:t>
      </w:r>
      <w:r w:rsidRPr="00C00498">
        <w:t xml:space="preserve"> to calculate and conclude </w:t>
      </w:r>
      <w:r w:rsidR="00B76F24" w:rsidRPr="00C00498">
        <w:t xml:space="preserve">to </w:t>
      </w:r>
      <w:r w:rsidRPr="00C00498">
        <w:t xml:space="preserve">the probability weighted average value of the </w:t>
      </w:r>
      <w:r w:rsidR="00846F44" w:rsidRPr="00C00498">
        <w:t xml:space="preserve">Pipeline Program #1, the Pipeline Program #2, and the Pipeline Program #3 </w:t>
      </w:r>
      <w:r w:rsidRPr="00C00498">
        <w:t>at $</w:t>
      </w:r>
      <w:r w:rsidR="00561953" w:rsidRPr="00C00498">
        <w:t>18</w:t>
      </w:r>
      <w:r w:rsidR="00846F44" w:rsidRPr="00C00498">
        <w:t>.</w:t>
      </w:r>
      <w:r w:rsidR="00561953" w:rsidRPr="00C00498">
        <w:t xml:space="preserve">0 </w:t>
      </w:r>
      <w:r w:rsidRPr="00C00498">
        <w:t>million</w:t>
      </w:r>
      <w:r w:rsidR="00846F44" w:rsidRPr="00C00498">
        <w:t>, $</w:t>
      </w:r>
      <w:r w:rsidR="009034C2" w:rsidRPr="00C00498">
        <w:t>15</w:t>
      </w:r>
      <w:r w:rsidR="00846F44" w:rsidRPr="00C00498">
        <w:t>.</w:t>
      </w:r>
      <w:r w:rsidR="00561953" w:rsidRPr="00C00498">
        <w:t xml:space="preserve">2 </w:t>
      </w:r>
      <w:r w:rsidR="00846F44" w:rsidRPr="00C00498">
        <w:t>million and $</w:t>
      </w:r>
      <w:r w:rsidR="009034C2" w:rsidRPr="00C00498">
        <w:t>1</w:t>
      </w:r>
      <w:r w:rsidR="00BD3A77" w:rsidRPr="00C00498">
        <w:t>2</w:t>
      </w:r>
      <w:r w:rsidR="00846F44" w:rsidRPr="00C00498">
        <w:t>.</w:t>
      </w:r>
      <w:r w:rsidR="00BD3A77" w:rsidRPr="00C00498">
        <w:t>8</w:t>
      </w:r>
      <w:r w:rsidR="00561953" w:rsidRPr="00C00498">
        <w:t xml:space="preserve"> </w:t>
      </w:r>
      <w:r w:rsidR="00846F44" w:rsidRPr="00C00498">
        <w:t>million</w:t>
      </w:r>
      <w:r w:rsidR="00B76F24" w:rsidRPr="00C00498">
        <w:t>,</w:t>
      </w:r>
      <w:r w:rsidR="00846F44" w:rsidRPr="00C00498">
        <w:t xml:space="preserve"> respectively</w:t>
      </w:r>
      <w:r w:rsidRPr="00C00498">
        <w:t>.  Refer to Exhibit</w:t>
      </w:r>
      <w:r w:rsidR="00846F44" w:rsidRPr="00C00498">
        <w:t>s</w:t>
      </w:r>
      <w:r w:rsidRPr="00C00498">
        <w:t xml:space="preserve"> C.</w:t>
      </w:r>
      <w:r w:rsidR="00846F44" w:rsidRPr="00C00498">
        <w:t>4</w:t>
      </w:r>
      <w:r w:rsidRPr="00C00498">
        <w:t xml:space="preserve"> </w:t>
      </w:r>
      <w:r w:rsidR="00846F44" w:rsidRPr="00C00498">
        <w:t xml:space="preserve">through C.6 </w:t>
      </w:r>
      <w:r w:rsidRPr="00C00498">
        <w:t xml:space="preserve">for details on the </w:t>
      </w:r>
      <w:proofErr w:type="spellStart"/>
      <w:r w:rsidRPr="00C00498">
        <w:t>rNPV</w:t>
      </w:r>
      <w:proofErr w:type="spellEnd"/>
      <w:r w:rsidRPr="00C00498">
        <w:t xml:space="preserve"> </w:t>
      </w:r>
      <w:proofErr w:type="gramStart"/>
      <w:r w:rsidRPr="00C00498">
        <w:t>analysis, and</w:t>
      </w:r>
      <w:proofErr w:type="gramEnd"/>
      <w:r w:rsidRPr="00C00498">
        <w:t xml:space="preserve"> Exhibit</w:t>
      </w:r>
      <w:r w:rsidR="00846F44" w:rsidRPr="00C00498">
        <w:t>s</w:t>
      </w:r>
      <w:r w:rsidRPr="00C00498">
        <w:t xml:space="preserve"> B.</w:t>
      </w:r>
      <w:r w:rsidR="00846F44" w:rsidRPr="00C00498">
        <w:t>3 through B.5</w:t>
      </w:r>
      <w:r w:rsidRPr="00C00498">
        <w:t xml:space="preserve"> for </w:t>
      </w:r>
      <w:proofErr w:type="spellStart"/>
      <w:r w:rsidRPr="00C00498">
        <w:t>rNPV</w:t>
      </w:r>
      <w:proofErr w:type="spellEnd"/>
      <w:r w:rsidRPr="00C00498">
        <w:t xml:space="preserve"> assumptions.  </w:t>
      </w:r>
    </w:p>
    <w:p w14:paraId="2A77E00B" w14:textId="77777777" w:rsidR="003B4089" w:rsidRPr="00C00498" w:rsidRDefault="003B4089" w:rsidP="00DB3AD3">
      <w:pPr>
        <w:pStyle w:val="RNABodyCopy"/>
      </w:pPr>
    </w:p>
    <w:p w14:paraId="53DAE215" w14:textId="07CC111A" w:rsidR="003B4089" w:rsidRPr="00C00498" w:rsidRDefault="003B4089" w:rsidP="00DB3AD3">
      <w:pPr>
        <w:pStyle w:val="RNABodyCopy"/>
      </w:pPr>
      <w:r w:rsidRPr="00C00498">
        <w:t xml:space="preserve">RNA also gauged details on various </w:t>
      </w:r>
      <w:r w:rsidR="00881D29" w:rsidRPr="00C00498">
        <w:t xml:space="preserve">comparable </w:t>
      </w:r>
      <w:r w:rsidRPr="00C00498">
        <w:t xml:space="preserve">preclinical </w:t>
      </w:r>
      <w:r w:rsidR="00881D29" w:rsidRPr="00C00498">
        <w:t xml:space="preserve">platform </w:t>
      </w:r>
      <w:r w:rsidRPr="00C00498">
        <w:t>deals</w:t>
      </w:r>
      <w:r w:rsidR="002C7EC9" w:rsidRPr="00C00498">
        <w:t xml:space="preserve"> to ascertain the reasonability of the value concluded above</w:t>
      </w:r>
      <w:r w:rsidR="00881D29" w:rsidRPr="00C00498">
        <w:t xml:space="preserve">.  </w:t>
      </w:r>
      <w:r w:rsidR="00B76F24" w:rsidRPr="00C00498">
        <w:t>Other transactions in the market for early stage technology platforms with the potential to generate clinical development candidates tend to consist of meaningful upfront payments with significant contingent payments (milestones and royalties) if products are ultimately successful.  For the platform itself, RNA considered the upfront component of these comparable transactions as a reasonable benchmark for the value of the MRT Platform (essentially representing the price others have paid to access interesting technology to develop clinical candidates)</w:t>
      </w:r>
      <w:r w:rsidR="00881D29" w:rsidRPr="00C00498">
        <w:t xml:space="preserve">.  Refer to Exhibit H.5 for further details.  </w:t>
      </w:r>
    </w:p>
    <w:p w14:paraId="0200061C" w14:textId="77777777" w:rsidR="00DB3AD3" w:rsidRPr="00C00498" w:rsidRDefault="00DB3AD3" w:rsidP="001E3783">
      <w:pPr>
        <w:pStyle w:val="RNABodyCopy"/>
        <w:rPr>
          <w:color w:val="DE9C2F" w:themeColor="accent4"/>
          <w:sz w:val="26"/>
          <w:szCs w:val="26"/>
        </w:rPr>
      </w:pPr>
    </w:p>
    <w:p w14:paraId="567E8E00" w14:textId="2872352E" w:rsidR="006A7BC0" w:rsidRPr="00C00498" w:rsidRDefault="006A7BC0" w:rsidP="006A7BC0">
      <w:pPr>
        <w:pStyle w:val="RNAHeadlineB"/>
        <w:outlineLvl w:val="1"/>
        <w:rPr>
          <w:rFonts w:ascii="Georgia" w:hAnsi="Georgia"/>
          <w:rPrChange w:id="1969" w:author="Ayush Mittal" w:date="2019-04-26T15:10:00Z">
            <w:rPr/>
          </w:rPrChange>
        </w:rPr>
      </w:pPr>
      <w:bookmarkStart w:id="1970" w:name="_Toc481756167"/>
      <w:r w:rsidRPr="00C00498">
        <w:rPr>
          <w:rFonts w:ascii="Georgia" w:hAnsi="Georgia"/>
        </w:rPr>
        <w:t>rNPV Approach</w:t>
      </w:r>
      <w:r w:rsidR="0042327C" w:rsidRPr="00C00498">
        <w:rPr>
          <w:rFonts w:ascii="Georgia" w:hAnsi="Georgia"/>
        </w:rPr>
        <w:t xml:space="preserve"> – Royalty and Milestone Payments</w:t>
      </w:r>
      <w:bookmarkEnd w:id="1970"/>
    </w:p>
    <w:p w14:paraId="2D7AAE54" w14:textId="3AB8D462" w:rsidR="006A7BC0" w:rsidRPr="00C00498" w:rsidRDefault="006A7BC0" w:rsidP="006A7BC0">
      <w:pPr>
        <w:pStyle w:val="RNABodyCopy"/>
      </w:pPr>
      <w:r w:rsidRPr="00C00498">
        <w:t>For purposes of this analysis, RNA relied on</w:t>
      </w:r>
      <w:r w:rsidR="00B76F24" w:rsidRPr="00C00498">
        <w:t xml:space="preserve"> the</w:t>
      </w:r>
      <w:r w:rsidRPr="00C00498">
        <w:t xml:space="preserve"> </w:t>
      </w:r>
      <w:proofErr w:type="spellStart"/>
      <w:r w:rsidRPr="00C00498">
        <w:t>rNPV</w:t>
      </w:r>
      <w:proofErr w:type="spellEnd"/>
      <w:r w:rsidRPr="00C00498">
        <w:t xml:space="preserve"> </w:t>
      </w:r>
      <w:r w:rsidR="003B57FD" w:rsidRPr="00C00498">
        <w:t>method</w:t>
      </w:r>
      <w:r w:rsidRPr="00C00498">
        <w:t xml:space="preserve"> to determine the valuation indication for the </w:t>
      </w:r>
      <w:r w:rsidR="00516D7D" w:rsidRPr="00C00498">
        <w:t>Royalty</w:t>
      </w:r>
      <w:r w:rsidRPr="00C00498">
        <w:t xml:space="preserve"> </w:t>
      </w:r>
      <w:r w:rsidR="00516D7D" w:rsidRPr="00C00498">
        <w:t xml:space="preserve">Payments </w:t>
      </w:r>
      <w:r w:rsidRPr="00C00498">
        <w:t xml:space="preserve">and </w:t>
      </w:r>
      <w:r w:rsidR="00516D7D" w:rsidRPr="00C00498">
        <w:t>Milestone Payments</w:t>
      </w:r>
      <w:r w:rsidRPr="00C00498">
        <w:t>.</w:t>
      </w:r>
    </w:p>
    <w:p w14:paraId="4301DF24" w14:textId="380884C8" w:rsidR="00B562D1" w:rsidRPr="00C00498" w:rsidRDefault="00B562D1" w:rsidP="00FD6C31">
      <w:pPr>
        <w:pStyle w:val="RNABodyCopy"/>
      </w:pPr>
    </w:p>
    <w:p w14:paraId="7A8849D0" w14:textId="59849CFC" w:rsidR="00285E14" w:rsidRPr="00C00498" w:rsidRDefault="00285E14" w:rsidP="006A1E6B">
      <w:pPr>
        <w:pStyle w:val="RNABodyCopy"/>
        <w:keepNext/>
        <w:outlineLvl w:val="2"/>
        <w:rPr>
          <w:color w:val="DE9C2F" w:themeColor="accent4"/>
          <w:sz w:val="26"/>
          <w:szCs w:val="26"/>
        </w:rPr>
      </w:pPr>
      <w:r w:rsidRPr="00C00498">
        <w:rPr>
          <w:color w:val="DE9C2F" w:themeColor="accent4"/>
          <w:sz w:val="26"/>
          <w:szCs w:val="26"/>
        </w:rPr>
        <w:t>Royalty Payments</w:t>
      </w:r>
    </w:p>
    <w:p w14:paraId="06BF7B03" w14:textId="3B923696" w:rsidR="00AA7782" w:rsidRPr="00C00498" w:rsidRDefault="00E96A49" w:rsidP="006A1E6B">
      <w:pPr>
        <w:pStyle w:val="RNABodyCopy"/>
        <w:keepNext/>
      </w:pPr>
      <w:r w:rsidRPr="00C00498">
        <w:t>Based on the Asset Purchase Agreement</w:t>
      </w:r>
      <w:r w:rsidR="003A7096" w:rsidRPr="00C00498">
        <w:t xml:space="preserve"> and as explained in the “Deal Overview” section above</w:t>
      </w:r>
      <w:r w:rsidRPr="00C00498">
        <w:t xml:space="preserve">, the Company is required to pay </w:t>
      </w:r>
      <w:r w:rsidR="00B76F24" w:rsidRPr="00C00498">
        <w:t xml:space="preserve">a </w:t>
      </w:r>
      <w:r w:rsidRPr="00C00498">
        <w:t xml:space="preserve">4.0% royalty on </w:t>
      </w:r>
      <w:r w:rsidR="00686DE7" w:rsidRPr="00C00498">
        <w:t>n</w:t>
      </w:r>
      <w:r w:rsidRPr="00C00498">
        <w:t xml:space="preserve">et </w:t>
      </w:r>
      <w:r w:rsidR="00686DE7" w:rsidRPr="00C00498">
        <w:t>r</w:t>
      </w:r>
      <w:r w:rsidR="00B636B3" w:rsidRPr="00C00498">
        <w:t>evenues</w:t>
      </w:r>
      <w:r w:rsidRPr="00C00498">
        <w:t xml:space="preserve"> </w:t>
      </w:r>
      <w:r w:rsidR="00E868E1" w:rsidRPr="00C00498">
        <w:t xml:space="preserve">for </w:t>
      </w:r>
      <w:r w:rsidR="00B636B3" w:rsidRPr="00C00498">
        <w:t>each of the</w:t>
      </w:r>
      <w:r w:rsidRPr="00C00498">
        <w:t xml:space="preserve"> IPR&amp;D Assets </w:t>
      </w:r>
      <w:r w:rsidR="00854FE3" w:rsidRPr="00C00498">
        <w:t>to Shire until</w:t>
      </w:r>
      <w:r w:rsidRPr="00C00498">
        <w:t xml:space="preserve"> the los</w:t>
      </w:r>
      <w:r w:rsidR="00B636B3" w:rsidRPr="00C00498">
        <w:t>s of</w:t>
      </w:r>
      <w:r w:rsidRPr="00C00498">
        <w:t xml:space="preserve"> exclusivity.  </w:t>
      </w:r>
      <w:r w:rsidR="00AA7782" w:rsidRPr="00C00498">
        <w:t xml:space="preserve">RNA </w:t>
      </w:r>
      <w:r w:rsidR="00AB0F6F" w:rsidRPr="00C00498">
        <w:t>appli</w:t>
      </w:r>
      <w:r w:rsidR="00AA7782" w:rsidRPr="00C00498">
        <w:t xml:space="preserve">ed the </w:t>
      </w:r>
      <w:r w:rsidR="00AB0F6F" w:rsidRPr="00C00498">
        <w:t xml:space="preserve">Royalty Payment Rate to the </w:t>
      </w:r>
      <w:r w:rsidR="00686DE7" w:rsidRPr="00C00498">
        <w:t xml:space="preserve">net revenues </w:t>
      </w:r>
      <w:r w:rsidR="00EC621F" w:rsidRPr="00C00498">
        <w:t>for</w:t>
      </w:r>
      <w:r w:rsidR="00AB0F6F" w:rsidRPr="00C00498">
        <w:t xml:space="preserve"> each of the</w:t>
      </w:r>
      <w:r w:rsidR="005474BE" w:rsidRPr="00C00498">
        <w:t xml:space="preserve"> IPR&amp;D Assets</w:t>
      </w:r>
      <w:r w:rsidR="00AB0F6F" w:rsidRPr="00C00498">
        <w:t xml:space="preserve">, </w:t>
      </w:r>
      <w:proofErr w:type="gramStart"/>
      <w:r w:rsidR="00AB0F6F" w:rsidRPr="00C00498">
        <w:t>and also</w:t>
      </w:r>
      <w:proofErr w:type="gramEnd"/>
      <w:r w:rsidR="005474BE" w:rsidRPr="00C00498">
        <w:t xml:space="preserve"> considered </w:t>
      </w:r>
      <w:r w:rsidR="00B76F24" w:rsidRPr="00C00498">
        <w:t xml:space="preserve">a </w:t>
      </w:r>
      <w:r w:rsidR="005474BE" w:rsidRPr="00C00498">
        <w:t xml:space="preserve">tax benefit </w:t>
      </w:r>
      <w:r w:rsidR="00EC621F" w:rsidRPr="00C00498">
        <w:t>since</w:t>
      </w:r>
      <w:r w:rsidR="005474BE" w:rsidRPr="00C00498">
        <w:t xml:space="preserve"> the </w:t>
      </w:r>
      <w:r w:rsidR="00CA7472" w:rsidRPr="00C00498">
        <w:t>R</w:t>
      </w:r>
      <w:r w:rsidR="005474BE" w:rsidRPr="00C00498">
        <w:t xml:space="preserve">oyalty </w:t>
      </w:r>
      <w:r w:rsidR="00CA7472" w:rsidRPr="00C00498">
        <w:t>P</w:t>
      </w:r>
      <w:r w:rsidR="005474BE" w:rsidRPr="00C00498">
        <w:t xml:space="preserve">ayments </w:t>
      </w:r>
      <w:r w:rsidR="00EC621F" w:rsidRPr="00C00498">
        <w:t xml:space="preserve">would </w:t>
      </w:r>
      <w:r w:rsidR="005474BE" w:rsidRPr="00C00498">
        <w:t>reduc</w:t>
      </w:r>
      <w:r w:rsidR="00CA7472" w:rsidRPr="00C00498">
        <w:t>e the</w:t>
      </w:r>
      <w:r w:rsidR="005474BE" w:rsidRPr="00C00498">
        <w:t xml:space="preserve"> tax liability of the Company</w:t>
      </w:r>
      <w:r w:rsidR="00CA7472" w:rsidRPr="00C00498">
        <w:t xml:space="preserve"> to calculate net royalty payments (“Net Royalty Payments”)</w:t>
      </w:r>
      <w:r w:rsidR="005474BE" w:rsidRPr="00C00498">
        <w:t xml:space="preserve">.  </w:t>
      </w:r>
      <w:r w:rsidR="00EC621F" w:rsidRPr="00C00498">
        <w:t>We then a</w:t>
      </w:r>
      <w:r w:rsidR="005474BE" w:rsidRPr="00C00498">
        <w:t>djust</w:t>
      </w:r>
      <w:r w:rsidR="00EC621F" w:rsidRPr="00C00498">
        <w:t>ed</w:t>
      </w:r>
      <w:r w:rsidR="005474BE" w:rsidRPr="00C00498">
        <w:t xml:space="preserve"> the </w:t>
      </w:r>
      <w:r w:rsidR="00431C03" w:rsidRPr="00C00498">
        <w:t>N</w:t>
      </w:r>
      <w:r w:rsidR="005474BE" w:rsidRPr="00C00498">
        <w:t xml:space="preserve">et </w:t>
      </w:r>
      <w:r w:rsidR="00431C03" w:rsidRPr="00C00498">
        <w:t>R</w:t>
      </w:r>
      <w:r w:rsidR="003F2E28" w:rsidRPr="00C00498">
        <w:t xml:space="preserve">oyalty </w:t>
      </w:r>
      <w:r w:rsidR="00431C03" w:rsidRPr="00C00498">
        <w:t>P</w:t>
      </w:r>
      <w:r w:rsidR="003F2E28" w:rsidRPr="00C00498">
        <w:t>ayments</w:t>
      </w:r>
      <w:r w:rsidR="005474BE" w:rsidRPr="00C00498">
        <w:t xml:space="preserve"> for POTS</w:t>
      </w:r>
      <w:r w:rsidR="00EC621F" w:rsidRPr="00C00498">
        <w:t xml:space="preserve"> (consistent with the respective POTS applied for each of the IPR&amp;D Assets)</w:t>
      </w:r>
      <w:r w:rsidR="005474BE" w:rsidRPr="00C00498">
        <w:t xml:space="preserve"> to calculate the </w:t>
      </w:r>
      <w:r w:rsidR="00EC621F" w:rsidRPr="00C00498">
        <w:t xml:space="preserve">probability </w:t>
      </w:r>
      <w:r w:rsidR="005474BE" w:rsidRPr="00C00498">
        <w:t>adjusted net royalty payments</w:t>
      </w:r>
      <w:r w:rsidR="00431C03" w:rsidRPr="00C00498">
        <w:t xml:space="preserve"> (“Probability Adjusted Royalty Payments”)</w:t>
      </w:r>
      <w:r w:rsidR="005474BE" w:rsidRPr="00C00498">
        <w:t xml:space="preserve">.  </w:t>
      </w:r>
    </w:p>
    <w:p w14:paraId="013A6353" w14:textId="77777777" w:rsidR="00D53C0A" w:rsidRPr="00C00498" w:rsidRDefault="00D53C0A" w:rsidP="00FD6C31">
      <w:pPr>
        <w:pStyle w:val="RNABodyCopy"/>
      </w:pPr>
    </w:p>
    <w:p w14:paraId="73F2A9BF" w14:textId="5B130578" w:rsidR="00206236" w:rsidRPr="00C00498" w:rsidRDefault="00B73585" w:rsidP="00264D7C">
      <w:pPr>
        <w:pStyle w:val="RNABodyCopy"/>
        <w:keepNext/>
        <w:rPr>
          <w:b/>
        </w:rPr>
      </w:pPr>
      <w:r w:rsidRPr="00C00498">
        <w:rPr>
          <w:b/>
        </w:rPr>
        <w:t>DISCOUNT RATE</w:t>
      </w:r>
    </w:p>
    <w:p w14:paraId="70A994FB" w14:textId="7EA4B6BD" w:rsidR="00206236" w:rsidRPr="00C00498" w:rsidRDefault="004D6E75" w:rsidP="00FD6C31">
      <w:pPr>
        <w:pStyle w:val="RNABodyCopy"/>
      </w:pPr>
      <w:r w:rsidRPr="00C00498">
        <w:t xml:space="preserve">RNA considered 15.0% as an appropriate discount rate to be applied on the </w:t>
      </w:r>
      <w:r w:rsidR="00717C6F" w:rsidRPr="00C00498">
        <w:t>Royalty</w:t>
      </w:r>
      <w:r w:rsidRPr="00C00498">
        <w:t xml:space="preserve"> Payment</w:t>
      </w:r>
      <w:r w:rsidR="00717C6F" w:rsidRPr="00C00498">
        <w:t>s,</w:t>
      </w:r>
      <w:r w:rsidRPr="00C00498">
        <w:t xml:space="preserve"> based on the cost of debt (venture debt or another similar structured debt) issued to similar companies in the </w:t>
      </w:r>
      <w:r w:rsidR="00016C8F" w:rsidRPr="00C00498">
        <w:t>l</w:t>
      </w:r>
      <w:r w:rsidRPr="00C00498">
        <w:t xml:space="preserve">ife </w:t>
      </w:r>
      <w:r w:rsidR="00016C8F" w:rsidRPr="00C00498">
        <w:t>s</w:t>
      </w:r>
      <w:r w:rsidRPr="00C00498">
        <w:t>ciences industry</w:t>
      </w:r>
      <w:r w:rsidR="00433735" w:rsidRPr="00C00498">
        <w:t xml:space="preserve">.  RNA noted that the range of cost of debt was 7.3% to 11.5% for similar companies with an average cost of debt </w:t>
      </w:r>
      <w:r w:rsidR="007A047F" w:rsidRPr="00C00498">
        <w:t>of approximately 10.0%.  Refer to Exhibits H.14 through H.1</w:t>
      </w:r>
      <w:r w:rsidR="00307B8F" w:rsidRPr="00C00498">
        <w:t>6</w:t>
      </w:r>
      <w:r w:rsidR="007A047F" w:rsidRPr="00C00498">
        <w:t xml:space="preserve"> for further details.  However, such cost of debt noted above does not include considerations apart from interest rates</w:t>
      </w:r>
      <w:r w:rsidR="00D35EC9" w:rsidRPr="00C00498">
        <w:t xml:space="preserve">, such as warrant coverage, administrative charges, final payment fees and origination fees.  Such data is not usually summarized </w:t>
      </w:r>
      <w:r w:rsidR="00F65447" w:rsidRPr="00C00498">
        <w:t>publicly</w:t>
      </w:r>
      <w:r w:rsidR="00D35EC9" w:rsidRPr="00C00498">
        <w:t xml:space="preserve">, though in our experience these items </w:t>
      </w:r>
      <w:r w:rsidR="00307B8F" w:rsidRPr="00C00498">
        <w:t>would</w:t>
      </w:r>
      <w:r w:rsidR="00D35EC9" w:rsidRPr="00C00498">
        <w:t xml:space="preserve"> add the equivalent of a few percentage points to the interest rate.  RNA also</w:t>
      </w:r>
      <w:r w:rsidR="001D1474" w:rsidRPr="00C00498">
        <w:t xml:space="preserve"> consider</w:t>
      </w:r>
      <w:r w:rsidR="00D35EC9" w:rsidRPr="00C00498">
        <w:t>ed</w:t>
      </w:r>
      <w:r w:rsidR="001D1474" w:rsidRPr="00C00498">
        <w:t xml:space="preserve"> </w:t>
      </w:r>
      <w:r w:rsidRPr="00C00498">
        <w:t>credit risk associated with these payments</w:t>
      </w:r>
      <w:r w:rsidR="00056AF9" w:rsidRPr="00C00498">
        <w:t>, based on the credit risk premium for large pharmaceutical companies</w:t>
      </w:r>
      <w:r w:rsidR="00D35EC9" w:rsidRPr="00C00498">
        <w:t>, which was 1.5%</w:t>
      </w:r>
      <w:r w:rsidR="00016C8F" w:rsidRPr="00C00498">
        <w:t>,</w:t>
      </w:r>
      <w:r w:rsidR="00D35EC9" w:rsidRPr="00C00498">
        <w:t xml:space="preserve"> on average</w:t>
      </w:r>
      <w:r w:rsidRPr="00C00498">
        <w:t xml:space="preserve">.  Refer to Exhibits H.17 for further details.  </w:t>
      </w:r>
    </w:p>
    <w:p w14:paraId="4EE9C787" w14:textId="77777777" w:rsidR="005871E5" w:rsidRPr="00C00498" w:rsidRDefault="005871E5" w:rsidP="00FD6C31">
      <w:pPr>
        <w:pStyle w:val="RNABodyCopy"/>
      </w:pPr>
    </w:p>
    <w:p w14:paraId="24F9B13B" w14:textId="539C9ED2" w:rsidR="005871E5" w:rsidRPr="00C00498" w:rsidRDefault="00B73585" w:rsidP="005E4F7B">
      <w:pPr>
        <w:pStyle w:val="RNABodyCopy"/>
        <w:keepNext/>
        <w:rPr>
          <w:b/>
        </w:rPr>
      </w:pPr>
      <w:r w:rsidRPr="00C00498">
        <w:rPr>
          <w:b/>
        </w:rPr>
        <w:t>VALUE CONCLUSION</w:t>
      </w:r>
    </w:p>
    <w:p w14:paraId="1A10DD62" w14:textId="2E24A495" w:rsidR="005871E5" w:rsidRPr="00C00498" w:rsidRDefault="005871E5" w:rsidP="005871E5">
      <w:pPr>
        <w:pStyle w:val="RNABodyCopy"/>
      </w:pPr>
      <w:r w:rsidRPr="00C00498">
        <w:t xml:space="preserve">RNA </w:t>
      </w:r>
      <w:r w:rsidR="00C65231" w:rsidRPr="00C00498">
        <w:t>applied the discount rate mentioned above</w:t>
      </w:r>
      <w:r w:rsidR="008F4467" w:rsidRPr="00C00498">
        <w:t xml:space="preserve"> to the Probability Adjusted Ro</w:t>
      </w:r>
      <w:r w:rsidR="00C65231" w:rsidRPr="00C00498">
        <w:t>yalty Payments to determine the present value of Royalty Payments</w:t>
      </w:r>
      <w:r w:rsidRPr="00C00498">
        <w:t xml:space="preserve">. </w:t>
      </w:r>
      <w:r w:rsidR="00F30F91" w:rsidRPr="00C00498">
        <w:t xml:space="preserve"> </w:t>
      </w:r>
      <w:proofErr w:type="gramStart"/>
      <w:r w:rsidR="00F30F91" w:rsidRPr="00C00498">
        <w:t>Similar to</w:t>
      </w:r>
      <w:proofErr w:type="gramEnd"/>
      <w:r w:rsidR="00F30F91" w:rsidRPr="00C00498">
        <w:t xml:space="preserve"> </w:t>
      </w:r>
      <w:r w:rsidR="00F310C9" w:rsidRPr="00C00498">
        <w:t xml:space="preserve">the </w:t>
      </w:r>
      <w:r w:rsidR="00F30F91" w:rsidRPr="00C00498">
        <w:t>IPR&amp;D Assets, RNA applied</w:t>
      </w:r>
      <w:r w:rsidR="005C5CD1" w:rsidRPr="00C00498">
        <w:t xml:space="preserve"> the</w:t>
      </w:r>
      <w:r w:rsidR="00F30F91" w:rsidRPr="00C00498">
        <w:t xml:space="preserve"> mid-period discounting convention and also</w:t>
      </w:r>
      <w:r w:rsidR="006D61B7" w:rsidRPr="00C00498">
        <w:t xml:space="preserve"> performed a sensitivity analysis by estimating different peak sales and assigning the corresponding probabilities to each of the peak sales scenarios.  Thereafter, RNA calculated and concluded </w:t>
      </w:r>
      <w:r w:rsidR="00B76F24" w:rsidRPr="00C00498">
        <w:t xml:space="preserve">to </w:t>
      </w:r>
      <w:r w:rsidR="00C32055" w:rsidRPr="00C00498">
        <w:t xml:space="preserve">the </w:t>
      </w:r>
      <w:r w:rsidR="003A7096" w:rsidRPr="00C00498">
        <w:t xml:space="preserve">probability weighted average value of </w:t>
      </w:r>
      <w:r w:rsidR="00A548A1" w:rsidRPr="00C00498">
        <w:t xml:space="preserve">the </w:t>
      </w:r>
      <w:r w:rsidR="003A7096" w:rsidRPr="00C00498">
        <w:t>Royalty Payments</w:t>
      </w:r>
      <w:r w:rsidR="00A548A1" w:rsidRPr="00C00498">
        <w:t xml:space="preserve">.  </w:t>
      </w:r>
      <w:r w:rsidRPr="00C00498">
        <w:t xml:space="preserve">Refer to Exhibits </w:t>
      </w:r>
      <w:r w:rsidR="00C3763F" w:rsidRPr="00C00498">
        <w:t>D.1 through D</w:t>
      </w:r>
      <w:r w:rsidRPr="00C00498">
        <w:t xml:space="preserve">.6 for further details.  </w:t>
      </w:r>
    </w:p>
    <w:p w14:paraId="79985CE2" w14:textId="6E80DA3D" w:rsidR="005871E5" w:rsidRPr="00C00498" w:rsidDel="00A96AD5" w:rsidRDefault="005871E5" w:rsidP="00FD6C31">
      <w:pPr>
        <w:pStyle w:val="RNABodyCopy"/>
        <w:rPr>
          <w:del w:id="1971" w:author="Ayush Mittal" w:date="2019-04-29T16:59:00Z"/>
        </w:rPr>
      </w:pPr>
    </w:p>
    <w:p w14:paraId="01112AB8" w14:textId="093A8DB5" w:rsidR="00A548A1" w:rsidRPr="00C00498" w:rsidDel="00A96AD5" w:rsidRDefault="00A548A1" w:rsidP="009C143C">
      <w:pPr>
        <w:pStyle w:val="RNABodyCopy"/>
        <w:keepNext/>
        <w:outlineLvl w:val="2"/>
        <w:rPr>
          <w:del w:id="1972" w:author="Ayush Mittal" w:date="2019-04-29T16:59:00Z"/>
          <w:color w:val="DE9C2F" w:themeColor="accent4"/>
          <w:sz w:val="26"/>
          <w:szCs w:val="26"/>
        </w:rPr>
      </w:pPr>
      <w:del w:id="1973" w:author="Ayush Mittal" w:date="2019-04-29T16:59:00Z">
        <w:r w:rsidRPr="00C00498" w:rsidDel="00A96AD5">
          <w:rPr>
            <w:color w:val="DE9C2F" w:themeColor="accent4"/>
            <w:sz w:val="26"/>
            <w:szCs w:val="26"/>
          </w:rPr>
          <w:delText>Milestone Payments</w:delText>
        </w:r>
      </w:del>
    </w:p>
    <w:p w14:paraId="51B9AD17" w14:textId="5CC7A5B2" w:rsidR="00AA7782" w:rsidRPr="00C00498" w:rsidDel="00A96AD5" w:rsidRDefault="003F2E28" w:rsidP="009C143C">
      <w:pPr>
        <w:pStyle w:val="RNABodyCopy"/>
        <w:keepNext/>
        <w:rPr>
          <w:del w:id="1974" w:author="Ayush Mittal" w:date="2019-04-29T16:59:00Z"/>
        </w:rPr>
      </w:pPr>
      <w:del w:id="1975" w:author="Ayush Mittal" w:date="2019-04-29T16:59:00Z">
        <w:r w:rsidRPr="00C00498" w:rsidDel="00A96AD5">
          <w:delText xml:space="preserve">Based on the Asset Purchase Agreement and as mentioned in the “Deal Overview” section above, </w:delText>
        </w:r>
        <w:r w:rsidR="003A7096" w:rsidRPr="00C00498" w:rsidDel="00A96AD5">
          <w:delText xml:space="preserve">the Company is required to </w:delText>
        </w:r>
        <w:r w:rsidR="00511E6F" w:rsidRPr="00C00498" w:rsidDel="00A96AD5">
          <w:delText xml:space="preserve">make </w:delText>
        </w:r>
        <w:r w:rsidR="003A7096" w:rsidRPr="00C00498" w:rsidDel="00A96AD5">
          <w:delText xml:space="preserve">Sales Milestone </w:delText>
        </w:r>
        <w:r w:rsidR="009E7E2F" w:rsidRPr="00C00498" w:rsidDel="00A96AD5">
          <w:delText>Payment</w:delText>
        </w:r>
        <w:r w:rsidR="003A7096" w:rsidRPr="00C00498" w:rsidDel="00A96AD5">
          <w:delText xml:space="preserve"> and Approval Milestone </w:delText>
        </w:r>
        <w:r w:rsidR="004566E9" w:rsidRPr="00C00498" w:rsidDel="00A96AD5">
          <w:delText>Payment</w:delText>
        </w:r>
        <w:r w:rsidR="005D5272" w:rsidRPr="00C00498" w:rsidDel="00A96AD5">
          <w:delText>s</w:delText>
        </w:r>
        <w:r w:rsidR="003A7096" w:rsidRPr="00C00498" w:rsidDel="00A96AD5">
          <w:delText xml:space="preserve"> to Shire.  </w:delText>
        </w:r>
        <w:r w:rsidR="004566E9" w:rsidRPr="00C00498" w:rsidDel="00A96AD5">
          <w:delText>RNA calculated the fair value of Approval Milestone Payment</w:delText>
        </w:r>
        <w:r w:rsidR="005D5272" w:rsidRPr="00C00498" w:rsidDel="00A96AD5">
          <w:delText>s</w:delText>
        </w:r>
        <w:r w:rsidR="004566E9" w:rsidRPr="00C00498" w:rsidDel="00A96AD5">
          <w:delText xml:space="preserve"> and Sales Milestone Payment as mentioned below.  </w:delText>
        </w:r>
        <w:r w:rsidRPr="00C00498" w:rsidDel="00A96AD5">
          <w:delText xml:space="preserve">We considered </w:delText>
        </w:r>
        <w:r w:rsidR="00B76F24" w:rsidRPr="00C00498" w:rsidDel="00A96AD5">
          <w:delText xml:space="preserve">a </w:delText>
        </w:r>
        <w:r w:rsidRPr="00C00498" w:rsidDel="00A96AD5">
          <w:delText xml:space="preserve">tax benefit from the </w:delText>
        </w:r>
        <w:r w:rsidR="00ED4247" w:rsidRPr="00C00498" w:rsidDel="00A96AD5">
          <w:delText>M</w:delText>
        </w:r>
        <w:r w:rsidRPr="00C00498" w:rsidDel="00A96AD5">
          <w:delText xml:space="preserve">ilestone </w:delText>
        </w:r>
        <w:r w:rsidR="00ED4247" w:rsidRPr="00C00498" w:rsidDel="00A96AD5">
          <w:delText>P</w:delText>
        </w:r>
        <w:r w:rsidRPr="00C00498" w:rsidDel="00A96AD5">
          <w:delText xml:space="preserve">ayments to calculate net milestone payments as the </w:delText>
        </w:r>
        <w:r w:rsidR="004F0F70" w:rsidRPr="00C00498" w:rsidDel="00A96AD5">
          <w:delText>M</w:delText>
        </w:r>
        <w:r w:rsidRPr="00C00498" w:rsidDel="00A96AD5">
          <w:delText xml:space="preserve">ilestone </w:delText>
        </w:r>
        <w:r w:rsidR="004F0F70" w:rsidRPr="00C00498" w:rsidDel="00A96AD5">
          <w:delText>P</w:delText>
        </w:r>
        <w:r w:rsidRPr="00C00498" w:rsidDel="00A96AD5">
          <w:delText xml:space="preserve">ayments </w:delText>
        </w:r>
        <w:r w:rsidR="004F0F70" w:rsidRPr="00C00498" w:rsidDel="00A96AD5">
          <w:delText>would</w:delText>
        </w:r>
        <w:r w:rsidRPr="00C00498" w:rsidDel="00A96AD5">
          <w:delText xml:space="preserve"> reduc</w:delText>
        </w:r>
        <w:r w:rsidR="004F0F70" w:rsidRPr="00C00498" w:rsidDel="00A96AD5">
          <w:delText>e the</w:delText>
        </w:r>
        <w:r w:rsidRPr="00C00498" w:rsidDel="00A96AD5">
          <w:delText xml:space="preserve"> tax liability of the Company.  </w:delText>
        </w:r>
      </w:del>
    </w:p>
    <w:p w14:paraId="75C9DC02" w14:textId="722C764D" w:rsidR="0001464B" w:rsidRPr="00C00498" w:rsidDel="00A96AD5" w:rsidRDefault="0001464B" w:rsidP="00FD6C31">
      <w:pPr>
        <w:pStyle w:val="RNABodyCopy"/>
        <w:rPr>
          <w:del w:id="1976" w:author="Ayush Mittal" w:date="2019-04-29T16:59:00Z"/>
        </w:rPr>
      </w:pPr>
    </w:p>
    <w:p w14:paraId="5C0A345B" w14:textId="24FC159E" w:rsidR="0001464B" w:rsidRPr="00C00498" w:rsidDel="00A96AD5" w:rsidRDefault="00B73585" w:rsidP="009C143C">
      <w:pPr>
        <w:pStyle w:val="RNABodyCopy"/>
        <w:keepNext/>
        <w:rPr>
          <w:del w:id="1977" w:author="Ayush Mittal" w:date="2019-04-29T16:59:00Z"/>
          <w:b/>
        </w:rPr>
      </w:pPr>
      <w:del w:id="1978" w:author="Ayush Mittal" w:date="2019-04-29T16:59:00Z">
        <w:r w:rsidRPr="00C00498" w:rsidDel="00A96AD5">
          <w:rPr>
            <w:b/>
          </w:rPr>
          <w:delText>APPROVAL MILESTONE PAYMENTS</w:delText>
        </w:r>
      </w:del>
    </w:p>
    <w:p w14:paraId="7D4F1FA7" w14:textId="7193E10E" w:rsidR="00D53C0A" w:rsidRPr="00C00498" w:rsidDel="00A96AD5" w:rsidRDefault="0001464B" w:rsidP="00FD6C31">
      <w:pPr>
        <w:pStyle w:val="RNABodyCopy"/>
        <w:rPr>
          <w:del w:id="1979" w:author="Ayush Mittal" w:date="2019-04-29T16:59:00Z"/>
        </w:rPr>
      </w:pPr>
      <w:del w:id="1980" w:author="Ayush Mittal" w:date="2019-04-29T16:59:00Z">
        <w:r w:rsidRPr="00C00498" w:rsidDel="00A96AD5">
          <w:delText xml:space="preserve">As explained in the “Deal Overview” section above, the </w:delText>
        </w:r>
        <w:r w:rsidR="00E56F29" w:rsidRPr="00C00498" w:rsidDel="00A96AD5">
          <w:delText>A</w:delText>
        </w:r>
        <w:r w:rsidRPr="00C00498" w:rsidDel="00A96AD5">
          <w:delText xml:space="preserve">pproval </w:delText>
        </w:r>
        <w:r w:rsidR="00E56F29" w:rsidRPr="00C00498" w:rsidDel="00A96AD5">
          <w:delText>M</w:delText>
        </w:r>
        <w:r w:rsidRPr="00C00498" w:rsidDel="00A96AD5">
          <w:delText xml:space="preserve">ilestone </w:delText>
        </w:r>
        <w:r w:rsidR="00112C92" w:rsidRPr="00C00498" w:rsidDel="00A96AD5">
          <w:delText>P</w:delText>
        </w:r>
        <w:r w:rsidRPr="00C00498" w:rsidDel="00A96AD5">
          <w:delText>ayment</w:delText>
        </w:r>
        <w:r w:rsidR="005D5272" w:rsidRPr="00C00498" w:rsidDel="00A96AD5">
          <w:delText>s</w:delText>
        </w:r>
        <w:r w:rsidRPr="00C00498" w:rsidDel="00A96AD5">
          <w:delText xml:space="preserve"> will be triggered on the </w:delText>
        </w:r>
        <w:r w:rsidR="003451B3" w:rsidRPr="00C00498" w:rsidDel="00A96AD5">
          <w:delText xml:space="preserve">occurrence of each of the following: (i) </w:delText>
        </w:r>
        <w:r w:rsidRPr="00C00498" w:rsidDel="00A96AD5">
          <w:delText>first commercial sale of the CF Program</w:delText>
        </w:r>
        <w:r w:rsidR="003451B3" w:rsidRPr="00C00498" w:rsidDel="00A96AD5">
          <w:delText>,</w:delText>
        </w:r>
        <w:r w:rsidRPr="00C00498" w:rsidDel="00A96AD5">
          <w:delText xml:space="preserve"> and </w:delText>
        </w:r>
        <w:r w:rsidR="003451B3" w:rsidRPr="00C00498" w:rsidDel="00A96AD5">
          <w:delText xml:space="preserve">(ii) first commercial sale of </w:delText>
        </w:r>
        <w:r w:rsidRPr="00C00498" w:rsidDel="00A96AD5">
          <w:delText xml:space="preserve">any </w:delText>
        </w:r>
        <w:r w:rsidR="003451B3" w:rsidRPr="00C00498" w:rsidDel="00A96AD5">
          <w:delText xml:space="preserve">of the </w:delText>
        </w:r>
        <w:r w:rsidRPr="00C00498" w:rsidDel="00A96AD5">
          <w:delText>other IPR&amp;D Asset</w:delText>
        </w:r>
        <w:r w:rsidR="003451B3" w:rsidRPr="00C00498" w:rsidDel="00A96AD5">
          <w:delText>s</w:delText>
        </w:r>
        <w:r w:rsidRPr="00C00498" w:rsidDel="00A96AD5">
          <w:delText xml:space="preserve">.  As such, we have calculated </w:delText>
        </w:r>
        <w:r w:rsidR="007E7DEA" w:rsidRPr="00C00498" w:rsidDel="00A96AD5">
          <w:delText>A</w:delText>
        </w:r>
        <w:r w:rsidRPr="00C00498" w:rsidDel="00A96AD5">
          <w:delText xml:space="preserve">pproval </w:delText>
        </w:r>
        <w:r w:rsidR="007E7DEA" w:rsidRPr="00C00498" w:rsidDel="00A96AD5">
          <w:delText>M</w:delText>
        </w:r>
        <w:r w:rsidR="004566E9" w:rsidRPr="00C00498" w:rsidDel="00A96AD5">
          <w:delText>ilestone Payment</w:delText>
        </w:r>
        <w:r w:rsidR="005D5272" w:rsidRPr="00C00498" w:rsidDel="00A96AD5">
          <w:delText>s</w:delText>
        </w:r>
        <w:r w:rsidR="004566E9" w:rsidRPr="00C00498" w:rsidDel="00A96AD5">
          <w:delText xml:space="preserve"> </w:delText>
        </w:r>
        <w:r w:rsidRPr="00C00498" w:rsidDel="00A96AD5">
          <w:delText xml:space="preserve">for </w:delText>
        </w:r>
        <w:r w:rsidR="0055687B" w:rsidRPr="00C00498" w:rsidDel="00A96AD5">
          <w:delText xml:space="preserve">the </w:delText>
        </w:r>
        <w:r w:rsidRPr="00C00498" w:rsidDel="00A96AD5">
          <w:delText xml:space="preserve">CF Program and </w:delText>
        </w:r>
        <w:r w:rsidR="0055687B" w:rsidRPr="00C00498" w:rsidDel="00A96AD5">
          <w:delText xml:space="preserve">the </w:delText>
        </w:r>
        <w:r w:rsidR="003A1926" w:rsidRPr="00C00498" w:rsidDel="00A96AD5">
          <w:delText>other IPR&amp;D Assets</w:delText>
        </w:r>
        <w:r w:rsidRPr="00C00498" w:rsidDel="00A96AD5">
          <w:delText xml:space="preserve">.  </w:delText>
        </w:r>
        <w:r w:rsidR="004566E9" w:rsidRPr="00C00498" w:rsidDel="00A96AD5">
          <w:delText xml:space="preserve">We considered </w:delText>
        </w:r>
        <w:r w:rsidR="003451B3" w:rsidRPr="00C00498" w:rsidDel="00A96AD5">
          <w:delText xml:space="preserve">the </w:delText>
        </w:r>
        <w:r w:rsidR="004566E9" w:rsidRPr="00C00498" w:rsidDel="00A96AD5">
          <w:delText>Approval Milestone Payment</w:delText>
        </w:r>
        <w:r w:rsidR="005D5272" w:rsidRPr="00C00498" w:rsidDel="00A96AD5">
          <w:delText>s</w:delText>
        </w:r>
        <w:r w:rsidR="004566E9" w:rsidRPr="00C00498" w:rsidDel="00A96AD5">
          <w:delText xml:space="preserve"> of $35.0 million payable on the approval of the CF Program in 2027</w:delText>
        </w:r>
        <w:r w:rsidR="003451B3" w:rsidRPr="00C00498" w:rsidDel="00A96AD5">
          <w:delText>,</w:delText>
        </w:r>
        <w:r w:rsidR="004566E9" w:rsidRPr="00C00498" w:rsidDel="00A96AD5">
          <w:delText xml:space="preserve"> and $10.0 million </w:delText>
        </w:r>
        <w:r w:rsidR="00717C6F" w:rsidRPr="00C00498" w:rsidDel="00A96AD5">
          <w:delText xml:space="preserve">each, </w:delText>
        </w:r>
        <w:r w:rsidR="004566E9" w:rsidRPr="00C00498" w:rsidDel="00A96AD5">
          <w:delText>payable on the approval of the OTC Program in 2025</w:delText>
        </w:r>
        <w:r w:rsidR="003A1926" w:rsidRPr="00C00498" w:rsidDel="00A96AD5">
          <w:delText xml:space="preserve">, Pipeline Program #1 in 2026, Pipeline Program </w:delText>
        </w:r>
        <w:r w:rsidR="003A0BF0" w:rsidRPr="00C00498" w:rsidDel="00A96AD5">
          <w:delText>#2 in 2027</w:delText>
        </w:r>
        <w:r w:rsidR="005C5CD1" w:rsidRPr="00C00498" w:rsidDel="00A96AD5">
          <w:delText>,</w:delText>
        </w:r>
        <w:r w:rsidR="003A0BF0" w:rsidRPr="00C00498" w:rsidDel="00A96AD5">
          <w:delText xml:space="preserve"> and Pipeline Program #3 in 2028</w:delText>
        </w:r>
        <w:r w:rsidR="004566E9" w:rsidRPr="00C00498" w:rsidDel="00A96AD5">
          <w:delText>.  We then applied POTS</w:delText>
        </w:r>
        <w:r w:rsidR="00B73585" w:rsidRPr="00C00498" w:rsidDel="00A96AD5">
          <w:delText xml:space="preserve"> (consistent with the POTS applied for the IPR&amp;D Assets)</w:delText>
        </w:r>
        <w:r w:rsidR="004566E9" w:rsidRPr="00C00498" w:rsidDel="00A96AD5">
          <w:delText xml:space="preserve"> and </w:delText>
        </w:r>
        <w:r w:rsidR="003451B3" w:rsidRPr="00C00498" w:rsidDel="00A96AD5">
          <w:delText xml:space="preserve">the </w:delText>
        </w:r>
        <w:r w:rsidR="004566E9" w:rsidRPr="00C00498" w:rsidDel="00A96AD5">
          <w:delText xml:space="preserve">discount factor </w:delText>
        </w:r>
        <w:r w:rsidR="003451B3" w:rsidRPr="00C00498" w:rsidDel="00A96AD5">
          <w:delText xml:space="preserve">as discussed below </w:delText>
        </w:r>
        <w:r w:rsidR="004566E9" w:rsidRPr="00C00498" w:rsidDel="00A96AD5">
          <w:delText xml:space="preserve">to calculate the present value of </w:delText>
        </w:r>
        <w:r w:rsidR="003451B3" w:rsidRPr="00C00498" w:rsidDel="00A96AD5">
          <w:delText xml:space="preserve">the </w:delText>
        </w:r>
        <w:r w:rsidR="004566E9" w:rsidRPr="00C00498" w:rsidDel="00A96AD5">
          <w:delText xml:space="preserve">Approval Milestone </w:delText>
        </w:r>
        <w:r w:rsidR="009E7E2F" w:rsidRPr="00C00498" w:rsidDel="00A96AD5">
          <w:delText>Payment</w:delText>
        </w:r>
        <w:r w:rsidR="005D5272" w:rsidRPr="00C00498" w:rsidDel="00A96AD5">
          <w:delText>s</w:delText>
        </w:r>
        <w:r w:rsidR="004566E9" w:rsidRPr="00C00498" w:rsidDel="00A96AD5">
          <w:delText xml:space="preserve">.  Refer to Exhibits D.1 through D.6 for further details.  </w:delText>
        </w:r>
      </w:del>
    </w:p>
    <w:p w14:paraId="2B44C590" w14:textId="512DC97A" w:rsidR="004566E9" w:rsidRPr="00C00498" w:rsidDel="00A96AD5" w:rsidRDefault="004566E9" w:rsidP="00FD6C31">
      <w:pPr>
        <w:pStyle w:val="RNABodyCopy"/>
        <w:rPr>
          <w:del w:id="1981" w:author="Ayush Mittal" w:date="2019-04-29T16:59:00Z"/>
        </w:rPr>
      </w:pPr>
    </w:p>
    <w:p w14:paraId="0E4A81F1" w14:textId="1433B3AD" w:rsidR="00D53C0A" w:rsidRPr="00C00498" w:rsidDel="00A96AD5" w:rsidRDefault="00B73585" w:rsidP="00513B2A">
      <w:pPr>
        <w:pStyle w:val="RNABodyCopy"/>
        <w:keepNext/>
        <w:rPr>
          <w:del w:id="1982" w:author="Ayush Mittal" w:date="2019-04-29T16:59:00Z"/>
          <w:b/>
        </w:rPr>
      </w:pPr>
      <w:del w:id="1983" w:author="Ayush Mittal" w:date="2019-04-29T16:59:00Z">
        <w:r w:rsidRPr="00C00498" w:rsidDel="00A96AD5">
          <w:rPr>
            <w:b/>
          </w:rPr>
          <w:delText>SALES MILESTONE PAYMENT</w:delText>
        </w:r>
      </w:del>
    </w:p>
    <w:p w14:paraId="27C05FFA" w14:textId="695EBCDE" w:rsidR="00BC1B32" w:rsidRPr="00C00498" w:rsidDel="00A96AD5" w:rsidRDefault="00D53C0A" w:rsidP="00513B2A">
      <w:pPr>
        <w:pStyle w:val="RNABodyCopy"/>
        <w:keepNext/>
        <w:rPr>
          <w:del w:id="1984" w:author="Ayush Mittal" w:date="2019-04-29T16:59:00Z"/>
        </w:rPr>
      </w:pPr>
      <w:del w:id="1985" w:author="Ayush Mittal" w:date="2019-04-29T16:59:00Z">
        <w:r w:rsidRPr="00C00498" w:rsidDel="00A96AD5">
          <w:delText xml:space="preserve">Based on the Asset Purchase Agreement, the </w:delText>
        </w:r>
        <w:r w:rsidR="00D9725B" w:rsidRPr="00C00498" w:rsidDel="00A96AD5">
          <w:delText>S</w:delText>
        </w:r>
        <w:r w:rsidRPr="00C00498" w:rsidDel="00A96AD5">
          <w:delText>ale</w:delText>
        </w:r>
        <w:r w:rsidR="00D9725B" w:rsidRPr="00C00498" w:rsidDel="00A96AD5">
          <w:delText>s</w:delText>
        </w:r>
        <w:r w:rsidRPr="00C00498" w:rsidDel="00A96AD5">
          <w:delText xml:space="preserve"> </w:delText>
        </w:r>
        <w:r w:rsidR="00D9725B" w:rsidRPr="00C00498" w:rsidDel="00A96AD5">
          <w:delText>M</w:delText>
        </w:r>
        <w:r w:rsidRPr="00C00498" w:rsidDel="00A96AD5">
          <w:delText xml:space="preserve">ilestone </w:delText>
        </w:r>
        <w:r w:rsidR="00112C92" w:rsidRPr="00C00498" w:rsidDel="00A96AD5">
          <w:delText>P</w:delText>
        </w:r>
        <w:r w:rsidRPr="00C00498" w:rsidDel="00A96AD5">
          <w:delText xml:space="preserve">ayment will be triggered upon the first </w:delText>
        </w:r>
        <w:r w:rsidR="00B6171D" w:rsidRPr="00C00498" w:rsidDel="00A96AD5">
          <w:delText>IPR&amp;D Asset</w:delText>
        </w:r>
        <w:r w:rsidR="00583019" w:rsidRPr="00C00498" w:rsidDel="00A96AD5">
          <w:delText xml:space="preserve"> achieving </w:delText>
        </w:r>
        <w:r w:rsidR="00511E6F" w:rsidRPr="00C00498" w:rsidDel="00A96AD5">
          <w:delText xml:space="preserve">annual </w:delText>
        </w:r>
        <w:r w:rsidR="00583019" w:rsidRPr="00C00498" w:rsidDel="00A96AD5">
          <w:delText xml:space="preserve">net revenues </w:delText>
        </w:r>
        <w:r w:rsidR="00511E6F" w:rsidRPr="00C00498" w:rsidDel="00A96AD5">
          <w:delText xml:space="preserve">of </w:delText>
        </w:r>
        <w:r w:rsidR="004B12CD" w:rsidRPr="00C00498" w:rsidDel="00A96AD5">
          <w:delText>$500.0 million</w:delText>
        </w:r>
        <w:r w:rsidRPr="00C00498" w:rsidDel="00A96AD5">
          <w:delText>.</w:delText>
        </w:r>
        <w:r w:rsidR="00497031" w:rsidRPr="00C00498" w:rsidDel="00A96AD5">
          <w:delText xml:space="preserve">  As such, considering that the Sales Milestone </w:delText>
        </w:r>
        <w:r w:rsidR="007F460E" w:rsidRPr="00C00498" w:rsidDel="00A96AD5">
          <w:delText>P</w:delText>
        </w:r>
        <w:r w:rsidR="00497031" w:rsidRPr="00C00498" w:rsidDel="00A96AD5">
          <w:delText>ayment may</w:delText>
        </w:r>
        <w:r w:rsidR="00525A58" w:rsidRPr="00C00498" w:rsidDel="00A96AD5">
          <w:delText xml:space="preserve"> </w:delText>
        </w:r>
        <w:r w:rsidR="00497031" w:rsidRPr="00C00498" w:rsidDel="00A96AD5">
          <w:delText>be triggered for any of the IPR&amp;D Assets,</w:delText>
        </w:r>
        <w:r w:rsidRPr="00C00498" w:rsidDel="00A96AD5">
          <w:delText xml:space="preserve"> </w:delText>
        </w:r>
        <w:r w:rsidR="00497031" w:rsidRPr="00C00498" w:rsidDel="00A96AD5">
          <w:delText>w</w:delText>
        </w:r>
        <w:r w:rsidR="00862485" w:rsidRPr="00C00498" w:rsidDel="00A96AD5">
          <w:delText xml:space="preserve">e </w:delText>
        </w:r>
        <w:r w:rsidR="00B6171D" w:rsidRPr="00C00498" w:rsidDel="00A96AD5">
          <w:delText>estimated the probabilities</w:delText>
        </w:r>
        <w:r w:rsidR="00E42483" w:rsidRPr="00C00498" w:rsidDel="00A96AD5">
          <w:delText xml:space="preserve"> for </w:delText>
        </w:r>
        <w:r w:rsidR="00112C92" w:rsidRPr="00C00498" w:rsidDel="00A96AD5">
          <w:delText>each</w:delText>
        </w:r>
        <w:r w:rsidR="00E42483" w:rsidRPr="00C00498" w:rsidDel="00A96AD5">
          <w:delText xml:space="preserve"> of the IPR&amp;D Assets </w:delText>
        </w:r>
        <w:r w:rsidR="00B6171D" w:rsidRPr="00C00498" w:rsidDel="00A96AD5">
          <w:delText>achieving the Sales Milestone</w:delText>
        </w:r>
        <w:r w:rsidR="00E42483" w:rsidRPr="00C00498" w:rsidDel="00A96AD5">
          <w:delText xml:space="preserve">.  </w:delText>
        </w:r>
        <w:r w:rsidR="00BC1B32" w:rsidRPr="00C00498" w:rsidDel="00A96AD5">
          <w:delText>Based on the current development timeline of the IPR&amp;D Assets</w:delText>
        </w:r>
        <w:r w:rsidR="00B6171D" w:rsidRPr="00C00498" w:rsidDel="00A96AD5">
          <w:delText xml:space="preserve"> and to a lesser extent, their peak sales estimates</w:delText>
        </w:r>
        <w:r w:rsidR="00BC1B32" w:rsidRPr="00C00498" w:rsidDel="00A96AD5">
          <w:delText xml:space="preserve">, we have assumed the following sequence for the IPR&amp;D Assets to achieve </w:delText>
        </w:r>
        <w:r w:rsidR="00B6171D" w:rsidRPr="00C00498" w:rsidDel="00A96AD5">
          <w:delText xml:space="preserve">the </w:delText>
        </w:r>
        <w:r w:rsidR="009E7E2F" w:rsidRPr="00C00498" w:rsidDel="00A96AD5">
          <w:delText>Sale</w:delText>
        </w:r>
        <w:r w:rsidR="00B6171D" w:rsidRPr="00C00498" w:rsidDel="00A96AD5">
          <w:delText>s</w:delText>
        </w:r>
        <w:r w:rsidR="009E7E2F" w:rsidRPr="00C00498" w:rsidDel="00A96AD5">
          <w:delText xml:space="preserve"> Milestone</w:delText>
        </w:r>
        <w:r w:rsidR="00BC1B32" w:rsidRPr="00C00498" w:rsidDel="00A96AD5">
          <w:delText>:</w:delText>
        </w:r>
      </w:del>
    </w:p>
    <w:p w14:paraId="13F46A06" w14:textId="72807FB0" w:rsidR="00BC1B32" w:rsidRPr="00C00498" w:rsidDel="00A96AD5" w:rsidRDefault="00BC1B32" w:rsidP="00FD6C31">
      <w:pPr>
        <w:pStyle w:val="RNABodyCopy"/>
        <w:rPr>
          <w:del w:id="1986" w:author="Ayush Mittal" w:date="2019-04-29T16:59:00Z"/>
        </w:rPr>
      </w:pPr>
    </w:p>
    <w:p w14:paraId="0EDA2A55" w14:textId="57608126" w:rsidR="00BC1B32" w:rsidRPr="00C00498" w:rsidDel="00A96AD5" w:rsidRDefault="00BC1B32" w:rsidP="00264D7C">
      <w:pPr>
        <w:pStyle w:val="RNABodyCopy"/>
        <w:numPr>
          <w:ilvl w:val="0"/>
          <w:numId w:val="65"/>
        </w:numPr>
        <w:ind w:left="1080" w:hanging="720"/>
        <w:rPr>
          <w:del w:id="1987" w:author="Ayush Mittal" w:date="2019-04-29T16:59:00Z"/>
        </w:rPr>
      </w:pPr>
      <w:del w:id="1988" w:author="Ayush Mittal" w:date="2019-04-29T16:59:00Z">
        <w:r w:rsidRPr="00C00498" w:rsidDel="00A96AD5">
          <w:delText>CF Program;</w:delText>
        </w:r>
      </w:del>
    </w:p>
    <w:p w14:paraId="1716BD55" w14:textId="4E380911" w:rsidR="00BC1B32" w:rsidRPr="00C00498" w:rsidDel="00A96AD5" w:rsidRDefault="00BC1B32" w:rsidP="00264D7C">
      <w:pPr>
        <w:pStyle w:val="RNABodyCopy"/>
        <w:numPr>
          <w:ilvl w:val="0"/>
          <w:numId w:val="65"/>
        </w:numPr>
        <w:ind w:left="1080" w:hanging="720"/>
        <w:rPr>
          <w:del w:id="1989" w:author="Ayush Mittal" w:date="2019-04-29T16:59:00Z"/>
        </w:rPr>
      </w:pPr>
      <w:del w:id="1990" w:author="Ayush Mittal" w:date="2019-04-29T16:59:00Z">
        <w:r w:rsidRPr="00C00498" w:rsidDel="00A96AD5">
          <w:delText>OTC Program;</w:delText>
        </w:r>
      </w:del>
    </w:p>
    <w:p w14:paraId="29C58DED" w14:textId="36654189" w:rsidR="00BC1B32" w:rsidRPr="00C00498" w:rsidDel="00A96AD5" w:rsidRDefault="00BC1B32" w:rsidP="00264D7C">
      <w:pPr>
        <w:pStyle w:val="RNABodyCopy"/>
        <w:numPr>
          <w:ilvl w:val="0"/>
          <w:numId w:val="65"/>
        </w:numPr>
        <w:ind w:left="1080" w:hanging="720"/>
        <w:rPr>
          <w:del w:id="1991" w:author="Ayush Mittal" w:date="2019-04-29T16:59:00Z"/>
        </w:rPr>
      </w:pPr>
      <w:del w:id="1992" w:author="Ayush Mittal" w:date="2019-04-29T16:59:00Z">
        <w:r w:rsidRPr="00C00498" w:rsidDel="00A96AD5">
          <w:delText>Pipeline Program #1;</w:delText>
        </w:r>
      </w:del>
    </w:p>
    <w:p w14:paraId="277DDECE" w14:textId="5CE2FDFA" w:rsidR="00BC1B32" w:rsidRPr="00C00498" w:rsidDel="00A96AD5" w:rsidRDefault="00BC1B32" w:rsidP="00264D7C">
      <w:pPr>
        <w:pStyle w:val="RNABodyCopy"/>
        <w:numPr>
          <w:ilvl w:val="0"/>
          <w:numId w:val="65"/>
        </w:numPr>
        <w:ind w:left="1080" w:hanging="720"/>
        <w:rPr>
          <w:del w:id="1993" w:author="Ayush Mittal" w:date="2019-04-29T16:59:00Z"/>
        </w:rPr>
      </w:pPr>
      <w:del w:id="1994" w:author="Ayush Mittal" w:date="2019-04-29T16:59:00Z">
        <w:r w:rsidRPr="00C00498" w:rsidDel="00A96AD5">
          <w:delText>Pipeline Program #2; and</w:delText>
        </w:r>
      </w:del>
    </w:p>
    <w:p w14:paraId="54F07323" w14:textId="32FF1FAE" w:rsidR="00BC1B32" w:rsidRPr="00C00498" w:rsidDel="00A96AD5" w:rsidRDefault="00BC1B32" w:rsidP="00264D7C">
      <w:pPr>
        <w:pStyle w:val="RNABodyCopy"/>
        <w:numPr>
          <w:ilvl w:val="0"/>
          <w:numId w:val="65"/>
        </w:numPr>
        <w:ind w:left="1080" w:hanging="720"/>
        <w:rPr>
          <w:del w:id="1995" w:author="Ayush Mittal" w:date="2019-04-29T16:59:00Z"/>
        </w:rPr>
      </w:pPr>
      <w:del w:id="1996" w:author="Ayush Mittal" w:date="2019-04-29T16:59:00Z">
        <w:r w:rsidRPr="00C00498" w:rsidDel="00A96AD5">
          <w:delText>Pipeline Program #3.</w:delText>
        </w:r>
      </w:del>
    </w:p>
    <w:p w14:paraId="6296B726" w14:textId="006F2DA8" w:rsidR="00BC1B32" w:rsidRPr="00C00498" w:rsidDel="00A96AD5" w:rsidRDefault="00BC1B32" w:rsidP="00FD6C31">
      <w:pPr>
        <w:pStyle w:val="RNABodyCopy"/>
        <w:rPr>
          <w:del w:id="1997" w:author="Ayush Mittal" w:date="2019-04-29T16:59:00Z"/>
        </w:rPr>
      </w:pPr>
    </w:p>
    <w:p w14:paraId="63DEFC06" w14:textId="29BC1B49" w:rsidR="00573067" w:rsidRPr="00C00498" w:rsidDel="00A96AD5" w:rsidRDefault="00497031" w:rsidP="00FD6C31">
      <w:pPr>
        <w:pStyle w:val="RNABodyCopy"/>
        <w:rPr>
          <w:del w:id="1998" w:author="Ayush Mittal" w:date="2019-04-29T16:59:00Z"/>
        </w:rPr>
      </w:pPr>
      <w:del w:id="1999" w:author="Ayush Mittal" w:date="2019-04-29T16:59:00Z">
        <w:r w:rsidRPr="00C00498" w:rsidDel="00A96AD5">
          <w:delText>Based on the cumulative success probability of each IPR&amp;D Asset</w:delText>
        </w:r>
        <w:r w:rsidR="00180D49" w:rsidRPr="00C00498" w:rsidDel="00A96AD5">
          <w:delText xml:space="preserve"> (estimated based on the POTS)</w:delText>
        </w:r>
        <w:r w:rsidRPr="00C00498" w:rsidDel="00A96AD5">
          <w:delText xml:space="preserve">, we have calculated </w:delText>
        </w:r>
        <w:r w:rsidR="00180D49" w:rsidRPr="00C00498" w:rsidDel="00A96AD5">
          <w:delText xml:space="preserve">the </w:delText>
        </w:r>
        <w:r w:rsidRPr="00C00498" w:rsidDel="00A96AD5">
          <w:delText xml:space="preserve">probability weighted </w:delText>
        </w:r>
        <w:r w:rsidR="009E7E2F" w:rsidRPr="00C00498" w:rsidDel="00A96AD5">
          <w:delText>Sales Milestone Payment</w:delText>
        </w:r>
        <w:r w:rsidRPr="00C00498" w:rsidDel="00A96AD5">
          <w:delText xml:space="preserve">.  </w:delText>
        </w:r>
        <w:r w:rsidR="00573067" w:rsidRPr="00C00498" w:rsidDel="00A96AD5">
          <w:delText xml:space="preserve">Based on the sequence mentioned above, we </w:delText>
        </w:r>
        <w:r w:rsidR="00353AFA" w:rsidRPr="00C00498" w:rsidDel="00A96AD5">
          <w:delText xml:space="preserve">have </w:delText>
        </w:r>
        <w:r w:rsidR="00573067" w:rsidRPr="00C00498" w:rsidDel="00A96AD5">
          <w:delText xml:space="preserve">assumed that the CF Program will </w:delText>
        </w:r>
        <w:r w:rsidR="00511E6F" w:rsidRPr="00C00498" w:rsidDel="00A96AD5">
          <w:delText>achieve the Sales Milestone</w:delText>
        </w:r>
        <w:r w:rsidR="00573067" w:rsidRPr="00C00498" w:rsidDel="00A96AD5">
          <w:delText xml:space="preserve"> and will receive the Sales Milestone Payment.  If</w:delText>
        </w:r>
        <w:r w:rsidR="00DF31BE" w:rsidRPr="00C00498" w:rsidDel="00A96AD5">
          <w:delText>,</w:delText>
        </w:r>
        <w:r w:rsidR="00573067" w:rsidRPr="00C00498" w:rsidDel="00A96AD5">
          <w:delText xml:space="preserve"> </w:delText>
        </w:r>
        <w:r w:rsidR="00353AFA" w:rsidRPr="00C00498" w:rsidDel="00A96AD5">
          <w:delText xml:space="preserve">however, </w:delText>
        </w:r>
        <w:r w:rsidR="00573067" w:rsidRPr="00C00498" w:rsidDel="00A96AD5">
          <w:delText>the CF Program fails and the OTC Program succeed</w:delText>
        </w:r>
        <w:r w:rsidR="00353AFA" w:rsidRPr="00C00498" w:rsidDel="00A96AD5">
          <w:delText>s</w:delText>
        </w:r>
        <w:r w:rsidR="00573067" w:rsidRPr="00C00498" w:rsidDel="00A96AD5">
          <w:delText>, then the OTC Program will receive the Sales Milestone Payment.  In the same manner</w:delText>
        </w:r>
        <w:r w:rsidR="001B438B" w:rsidRPr="00C00498" w:rsidDel="00A96AD5">
          <w:delText xml:space="preserve">, if both the CF Program and the OTC Program fail, </w:delText>
        </w:r>
        <w:r w:rsidR="00573067" w:rsidRPr="00C00498" w:rsidDel="00A96AD5">
          <w:delText xml:space="preserve">the subsequent </w:delText>
        </w:r>
        <w:r w:rsidR="001B438B" w:rsidRPr="00C00498" w:rsidDel="00A96AD5">
          <w:delText xml:space="preserve">IPR&amp;D Assets in the sequence listed above </w:delText>
        </w:r>
        <w:r w:rsidR="00573067" w:rsidRPr="00C00498" w:rsidDel="00A96AD5">
          <w:delText xml:space="preserve">will receive Sales Milestone Payment.  We </w:delText>
        </w:r>
        <w:r w:rsidR="005C24B2" w:rsidRPr="00C00498" w:rsidDel="00A96AD5">
          <w:delText xml:space="preserve">have </w:delText>
        </w:r>
        <w:r w:rsidR="00573067" w:rsidRPr="00C00498" w:rsidDel="00A96AD5">
          <w:delText>also considered a scenario</w:delText>
        </w:r>
        <w:r w:rsidR="005C24B2" w:rsidRPr="00C00498" w:rsidDel="00A96AD5">
          <w:delText>,</w:delText>
        </w:r>
        <w:r w:rsidR="00573067" w:rsidRPr="00C00498" w:rsidDel="00A96AD5">
          <w:delText xml:space="preserve"> where</w:delText>
        </w:r>
        <w:r w:rsidR="005C24B2" w:rsidRPr="00C00498" w:rsidDel="00A96AD5">
          <w:delText>in</w:delText>
        </w:r>
        <w:r w:rsidR="00573067" w:rsidRPr="00C00498" w:rsidDel="00A96AD5">
          <w:delText xml:space="preserve"> all the IPR&amp;D Assets fail and the Sales Milestone </w:delText>
        </w:r>
        <w:r w:rsidR="005C24B2" w:rsidRPr="00C00498" w:rsidDel="00A96AD5">
          <w:delText>is not achieved</w:delText>
        </w:r>
        <w:r w:rsidR="00573067" w:rsidRPr="00C00498" w:rsidDel="00A96AD5">
          <w:delText xml:space="preserve">.  </w:delText>
        </w:r>
      </w:del>
    </w:p>
    <w:p w14:paraId="0AF66799" w14:textId="306F7671" w:rsidR="00573067" w:rsidRPr="00C00498" w:rsidDel="00A96AD5" w:rsidRDefault="00573067" w:rsidP="00FD6C31">
      <w:pPr>
        <w:pStyle w:val="RNABodyCopy"/>
        <w:rPr>
          <w:del w:id="2000" w:author="Ayush Mittal" w:date="2019-04-29T16:59:00Z"/>
        </w:rPr>
      </w:pPr>
    </w:p>
    <w:p w14:paraId="5AD5A0CD" w14:textId="3D24210F" w:rsidR="00031BC3" w:rsidRPr="00C00498" w:rsidDel="00A96AD5" w:rsidRDefault="00031BC3" w:rsidP="009C143C">
      <w:pPr>
        <w:pStyle w:val="RNABodyCopy"/>
        <w:keepNext/>
        <w:rPr>
          <w:del w:id="2001" w:author="Ayush Mittal" w:date="2019-04-29T16:59:00Z"/>
          <w:u w:val="single"/>
        </w:rPr>
      </w:pPr>
      <w:del w:id="2002" w:author="Ayush Mittal" w:date="2019-04-29T16:59:00Z">
        <w:r w:rsidRPr="00C00498" w:rsidDel="00A96AD5">
          <w:rPr>
            <w:u w:val="single"/>
          </w:rPr>
          <w:delText>POTS</w:delText>
        </w:r>
      </w:del>
    </w:p>
    <w:p w14:paraId="4D19FC60" w14:textId="73DE9982" w:rsidR="00E92E7F" w:rsidRPr="00C00498" w:rsidDel="00A96AD5" w:rsidRDefault="00E92E7F" w:rsidP="009C143C">
      <w:pPr>
        <w:pStyle w:val="RNABodyCopy"/>
        <w:keepNext/>
        <w:rPr>
          <w:del w:id="2003" w:author="Ayush Mittal" w:date="2019-04-29T16:59:00Z"/>
        </w:rPr>
      </w:pPr>
      <w:del w:id="2004" w:author="Ayush Mittal" w:date="2019-04-29T16:59:00Z">
        <w:r w:rsidRPr="00C00498" w:rsidDel="00A96AD5">
          <w:delText xml:space="preserve">The calculation of the fair value of </w:delText>
        </w:r>
        <w:r w:rsidR="001A643D" w:rsidRPr="00C00498" w:rsidDel="00A96AD5">
          <w:delText xml:space="preserve">the </w:delText>
        </w:r>
        <w:r w:rsidR="00573067" w:rsidRPr="00C00498" w:rsidDel="00A96AD5">
          <w:delText xml:space="preserve">Sales Milestone Payment </w:delText>
        </w:r>
        <w:r w:rsidRPr="00C00498" w:rsidDel="00A96AD5">
          <w:delText>is built up such that it covers the individual success probabilit</w:delText>
        </w:r>
        <w:r w:rsidR="00DF31BE" w:rsidRPr="00C00498" w:rsidDel="00A96AD5">
          <w:delText>ies</w:delText>
        </w:r>
        <w:r w:rsidRPr="00C00498" w:rsidDel="00A96AD5">
          <w:delText xml:space="preserve"> of </w:delText>
        </w:r>
        <w:r w:rsidR="005D5272" w:rsidRPr="00C00498" w:rsidDel="00A96AD5">
          <w:delText xml:space="preserve">the </w:delText>
        </w:r>
        <w:r w:rsidRPr="00C00498" w:rsidDel="00A96AD5">
          <w:delText>IPR&amp;D Assets, and cumulative success probabilit</w:delText>
        </w:r>
        <w:r w:rsidR="00DF31BE" w:rsidRPr="00C00498" w:rsidDel="00A96AD5">
          <w:delText>ies</w:delText>
        </w:r>
        <w:r w:rsidRPr="00C00498" w:rsidDel="00A96AD5">
          <w:delText xml:space="preserve"> of a particular IPR&amp;D </w:delText>
        </w:r>
        <w:r w:rsidR="00DF31BE" w:rsidRPr="00C00498" w:rsidDel="00A96AD5">
          <w:delText xml:space="preserve">Asset </w:delText>
        </w:r>
        <w:r w:rsidRPr="00C00498" w:rsidDel="00A96AD5">
          <w:delText xml:space="preserve">given that the earlier IPR&amp;D Asset(s) fails.  To calculate </w:delText>
        </w:r>
        <w:r w:rsidR="00DF31BE" w:rsidRPr="00C00498" w:rsidDel="00A96AD5">
          <w:delText xml:space="preserve">the </w:delText>
        </w:r>
        <w:r w:rsidRPr="00C00498" w:rsidDel="00A96AD5">
          <w:delText xml:space="preserve">cumulative success probability of </w:delText>
        </w:r>
        <w:r w:rsidR="005D5272" w:rsidRPr="00C00498" w:rsidDel="00A96AD5">
          <w:delText xml:space="preserve">the </w:delText>
        </w:r>
        <w:r w:rsidRPr="00C00498" w:rsidDel="00A96AD5">
          <w:delText>IPR&amp;D Assets, we multiplied the individual success probability</w:delText>
        </w:r>
        <w:r w:rsidR="00A3664D" w:rsidRPr="00C00498" w:rsidDel="00A96AD5">
          <w:delText xml:space="preserve"> by the </w:delText>
        </w:r>
        <w:r w:rsidR="00037EE5" w:rsidRPr="00C00498" w:rsidDel="00A96AD5">
          <w:delText xml:space="preserve">cumulative </w:delText>
        </w:r>
        <w:r w:rsidR="00A3664D" w:rsidRPr="00C00498" w:rsidDel="00A96AD5">
          <w:delText xml:space="preserve">failure probability of the earlier IPR&amp;D Asset(s).  </w:delText>
        </w:r>
      </w:del>
    </w:p>
    <w:p w14:paraId="64D02F58" w14:textId="3DB40245" w:rsidR="008D10FA" w:rsidRPr="00C00498" w:rsidDel="00A96AD5" w:rsidRDefault="008D10FA" w:rsidP="00FD6C31">
      <w:pPr>
        <w:pStyle w:val="RNABodyCopy"/>
        <w:rPr>
          <w:del w:id="2005" w:author="Ayush Mittal" w:date="2019-04-29T16:59:00Z"/>
        </w:rPr>
      </w:pPr>
    </w:p>
    <w:p w14:paraId="21B53F80" w14:textId="36723BA6" w:rsidR="008D10FA" w:rsidRPr="00C00498" w:rsidDel="00A96AD5" w:rsidRDefault="00B73585" w:rsidP="005E4F7B">
      <w:pPr>
        <w:pStyle w:val="RNABodyCopy"/>
        <w:keepNext/>
        <w:rPr>
          <w:del w:id="2006" w:author="Ayush Mittal" w:date="2019-04-29T16:59:00Z"/>
          <w:b/>
        </w:rPr>
      </w:pPr>
      <w:del w:id="2007" w:author="Ayush Mittal" w:date="2019-04-29T16:59:00Z">
        <w:r w:rsidRPr="00C00498" w:rsidDel="00A96AD5">
          <w:rPr>
            <w:b/>
          </w:rPr>
          <w:delText>DISCOUNT RATE</w:delText>
        </w:r>
      </w:del>
    </w:p>
    <w:p w14:paraId="66DA9186" w14:textId="57CDF526" w:rsidR="008D10FA" w:rsidRPr="00C00498" w:rsidDel="00A96AD5" w:rsidRDefault="008D10FA" w:rsidP="00FD6C31">
      <w:pPr>
        <w:pStyle w:val="RNABodyCopy"/>
        <w:rPr>
          <w:del w:id="2008" w:author="Ayush Mittal" w:date="2019-04-29T16:59:00Z"/>
        </w:rPr>
      </w:pPr>
      <w:del w:id="2009" w:author="Ayush Mittal" w:date="2019-04-29T16:59:00Z">
        <w:r w:rsidRPr="00C00498" w:rsidDel="00A96AD5">
          <w:delText xml:space="preserve">RNA considered </w:delText>
        </w:r>
        <w:r w:rsidR="0078073A" w:rsidRPr="00C00498" w:rsidDel="00A96AD5">
          <w:delText>15</w:delText>
        </w:r>
        <w:r w:rsidRPr="00C00498" w:rsidDel="00A96AD5">
          <w:delText xml:space="preserve">.0% as an appropriate discount rate </w:delText>
        </w:r>
        <w:r w:rsidR="0078073A" w:rsidRPr="00C00498" w:rsidDel="00A96AD5">
          <w:delText xml:space="preserve">similar to the </w:delText>
        </w:r>
        <w:r w:rsidR="001C5283" w:rsidRPr="00C00498" w:rsidDel="00A96AD5">
          <w:delText>discount rate for Royalty Payments</w:delText>
        </w:r>
        <w:r w:rsidR="00031BC3" w:rsidRPr="00C00498" w:rsidDel="00A96AD5">
          <w:delText xml:space="preserve">.  </w:delText>
        </w:r>
      </w:del>
    </w:p>
    <w:p w14:paraId="7962A533" w14:textId="1342950A" w:rsidR="008D10FA" w:rsidRPr="00C00498" w:rsidDel="00A96AD5" w:rsidRDefault="008D10FA" w:rsidP="00FD6C31">
      <w:pPr>
        <w:pStyle w:val="RNABodyCopy"/>
        <w:rPr>
          <w:del w:id="2010" w:author="Ayush Mittal" w:date="2019-04-29T16:59:00Z"/>
        </w:rPr>
      </w:pPr>
    </w:p>
    <w:p w14:paraId="3DEC0833" w14:textId="7DD41F2D" w:rsidR="008D10FA" w:rsidRPr="00C00498" w:rsidDel="00A96AD5" w:rsidRDefault="00B73585" w:rsidP="009C143C">
      <w:pPr>
        <w:pStyle w:val="RNABodyCopy"/>
        <w:keepNext/>
        <w:rPr>
          <w:del w:id="2011" w:author="Ayush Mittal" w:date="2019-04-29T16:59:00Z"/>
          <w:b/>
          <w:highlight w:val="yellow"/>
        </w:rPr>
      </w:pPr>
      <w:del w:id="2012" w:author="Ayush Mittal" w:date="2019-04-29T16:59:00Z">
        <w:r w:rsidRPr="00C00498" w:rsidDel="00A96AD5">
          <w:rPr>
            <w:b/>
          </w:rPr>
          <w:delText>VALUE CONCLUSION</w:delText>
        </w:r>
      </w:del>
    </w:p>
    <w:p w14:paraId="16681C97" w14:textId="60415B15" w:rsidR="00C3763F" w:rsidRPr="00C00498" w:rsidDel="00A96AD5" w:rsidRDefault="00C32055" w:rsidP="009C143C">
      <w:pPr>
        <w:pStyle w:val="RNABodyCopy"/>
        <w:keepNext/>
        <w:rPr>
          <w:del w:id="2013" w:author="Ayush Mittal" w:date="2019-04-29T16:59:00Z"/>
        </w:rPr>
      </w:pPr>
      <w:del w:id="2014" w:author="Ayush Mittal" w:date="2019-04-29T16:59:00Z">
        <w:r w:rsidRPr="00C00498" w:rsidDel="00A96AD5">
          <w:delText>Similar to the IPR&amp;D Assets,</w:delText>
        </w:r>
        <w:r w:rsidR="00F30F91" w:rsidRPr="00C00498" w:rsidDel="00A96AD5">
          <w:delText xml:space="preserve"> RNA applied mid-period discounting convention and also</w:delText>
        </w:r>
        <w:r w:rsidRPr="00C00498" w:rsidDel="00A96AD5">
          <w:delText xml:space="preserve"> performed a sensitivity analysis by estimating different peak sales and assigning the corresponding probabilities to each of the peak sales scenarios.  Thereafter, RNA calculated and concluded </w:delText>
        </w:r>
        <w:r w:rsidR="00DF31BE" w:rsidRPr="00C00498" w:rsidDel="00A96AD5">
          <w:delText xml:space="preserve">to </w:delText>
        </w:r>
        <w:r w:rsidRPr="00C00498" w:rsidDel="00A96AD5">
          <w:delText xml:space="preserve">the </w:delText>
        </w:r>
        <w:r w:rsidR="00031BC3" w:rsidRPr="00C00498" w:rsidDel="00A96AD5">
          <w:delText>probability weighted average value of the Sales Milestone Payment</w:delText>
        </w:r>
        <w:r w:rsidR="00C3763F" w:rsidRPr="00C00498" w:rsidDel="00A96AD5">
          <w:delText xml:space="preserve">.  We summed up the present value of the </w:delText>
        </w:r>
        <w:r w:rsidR="00031BC3" w:rsidRPr="00C00498" w:rsidDel="00A96AD5">
          <w:delText>Approval Milestone Payment</w:delText>
        </w:r>
        <w:r w:rsidR="005D5272" w:rsidRPr="00C00498" w:rsidDel="00A96AD5">
          <w:delText>s</w:delText>
        </w:r>
        <w:r w:rsidR="00031BC3" w:rsidRPr="00C00498" w:rsidDel="00A96AD5">
          <w:delText xml:space="preserve"> </w:delText>
        </w:r>
        <w:r w:rsidR="00C3763F" w:rsidRPr="00C00498" w:rsidDel="00A96AD5">
          <w:delText xml:space="preserve">from the CF Program and </w:delText>
        </w:r>
        <w:r w:rsidR="00031BC3" w:rsidRPr="00C00498" w:rsidDel="00A96AD5">
          <w:delText xml:space="preserve">the </w:delText>
        </w:r>
        <w:r w:rsidR="003A0BF0" w:rsidRPr="00C00498" w:rsidDel="00A96AD5">
          <w:delText>other IPR&amp;D Assets</w:delText>
        </w:r>
        <w:r w:rsidR="00C3763F" w:rsidRPr="00C00498" w:rsidDel="00A96AD5">
          <w:delText xml:space="preserve"> to calculate fair value of the </w:delText>
        </w:r>
        <w:r w:rsidR="00031BC3" w:rsidRPr="00C00498" w:rsidDel="00A96AD5">
          <w:delText>Approval Milestone Payment</w:delText>
        </w:r>
        <w:r w:rsidR="005D5272" w:rsidRPr="00C00498" w:rsidDel="00A96AD5">
          <w:delText>s</w:delText>
        </w:r>
        <w:r w:rsidR="00C3763F" w:rsidRPr="00C00498" w:rsidDel="00A96AD5">
          <w:delText xml:space="preserve">.  Refer to Exhibits D.1 through D.6 for further details.  </w:delText>
        </w:r>
      </w:del>
    </w:p>
    <w:p w14:paraId="36B5512D" w14:textId="77777777" w:rsidR="00C3763F" w:rsidRPr="00C00498" w:rsidRDefault="00C3763F" w:rsidP="00FD6C31">
      <w:pPr>
        <w:pStyle w:val="RNABodyCopy"/>
        <w:rPr>
          <w:highlight w:val="yellow"/>
        </w:rPr>
      </w:pPr>
    </w:p>
    <w:p w14:paraId="406EE28E" w14:textId="4D99035D" w:rsidR="0042327C" w:rsidRPr="00C00498" w:rsidRDefault="0042327C" w:rsidP="0022043F">
      <w:pPr>
        <w:pStyle w:val="RNAHeadlineB"/>
        <w:outlineLvl w:val="1"/>
        <w:rPr>
          <w:rFonts w:ascii="Georgia" w:hAnsi="Georgia"/>
        </w:rPr>
      </w:pPr>
      <w:bookmarkStart w:id="2015" w:name="_Toc481756168"/>
      <w:r w:rsidRPr="00C00498">
        <w:rPr>
          <w:rFonts w:ascii="Georgia" w:hAnsi="Georgia"/>
        </w:rPr>
        <w:t xml:space="preserve">Incremental Income Method – </w:t>
      </w:r>
      <w:del w:id="2016" w:author="Ayush Mittal" w:date="2019-04-29T16:59:00Z">
        <w:r w:rsidRPr="00C00498" w:rsidDel="00A96AD5">
          <w:rPr>
            <w:rFonts w:ascii="Georgia" w:hAnsi="Georgia"/>
          </w:rPr>
          <w:delText>Lease Agreement</w:delText>
        </w:r>
      </w:del>
      <w:bookmarkEnd w:id="2015"/>
      <w:ins w:id="2017" w:author="Ayush Mittal" w:date="2019-04-29T16:59:00Z">
        <w:r w:rsidR="00A96AD5">
          <w:rPr>
            <w:rFonts w:ascii="Georgia" w:hAnsi="Georgia"/>
          </w:rPr>
          <w:t>Non-Compete Agreements</w:t>
        </w:r>
      </w:ins>
    </w:p>
    <w:p w14:paraId="683988C6" w14:textId="1A88292C" w:rsidR="0042327C" w:rsidRPr="00A96AD5" w:rsidRDefault="0042327C" w:rsidP="0042327C">
      <w:pPr>
        <w:pStyle w:val="Default"/>
        <w:spacing w:line="300" w:lineRule="exact"/>
        <w:jc w:val="both"/>
        <w:rPr>
          <w:rFonts w:ascii="Georgia" w:eastAsiaTheme="majorEastAsia" w:hAnsi="Georgia"/>
          <w:color w:val="FF0000"/>
          <w:sz w:val="22"/>
          <w:szCs w:val="22"/>
          <w:rPrChange w:id="2018" w:author="Ayush Mittal" w:date="2019-04-29T16:59:00Z">
            <w:rPr>
              <w:rFonts w:ascii="Georgia" w:eastAsiaTheme="majorEastAsia" w:hAnsi="Georgia"/>
              <w:color w:val="595959" w:themeColor="text1" w:themeTint="A6"/>
              <w:sz w:val="22"/>
              <w:szCs w:val="22"/>
            </w:rPr>
          </w:rPrChange>
        </w:rPr>
      </w:pPr>
      <w:r w:rsidRPr="00A96AD5">
        <w:rPr>
          <w:rFonts w:ascii="Georgia" w:eastAsiaTheme="majorEastAsia" w:hAnsi="Georgia"/>
          <w:color w:val="FF0000"/>
          <w:sz w:val="22"/>
          <w:szCs w:val="22"/>
          <w:rPrChange w:id="2019" w:author="Ayush Mittal" w:date="2019-04-29T16:59:00Z">
            <w:rPr>
              <w:rFonts w:ascii="Georgia" w:eastAsiaTheme="majorEastAsia" w:hAnsi="Georgia"/>
              <w:color w:val="595959" w:themeColor="text1" w:themeTint="A6"/>
              <w:sz w:val="22"/>
              <w:szCs w:val="22"/>
            </w:rPr>
          </w:rPrChange>
        </w:rPr>
        <w:t xml:space="preserve">According to the terms of the Lease Agreement, </w:t>
      </w:r>
      <w:r w:rsidR="00AE00A8" w:rsidRPr="00A96AD5">
        <w:rPr>
          <w:rFonts w:ascii="Georgia" w:eastAsiaTheme="majorEastAsia" w:hAnsi="Georgia"/>
          <w:color w:val="FF0000"/>
          <w:sz w:val="22"/>
          <w:szCs w:val="22"/>
          <w:rPrChange w:id="2020" w:author="Ayush Mittal" w:date="2019-04-29T16:59:00Z">
            <w:rPr>
              <w:rFonts w:ascii="Georgia" w:eastAsiaTheme="majorEastAsia" w:hAnsi="Georgia"/>
              <w:color w:val="595959" w:themeColor="text1" w:themeTint="A6"/>
              <w:sz w:val="22"/>
              <w:szCs w:val="22"/>
            </w:rPr>
          </w:rPrChange>
        </w:rPr>
        <w:t xml:space="preserve">Shire </w:t>
      </w:r>
      <w:r w:rsidRPr="00A96AD5">
        <w:rPr>
          <w:rFonts w:ascii="Georgia" w:eastAsiaTheme="majorEastAsia" w:hAnsi="Georgia"/>
          <w:color w:val="FF0000"/>
          <w:sz w:val="22"/>
          <w:szCs w:val="22"/>
          <w:rPrChange w:id="2021" w:author="Ayush Mittal" w:date="2019-04-29T16:59:00Z">
            <w:rPr>
              <w:rFonts w:ascii="Georgia" w:eastAsiaTheme="majorEastAsia" w:hAnsi="Georgia"/>
              <w:color w:val="595959" w:themeColor="text1" w:themeTint="A6"/>
              <w:sz w:val="22"/>
              <w:szCs w:val="22"/>
            </w:rPr>
          </w:rPrChange>
        </w:rPr>
        <w:t xml:space="preserve">currently pays $29.75 per square foot as the rental expense for occupying the property.  Based on discussions with Management and the market rates for similar properties in the </w:t>
      </w:r>
      <w:r w:rsidR="001F2365" w:rsidRPr="00A96AD5">
        <w:rPr>
          <w:rFonts w:ascii="Georgia" w:eastAsiaTheme="majorEastAsia" w:hAnsi="Georgia"/>
          <w:color w:val="FF0000"/>
          <w:sz w:val="22"/>
          <w:szCs w:val="22"/>
          <w:rPrChange w:id="2022" w:author="Ayush Mittal" w:date="2019-04-29T16:59:00Z">
            <w:rPr>
              <w:rFonts w:ascii="Georgia" w:eastAsiaTheme="majorEastAsia" w:hAnsi="Georgia"/>
              <w:color w:val="595959" w:themeColor="text1" w:themeTint="A6"/>
              <w:sz w:val="22"/>
              <w:szCs w:val="22"/>
            </w:rPr>
          </w:rPrChange>
        </w:rPr>
        <w:t>area</w:t>
      </w:r>
      <w:r w:rsidRPr="00A96AD5">
        <w:rPr>
          <w:rFonts w:ascii="Georgia" w:eastAsiaTheme="majorEastAsia" w:hAnsi="Georgia"/>
          <w:color w:val="FF0000"/>
          <w:sz w:val="22"/>
          <w:szCs w:val="22"/>
          <w:rPrChange w:id="2023" w:author="Ayush Mittal" w:date="2019-04-29T16:59:00Z">
            <w:rPr>
              <w:rFonts w:ascii="Georgia" w:eastAsiaTheme="majorEastAsia" w:hAnsi="Georgia"/>
              <w:color w:val="595959" w:themeColor="text1" w:themeTint="A6"/>
              <w:sz w:val="22"/>
              <w:szCs w:val="22"/>
            </w:rPr>
          </w:rPrChange>
        </w:rPr>
        <w:t>, the market rental expense was considered at $35.00 per square foot</w:t>
      </w:r>
      <w:r w:rsidR="00AE00A8" w:rsidRPr="00A96AD5">
        <w:rPr>
          <w:rFonts w:ascii="Georgia" w:eastAsiaTheme="majorEastAsia" w:hAnsi="Georgia"/>
          <w:color w:val="FF0000"/>
          <w:sz w:val="22"/>
          <w:szCs w:val="22"/>
          <w:rPrChange w:id="2024" w:author="Ayush Mittal" w:date="2019-04-29T16:59:00Z">
            <w:rPr>
              <w:rFonts w:ascii="Georgia" w:eastAsiaTheme="majorEastAsia" w:hAnsi="Georgia"/>
              <w:color w:val="595959" w:themeColor="text1" w:themeTint="A6"/>
              <w:sz w:val="22"/>
              <w:szCs w:val="22"/>
            </w:rPr>
          </w:rPrChange>
        </w:rPr>
        <w:t xml:space="preserve"> for a comparable property</w:t>
      </w:r>
      <w:r w:rsidRPr="00A96AD5">
        <w:rPr>
          <w:rFonts w:ascii="Georgia" w:eastAsiaTheme="majorEastAsia" w:hAnsi="Georgia"/>
          <w:color w:val="FF0000"/>
          <w:sz w:val="22"/>
          <w:szCs w:val="22"/>
          <w:rPrChange w:id="2025" w:author="Ayush Mittal" w:date="2019-04-29T16:59:00Z">
            <w:rPr>
              <w:rFonts w:ascii="Georgia" w:eastAsiaTheme="majorEastAsia" w:hAnsi="Georgia"/>
              <w:color w:val="595959" w:themeColor="text1" w:themeTint="A6"/>
              <w:sz w:val="22"/>
              <w:szCs w:val="22"/>
            </w:rPr>
          </w:rPrChange>
        </w:rPr>
        <w:t xml:space="preserve">.  Refer to Exhibit E.2 for </w:t>
      </w:r>
      <w:r w:rsidR="001F2365" w:rsidRPr="00A96AD5">
        <w:rPr>
          <w:rFonts w:ascii="Georgia" w:eastAsiaTheme="majorEastAsia" w:hAnsi="Georgia"/>
          <w:color w:val="FF0000"/>
          <w:sz w:val="22"/>
          <w:szCs w:val="22"/>
          <w:rPrChange w:id="2026" w:author="Ayush Mittal" w:date="2019-04-29T16:59:00Z">
            <w:rPr>
              <w:rFonts w:ascii="Georgia" w:eastAsiaTheme="majorEastAsia" w:hAnsi="Georgia"/>
              <w:color w:val="595959" w:themeColor="text1" w:themeTint="A6"/>
              <w:sz w:val="22"/>
              <w:szCs w:val="22"/>
            </w:rPr>
          </w:rPrChange>
        </w:rPr>
        <w:t xml:space="preserve">the details on </w:t>
      </w:r>
      <w:r w:rsidR="000006D5" w:rsidRPr="00A96AD5">
        <w:rPr>
          <w:rFonts w:ascii="Georgia" w:eastAsiaTheme="majorEastAsia" w:hAnsi="Georgia"/>
          <w:color w:val="FF0000"/>
          <w:sz w:val="22"/>
          <w:szCs w:val="22"/>
          <w:rPrChange w:id="2027" w:author="Ayush Mittal" w:date="2019-04-29T16:59:00Z">
            <w:rPr>
              <w:rFonts w:ascii="Georgia" w:eastAsiaTheme="majorEastAsia" w:hAnsi="Georgia"/>
              <w:color w:val="595959" w:themeColor="text1" w:themeTint="A6"/>
              <w:sz w:val="22"/>
              <w:szCs w:val="22"/>
            </w:rPr>
          </w:rPrChange>
        </w:rPr>
        <w:t xml:space="preserve">the </w:t>
      </w:r>
      <w:r w:rsidR="00213D55" w:rsidRPr="00A96AD5">
        <w:rPr>
          <w:rFonts w:ascii="Georgia" w:eastAsiaTheme="majorEastAsia" w:hAnsi="Georgia"/>
          <w:color w:val="FF0000"/>
          <w:sz w:val="22"/>
          <w:szCs w:val="22"/>
          <w:rPrChange w:id="2028" w:author="Ayush Mittal" w:date="2019-04-29T16:59:00Z">
            <w:rPr>
              <w:rFonts w:ascii="Georgia" w:eastAsiaTheme="majorEastAsia" w:hAnsi="Georgia"/>
              <w:color w:val="595959" w:themeColor="text1" w:themeTint="A6"/>
              <w:sz w:val="22"/>
              <w:szCs w:val="22"/>
            </w:rPr>
          </w:rPrChange>
        </w:rPr>
        <w:t xml:space="preserve">comparable </w:t>
      </w:r>
      <w:r w:rsidRPr="00A96AD5">
        <w:rPr>
          <w:rFonts w:ascii="Georgia" w:eastAsiaTheme="majorEastAsia" w:hAnsi="Georgia"/>
          <w:color w:val="FF0000"/>
          <w:sz w:val="22"/>
          <w:szCs w:val="22"/>
          <w:rPrChange w:id="2029" w:author="Ayush Mittal" w:date="2019-04-29T16:59:00Z">
            <w:rPr>
              <w:rFonts w:ascii="Georgia" w:eastAsiaTheme="majorEastAsia" w:hAnsi="Georgia"/>
              <w:color w:val="595959" w:themeColor="text1" w:themeTint="A6"/>
              <w:sz w:val="22"/>
              <w:szCs w:val="22"/>
            </w:rPr>
          </w:rPrChange>
        </w:rPr>
        <w:t xml:space="preserve">market data.  RNA applied the incremental income method to calculate the incremental value generated due to the lower rental expense compared to the market rates.  The cash flows were then discounted at a discount rate of 8.1%.  The lower discount rate is warranted considering that the cash flows related to the Lease Agreement are more certain compared to the cash flows associated with the other intangible assets.  The present value of </w:t>
      </w:r>
      <w:r w:rsidR="00AE00A8" w:rsidRPr="00A96AD5">
        <w:rPr>
          <w:rFonts w:ascii="Georgia" w:eastAsiaTheme="majorEastAsia" w:hAnsi="Georgia"/>
          <w:color w:val="FF0000"/>
          <w:sz w:val="22"/>
          <w:szCs w:val="22"/>
          <w:rPrChange w:id="2030" w:author="Ayush Mittal" w:date="2019-04-29T16:59:00Z">
            <w:rPr>
              <w:rFonts w:ascii="Georgia" w:eastAsiaTheme="majorEastAsia" w:hAnsi="Georgia"/>
              <w:color w:val="595959" w:themeColor="text1" w:themeTint="A6"/>
              <w:sz w:val="22"/>
              <w:szCs w:val="22"/>
            </w:rPr>
          </w:rPrChange>
        </w:rPr>
        <w:t xml:space="preserve">the </w:t>
      </w:r>
      <w:r w:rsidRPr="00A96AD5">
        <w:rPr>
          <w:rFonts w:ascii="Georgia" w:eastAsiaTheme="majorEastAsia" w:hAnsi="Georgia"/>
          <w:color w:val="FF0000"/>
          <w:sz w:val="22"/>
          <w:szCs w:val="22"/>
          <w:rPrChange w:id="2031" w:author="Ayush Mittal" w:date="2019-04-29T16:59:00Z">
            <w:rPr>
              <w:rFonts w:ascii="Georgia" w:eastAsiaTheme="majorEastAsia" w:hAnsi="Georgia"/>
              <w:color w:val="595959" w:themeColor="text1" w:themeTint="A6"/>
              <w:sz w:val="22"/>
              <w:szCs w:val="22"/>
            </w:rPr>
          </w:rPrChange>
        </w:rPr>
        <w:t xml:space="preserve">TAB was added to the present value of the cash flows to estimate the value of the Lease Agreement at $65,500.  Refer to Exhibit E.1 for further details.  </w:t>
      </w:r>
    </w:p>
    <w:p w14:paraId="7FDAB32B" w14:textId="77777777" w:rsidR="0042327C" w:rsidRPr="00C00498" w:rsidRDefault="0042327C" w:rsidP="00FD6C31">
      <w:pPr>
        <w:pStyle w:val="RNABodyCopy"/>
        <w:rPr>
          <w:highlight w:val="yellow"/>
        </w:rPr>
      </w:pPr>
    </w:p>
    <w:p w14:paraId="198CD4B3" w14:textId="2266829A" w:rsidR="00FD6C31" w:rsidRPr="00C00498" w:rsidRDefault="0042327C" w:rsidP="0022043F">
      <w:pPr>
        <w:pStyle w:val="RNAHeadlineB"/>
        <w:outlineLvl w:val="1"/>
        <w:rPr>
          <w:rFonts w:ascii="Georgia" w:hAnsi="Georgia"/>
        </w:rPr>
      </w:pPr>
      <w:bookmarkStart w:id="2032" w:name="_Toc481756169"/>
      <w:r w:rsidRPr="00C00498">
        <w:rPr>
          <w:rFonts w:ascii="Georgia" w:hAnsi="Georgia"/>
        </w:rPr>
        <w:t xml:space="preserve">Replacement Cost Method </w:t>
      </w:r>
      <w:r w:rsidR="005F741A" w:rsidRPr="00C00498">
        <w:rPr>
          <w:rFonts w:ascii="Georgia" w:hAnsi="Georgia"/>
        </w:rPr>
        <w:t>– Assembled Workforce</w:t>
      </w:r>
      <w:bookmarkEnd w:id="2032"/>
    </w:p>
    <w:p w14:paraId="0B086182" w14:textId="74A03301" w:rsidR="005F741A" w:rsidRPr="00C00498" w:rsidRDefault="005F741A" w:rsidP="00264D7C">
      <w:pPr>
        <w:pStyle w:val="Default"/>
        <w:keepNext/>
        <w:spacing w:line="300" w:lineRule="exact"/>
        <w:jc w:val="both"/>
        <w:rPr>
          <w:rFonts w:ascii="Georgia" w:eastAsiaTheme="majorEastAsia" w:hAnsi="Georgia"/>
          <w:color w:val="595959" w:themeColor="text1" w:themeTint="A6"/>
          <w:sz w:val="22"/>
          <w:szCs w:val="22"/>
        </w:rPr>
      </w:pPr>
      <w:r w:rsidRPr="00C00498">
        <w:rPr>
          <w:rFonts w:ascii="Georgia" w:eastAsiaTheme="majorEastAsia" w:hAnsi="Georgia"/>
          <w:color w:val="595959" w:themeColor="text1" w:themeTint="A6"/>
          <w:sz w:val="22"/>
          <w:szCs w:val="22"/>
        </w:rPr>
        <w:t xml:space="preserve">RNA considered the recruiting, training, and interview costs related to the Assembled Workforce </w:t>
      </w:r>
      <w:r w:rsidR="002E18A7" w:rsidRPr="00C00498">
        <w:rPr>
          <w:rFonts w:ascii="Georgia" w:eastAsiaTheme="majorEastAsia" w:hAnsi="Georgia"/>
          <w:color w:val="595959" w:themeColor="text1" w:themeTint="A6"/>
          <w:sz w:val="22"/>
          <w:szCs w:val="22"/>
        </w:rPr>
        <w:t>(</w:t>
      </w:r>
      <w:r w:rsidRPr="00C00498">
        <w:rPr>
          <w:rFonts w:ascii="Georgia" w:eastAsiaTheme="majorEastAsia" w:hAnsi="Georgia"/>
          <w:color w:val="595959" w:themeColor="text1" w:themeTint="A6"/>
          <w:sz w:val="22"/>
          <w:szCs w:val="22"/>
        </w:rPr>
        <w:t>based exclusively on information provided by Management</w:t>
      </w:r>
      <w:r w:rsidR="002E18A7" w:rsidRPr="00C00498">
        <w:rPr>
          <w:rFonts w:ascii="Georgia" w:eastAsiaTheme="majorEastAsia" w:hAnsi="Georgia"/>
          <w:color w:val="595959" w:themeColor="text1" w:themeTint="A6"/>
          <w:sz w:val="22"/>
          <w:szCs w:val="22"/>
        </w:rPr>
        <w:t>)</w:t>
      </w:r>
      <w:r w:rsidRPr="00C00498">
        <w:rPr>
          <w:rFonts w:ascii="Georgia" w:eastAsiaTheme="majorEastAsia" w:hAnsi="Georgia"/>
          <w:color w:val="595959" w:themeColor="text1" w:themeTint="A6"/>
          <w:sz w:val="22"/>
          <w:szCs w:val="22"/>
        </w:rPr>
        <w:t xml:space="preserve"> to estimate the value of workforce at $0.7 million.  Refer to Exhibit E.4 for further details.  </w:t>
      </w:r>
    </w:p>
    <w:p w14:paraId="22ABD9FD" w14:textId="77777777" w:rsidR="008609ED" w:rsidRPr="00C00498" w:rsidRDefault="008609ED" w:rsidP="00573796">
      <w:pPr>
        <w:rPr>
          <w:rFonts w:ascii="Georgia" w:hAnsi="Georgia"/>
          <w:color w:val="595959" w:themeColor="text1" w:themeTint="A6"/>
        </w:rPr>
      </w:pPr>
    </w:p>
    <w:p w14:paraId="203D556A" w14:textId="77777777" w:rsidR="00CE0BFD" w:rsidRPr="00C00498" w:rsidRDefault="00CE0BFD" w:rsidP="0022043F">
      <w:pPr>
        <w:pStyle w:val="RNAHeadlineB"/>
        <w:outlineLvl w:val="1"/>
        <w:rPr>
          <w:rFonts w:ascii="Georgia" w:hAnsi="Georgia"/>
        </w:rPr>
      </w:pPr>
      <w:bookmarkStart w:id="2033" w:name="_Toc478128965"/>
      <w:bookmarkStart w:id="2034" w:name="_Toc481756170"/>
      <w:r w:rsidRPr="00C00498">
        <w:rPr>
          <w:rFonts w:ascii="Georgia" w:hAnsi="Georgia"/>
        </w:rPr>
        <w:t>NPV Method – Anti-Dilution Liability</w:t>
      </w:r>
      <w:bookmarkEnd w:id="2033"/>
      <w:bookmarkEnd w:id="2034"/>
    </w:p>
    <w:p w14:paraId="6C028884" w14:textId="4F0C33A2" w:rsidR="00CE0BFD" w:rsidRPr="00C00498" w:rsidRDefault="00CE0BFD" w:rsidP="00966AD0">
      <w:pPr>
        <w:pStyle w:val="RNABodyCopy"/>
      </w:pPr>
      <w:r w:rsidRPr="00C00498">
        <w:t xml:space="preserve">Based on the Asset Purchase Agreement and as mentioned above in the “Deal Overview” section, if the Company raises Series C – Tranche II, the Company is required to issue Common Stock to Shire to maintain the its 18.0% holding on an as converted basis or 19.9% voting power in the Company.  Management indicated that there is a high probability of the </w:t>
      </w:r>
      <w:r w:rsidR="002E18A7" w:rsidRPr="00C00498">
        <w:t xml:space="preserve">Company </w:t>
      </w:r>
      <w:r w:rsidRPr="00C00498">
        <w:t xml:space="preserve">raising the Series C –Tranche II at the end of the first quarter of 2017, and as such, we calculated the number of shares to be issued to Shire in </w:t>
      </w:r>
      <w:r w:rsidR="002E18A7" w:rsidRPr="00C00498">
        <w:t>the second tranche</w:t>
      </w:r>
      <w:r w:rsidR="00AE00A8" w:rsidRPr="00C00498">
        <w:t>, as calculated in the Common Stock Valuation Opinion</w:t>
      </w:r>
      <w:r w:rsidRPr="00C00498">
        <w:t xml:space="preserve">.  Furthermore, based on discussions with Management, we assigned 100.0% probability to </w:t>
      </w:r>
      <w:r w:rsidR="002E18A7" w:rsidRPr="00C00498">
        <w:t xml:space="preserve">the </w:t>
      </w:r>
      <w:r w:rsidRPr="00C00498">
        <w:t xml:space="preserve">Series C – Tranche II raise and calculated </w:t>
      </w:r>
      <w:r w:rsidR="002E18A7" w:rsidRPr="00C00498">
        <w:t xml:space="preserve">the </w:t>
      </w:r>
      <w:r w:rsidRPr="00C00498">
        <w:t xml:space="preserve">value of Shire – Tranche II based on the per share value of Common Stock concluded in the Common Stock Valuation Opinion.  </w:t>
      </w:r>
      <w:r w:rsidR="002E18A7" w:rsidRPr="00C00498">
        <w:t>W</w:t>
      </w:r>
      <w:r w:rsidRPr="00C00498">
        <w:t xml:space="preserve">e then discounted the value of Shire – Tranche II with </w:t>
      </w:r>
      <w:r w:rsidR="00AE00A8" w:rsidRPr="00C00498">
        <w:t xml:space="preserve">a </w:t>
      </w:r>
      <w:r w:rsidRPr="00C00498">
        <w:t>3-month risk</w:t>
      </w:r>
      <w:r w:rsidR="002E18A7" w:rsidRPr="00C00498">
        <w:t>-</w:t>
      </w:r>
      <w:r w:rsidRPr="00C00498">
        <w:t>free rate and calculated the present value as of December 31, 2016</w:t>
      </w:r>
      <w:r w:rsidR="002E18A7" w:rsidRPr="00C00498">
        <w:t xml:space="preserve"> (noting no meaningful difference than calculating it as of the Valuation Date although we would have to interpolate risk-free rates given the few extra days beyond 3 months)</w:t>
      </w:r>
      <w:r w:rsidRPr="00C00498">
        <w:t xml:space="preserve">.  </w:t>
      </w:r>
    </w:p>
    <w:p w14:paraId="5013A523" w14:textId="77777777" w:rsidR="00C94CAC" w:rsidRPr="00C00498" w:rsidRDefault="00C94CAC" w:rsidP="00966AD0">
      <w:pPr>
        <w:pStyle w:val="RNABodyCopy"/>
      </w:pPr>
    </w:p>
    <w:p w14:paraId="383C14F5" w14:textId="39778783" w:rsidR="00CE0BFD" w:rsidRPr="00C00498" w:rsidRDefault="00CE0BFD" w:rsidP="00966AD0">
      <w:pPr>
        <w:pStyle w:val="RNABodyCopy"/>
      </w:pPr>
      <w:r w:rsidRPr="00C00498">
        <w:t xml:space="preserve">To calculate the value of Anti-Dilution Liability, we considered the difference between the value of Shire – Tranche II </w:t>
      </w:r>
      <w:r w:rsidR="00AE00A8" w:rsidRPr="00C00498">
        <w:t xml:space="preserve">as of the expected raise date, </w:t>
      </w:r>
      <w:r w:rsidRPr="00C00498">
        <w:t xml:space="preserve">and the present value of Shire – Tranche II as of December 31, 2016.  Refer to Exhibit D.7 for further details.  </w:t>
      </w:r>
    </w:p>
    <w:p w14:paraId="60971CEB" w14:textId="77777777" w:rsidR="00CE0BFD" w:rsidRPr="00C00498" w:rsidRDefault="00CE0BFD" w:rsidP="00573796">
      <w:pPr>
        <w:rPr>
          <w:rFonts w:ascii="Georgia" w:hAnsi="Georgia"/>
          <w:color w:val="595959" w:themeColor="text1" w:themeTint="A6"/>
        </w:rPr>
      </w:pPr>
    </w:p>
    <w:p w14:paraId="51C2C68D" w14:textId="77777777" w:rsidR="006A1E6B" w:rsidRPr="00C00498" w:rsidRDefault="006A1E6B" w:rsidP="006A1E6B">
      <w:pPr>
        <w:pStyle w:val="RNAHeadlineB"/>
        <w:outlineLvl w:val="1"/>
        <w:rPr>
          <w:rFonts w:ascii="Georgia" w:hAnsi="Georgia"/>
        </w:rPr>
      </w:pPr>
      <w:bookmarkStart w:id="2035" w:name="_Toc481756171"/>
      <w:r w:rsidRPr="00C00498">
        <w:rPr>
          <w:rFonts w:ascii="Georgia" w:hAnsi="Georgia"/>
        </w:rPr>
        <w:t>Market Approach – GCM</w:t>
      </w:r>
      <w:bookmarkEnd w:id="2035"/>
    </w:p>
    <w:p w14:paraId="3847E385" w14:textId="77777777" w:rsidR="006A1E6B" w:rsidRPr="00C00498" w:rsidRDefault="006A1E6B" w:rsidP="006A1E6B">
      <w:pPr>
        <w:pStyle w:val="RNABodyCopy"/>
      </w:pPr>
      <w:r w:rsidRPr="00C00498">
        <w:t>The GCM involves the determination of a valuation indication by multiplying a representative level of earnings, cash flows or other measure against an appropriate risk</w:t>
      </w:r>
      <w:r w:rsidRPr="00C00498">
        <w:rPr>
          <w:rFonts w:ascii="Times New Roman" w:hAnsi="Times New Roman" w:hint="eastAsia"/>
          <w:rPrChange w:id="2036" w:author="Ayush Mittal" w:date="2019-04-26T15:10:00Z">
            <w:rPr>
              <w:rFonts w:ascii="Cambria Math" w:hAnsi="Cambria Math" w:hint="eastAsia"/>
            </w:rPr>
          </w:rPrChange>
        </w:rPr>
        <w:t>‐</w:t>
      </w:r>
      <w:r w:rsidRPr="00C00498">
        <w:t xml:space="preserve">adjusted multiple.  This approach provides an indication of value for a company or asset that corresponds with the </w:t>
      </w:r>
      <w:proofErr w:type="gramStart"/>
      <w:r w:rsidRPr="00C00498">
        <w:t>particular earnings figure</w:t>
      </w:r>
      <w:proofErr w:type="gramEnd"/>
      <w:r w:rsidRPr="00C00498">
        <w:t xml:space="preserve"> being capitalized on a controlling or non</w:t>
      </w:r>
      <w:r w:rsidRPr="00C00498">
        <w:rPr>
          <w:rFonts w:ascii="Times New Roman" w:hAnsi="Times New Roman" w:hint="eastAsia"/>
          <w:rPrChange w:id="2037" w:author="Ayush Mittal" w:date="2019-04-26T15:10:00Z">
            <w:rPr>
              <w:rFonts w:ascii="Cambria Math" w:hAnsi="Cambria Math" w:hint="eastAsia"/>
            </w:rPr>
          </w:rPrChange>
        </w:rPr>
        <w:t>‐</w:t>
      </w:r>
      <w:r w:rsidRPr="00C00498">
        <w:t xml:space="preserve">controlling basis dependent on the underlying levels of multiples applied.  </w:t>
      </w:r>
    </w:p>
    <w:p w14:paraId="38F0260E" w14:textId="77777777" w:rsidR="006A1E6B" w:rsidRPr="00C00498" w:rsidRDefault="006A1E6B" w:rsidP="006A1E6B">
      <w:pPr>
        <w:pStyle w:val="RNABodyCopy"/>
      </w:pPr>
    </w:p>
    <w:p w14:paraId="6FF0BE86" w14:textId="29DA2E58" w:rsidR="006A1E6B" w:rsidRPr="00C00498" w:rsidRDefault="006A1E6B" w:rsidP="006A1E6B">
      <w:pPr>
        <w:pStyle w:val="RNABodyCopy"/>
      </w:pPr>
      <w:r w:rsidRPr="00C00498">
        <w:t xml:space="preserve">For purposes of this analysis, RNA did not rely upon the GCM in determining the enterprise value.  Notwithstanding, RNA did consider Guideline Public Companies deemed comparable to </w:t>
      </w:r>
      <w:r w:rsidR="00473422" w:rsidRPr="00C00498">
        <w:t>Shire MRT</w:t>
      </w:r>
      <w:r w:rsidRPr="00C00498">
        <w:t xml:space="preserve">, a key element of the Market Approach.  Refer to Exhibit G.2 and </w:t>
      </w:r>
      <w:r w:rsidR="00213D55" w:rsidRPr="00C00498">
        <w:t xml:space="preserve">Exhibits </w:t>
      </w:r>
      <w:r w:rsidRPr="00C00498">
        <w:t xml:space="preserve">H.6 through H.8 for details on capital structure, beta, market capitalization, enterprise value, operating metrics, net working capital and capital expenditures requirement, and business descriptions, and for the selected Guideline Public Companies.  </w:t>
      </w:r>
    </w:p>
    <w:p w14:paraId="01CA19E9" w14:textId="77777777" w:rsidR="006A1E6B" w:rsidRPr="00C00498" w:rsidRDefault="006A1E6B" w:rsidP="006A1E6B">
      <w:pPr>
        <w:pStyle w:val="RNABodyCopy"/>
      </w:pPr>
    </w:p>
    <w:p w14:paraId="4150C39B" w14:textId="77777777" w:rsidR="006A1E6B" w:rsidRPr="00C00498" w:rsidRDefault="006A1E6B" w:rsidP="006A1E6B">
      <w:pPr>
        <w:pStyle w:val="RNABodyCopy"/>
      </w:pPr>
      <w:r w:rsidRPr="00C00498">
        <w:t xml:space="preserve">For the purpose of calculation of WACC (and capital structure and beta) and estimate the capital expenditure and net working capital ratios, RNA considered the following Guideline Public Companies:  </w:t>
      </w:r>
    </w:p>
    <w:p w14:paraId="526CE17C" w14:textId="77777777" w:rsidR="006A1E6B" w:rsidRPr="00C00498" w:rsidRDefault="006A1E6B" w:rsidP="006A1E6B">
      <w:pPr>
        <w:ind w:left="90" w:hanging="90"/>
        <w:rPr>
          <w:rFonts w:ascii="Georgia" w:hAnsi="Georgia"/>
          <w:rPrChange w:id="2038" w:author="Ayush Mittal" w:date="2019-04-26T15:10:00Z">
            <w:rPr/>
          </w:rPrChange>
        </w:rPr>
      </w:pPr>
    </w:p>
    <w:p w14:paraId="41B71DB7" w14:textId="2F59AF8B" w:rsidR="00A96AD5" w:rsidRDefault="00A96AD5">
      <w:pPr>
        <w:pStyle w:val="RNANumberedList"/>
        <w:numPr>
          <w:ilvl w:val="0"/>
          <w:numId w:val="82"/>
        </w:numPr>
        <w:ind w:left="1080" w:hanging="720"/>
        <w:rPr>
          <w:ins w:id="2039" w:author="Ayush Mittal" w:date="2019-04-29T17:00:00Z"/>
        </w:rPr>
        <w:pPrChange w:id="2040" w:author="Ayush Mittal" w:date="2019-04-29T17:01:00Z">
          <w:pPr>
            <w:pStyle w:val="RNABodyCopy"/>
          </w:pPr>
        </w:pPrChange>
      </w:pPr>
      <w:ins w:id="2041" w:author="Ayush Mittal" w:date="2019-04-29T17:00:00Z">
        <w:r>
          <w:t>Gartner, Inc.;</w:t>
        </w:r>
      </w:ins>
    </w:p>
    <w:p w14:paraId="28FBCD4C" w14:textId="1EB03C18" w:rsidR="00A96AD5" w:rsidRDefault="00A96AD5">
      <w:pPr>
        <w:pStyle w:val="RNANumberedList"/>
        <w:numPr>
          <w:ilvl w:val="0"/>
          <w:numId w:val="82"/>
        </w:numPr>
        <w:ind w:left="1080" w:hanging="720"/>
        <w:rPr>
          <w:ins w:id="2042" w:author="Ayush Mittal" w:date="2019-04-29T17:00:00Z"/>
        </w:rPr>
        <w:pPrChange w:id="2043" w:author="Ayush Mittal" w:date="2019-04-29T17:01:00Z">
          <w:pPr>
            <w:pStyle w:val="RNABodyCopy"/>
          </w:pPr>
        </w:pPrChange>
      </w:pPr>
      <w:ins w:id="2044" w:author="Ayush Mittal" w:date="2019-04-29T17:00:00Z">
        <w:r>
          <w:t>The Ultimate Software Group, Inc.;</w:t>
        </w:r>
      </w:ins>
    </w:p>
    <w:p w14:paraId="5EFFB1F3" w14:textId="69FE1AF7" w:rsidR="00A96AD5" w:rsidRDefault="00A96AD5">
      <w:pPr>
        <w:pStyle w:val="RNANumberedList"/>
        <w:numPr>
          <w:ilvl w:val="0"/>
          <w:numId w:val="82"/>
        </w:numPr>
        <w:ind w:left="1080" w:hanging="720"/>
        <w:rPr>
          <w:ins w:id="2045" w:author="Ayush Mittal" w:date="2019-04-29T17:00:00Z"/>
        </w:rPr>
        <w:pPrChange w:id="2046" w:author="Ayush Mittal" w:date="2019-04-29T17:01:00Z">
          <w:pPr>
            <w:pStyle w:val="RNABodyCopy"/>
          </w:pPr>
        </w:pPrChange>
      </w:pPr>
      <w:ins w:id="2047" w:author="Ayush Mittal" w:date="2019-04-29T17:00:00Z">
        <w:r>
          <w:t>Ceridian HCM Holding Inc.;</w:t>
        </w:r>
      </w:ins>
    </w:p>
    <w:p w14:paraId="125AB336" w14:textId="545D630D" w:rsidR="00A96AD5" w:rsidRDefault="00A96AD5">
      <w:pPr>
        <w:pStyle w:val="RNANumberedList"/>
        <w:numPr>
          <w:ilvl w:val="0"/>
          <w:numId w:val="82"/>
        </w:numPr>
        <w:ind w:left="1080" w:hanging="720"/>
        <w:rPr>
          <w:ins w:id="2048" w:author="Ayush Mittal" w:date="2019-04-29T17:00:00Z"/>
        </w:rPr>
        <w:pPrChange w:id="2049" w:author="Ayush Mittal" w:date="2019-04-29T17:01:00Z">
          <w:pPr>
            <w:pStyle w:val="RNABodyCopy"/>
          </w:pPr>
        </w:pPrChange>
      </w:pPr>
      <w:ins w:id="2050" w:author="Ayush Mittal" w:date="2019-04-29T17:00:00Z">
        <w:r>
          <w:t>Conduent Incorporated;</w:t>
        </w:r>
      </w:ins>
    </w:p>
    <w:p w14:paraId="3C99E2BA" w14:textId="1DADC417" w:rsidR="00A96AD5" w:rsidRDefault="00A96AD5">
      <w:pPr>
        <w:pStyle w:val="RNANumberedList"/>
        <w:numPr>
          <w:ilvl w:val="0"/>
          <w:numId w:val="82"/>
        </w:numPr>
        <w:ind w:left="1080" w:hanging="720"/>
        <w:rPr>
          <w:ins w:id="2051" w:author="Ayush Mittal" w:date="2019-04-29T17:00:00Z"/>
        </w:rPr>
        <w:pPrChange w:id="2052" w:author="Ayush Mittal" w:date="2019-04-29T17:01:00Z">
          <w:pPr>
            <w:pStyle w:val="RNABodyCopy"/>
          </w:pPr>
        </w:pPrChange>
      </w:pPr>
      <w:ins w:id="2053" w:author="Ayush Mittal" w:date="2019-04-29T17:00:00Z">
        <w:r>
          <w:t>Cornerstone OnDemand, Inc.;</w:t>
        </w:r>
      </w:ins>
    </w:p>
    <w:p w14:paraId="769BD7AD" w14:textId="2E485C15" w:rsidR="00A96AD5" w:rsidRDefault="00A96AD5">
      <w:pPr>
        <w:pStyle w:val="RNANumberedList"/>
        <w:numPr>
          <w:ilvl w:val="0"/>
          <w:numId w:val="82"/>
        </w:numPr>
        <w:ind w:left="1080" w:hanging="720"/>
        <w:rPr>
          <w:ins w:id="2054" w:author="Ayush Mittal" w:date="2019-04-29T17:00:00Z"/>
        </w:rPr>
        <w:pPrChange w:id="2055" w:author="Ayush Mittal" w:date="2019-04-29T17:01:00Z">
          <w:pPr>
            <w:pStyle w:val="RNABodyCopy"/>
          </w:pPr>
        </w:pPrChange>
      </w:pPr>
      <w:ins w:id="2056" w:author="Ayush Mittal" w:date="2019-04-29T17:00:00Z">
        <w:r>
          <w:t>FTI Consulting, Inc.;</w:t>
        </w:r>
      </w:ins>
    </w:p>
    <w:p w14:paraId="53AE0D72" w14:textId="29014E2C" w:rsidR="00A96AD5" w:rsidRDefault="00A96AD5">
      <w:pPr>
        <w:pStyle w:val="RNANumberedList"/>
        <w:numPr>
          <w:ilvl w:val="0"/>
          <w:numId w:val="82"/>
        </w:numPr>
        <w:ind w:left="1080" w:hanging="720"/>
        <w:rPr>
          <w:ins w:id="2057" w:author="Ayush Mittal" w:date="2019-04-29T17:00:00Z"/>
        </w:rPr>
        <w:pPrChange w:id="2058" w:author="Ayush Mittal" w:date="2019-04-29T17:01:00Z">
          <w:pPr>
            <w:pStyle w:val="RNABodyCopy"/>
          </w:pPr>
        </w:pPrChange>
      </w:pPr>
      <w:ins w:id="2059" w:author="Ayush Mittal" w:date="2019-04-29T17:00:00Z">
        <w:r>
          <w:t>SVMK Inc.;</w:t>
        </w:r>
      </w:ins>
    </w:p>
    <w:p w14:paraId="5746A328" w14:textId="3220BED5" w:rsidR="00A96AD5" w:rsidRDefault="00A96AD5">
      <w:pPr>
        <w:pStyle w:val="RNANumberedList"/>
        <w:numPr>
          <w:ilvl w:val="0"/>
          <w:numId w:val="82"/>
        </w:numPr>
        <w:ind w:left="1080" w:hanging="720"/>
        <w:rPr>
          <w:ins w:id="2060" w:author="Ayush Mittal" w:date="2019-04-29T17:00:00Z"/>
        </w:rPr>
        <w:pPrChange w:id="2061" w:author="Ayush Mittal" w:date="2019-04-29T17:01:00Z">
          <w:pPr>
            <w:pStyle w:val="RNABodyCopy"/>
          </w:pPr>
        </w:pPrChange>
      </w:pPr>
      <w:ins w:id="2062" w:author="Ayush Mittal" w:date="2019-04-29T17:00:00Z">
        <w:r>
          <w:t>ICF International, Inc.;</w:t>
        </w:r>
      </w:ins>
    </w:p>
    <w:p w14:paraId="4BEE2014" w14:textId="2D45CAD8" w:rsidR="00A96AD5" w:rsidRDefault="00A96AD5">
      <w:pPr>
        <w:pStyle w:val="RNANumberedList"/>
        <w:numPr>
          <w:ilvl w:val="0"/>
          <w:numId w:val="82"/>
        </w:numPr>
        <w:ind w:left="1080" w:hanging="720"/>
        <w:rPr>
          <w:ins w:id="2063" w:author="Ayush Mittal" w:date="2019-04-29T17:00:00Z"/>
        </w:rPr>
        <w:pPrChange w:id="2064" w:author="Ayush Mittal" w:date="2019-04-29T17:01:00Z">
          <w:pPr>
            <w:pStyle w:val="RNABodyCopy"/>
          </w:pPr>
        </w:pPrChange>
      </w:pPr>
      <w:ins w:id="2065" w:author="Ayush Mittal" w:date="2019-04-29T17:00:00Z">
        <w:r>
          <w:t>Navigant Consulting, Inc.;</w:t>
        </w:r>
      </w:ins>
    </w:p>
    <w:p w14:paraId="09518459" w14:textId="698395A9" w:rsidR="00A96AD5" w:rsidRDefault="00A96AD5">
      <w:pPr>
        <w:pStyle w:val="RNANumberedList"/>
        <w:numPr>
          <w:ilvl w:val="0"/>
          <w:numId w:val="82"/>
        </w:numPr>
        <w:ind w:left="1080" w:hanging="720"/>
        <w:rPr>
          <w:ins w:id="2066" w:author="Ayush Mittal" w:date="2019-04-29T17:00:00Z"/>
        </w:rPr>
        <w:pPrChange w:id="2067" w:author="Ayush Mittal" w:date="2019-04-29T17:01:00Z">
          <w:pPr>
            <w:pStyle w:val="RNABodyCopy"/>
          </w:pPr>
        </w:pPrChange>
      </w:pPr>
      <w:ins w:id="2068" w:author="Ayush Mittal" w:date="2019-04-29T17:00:00Z">
        <w:r>
          <w:t>Heidrick &amp; Struggles International, Inc;</w:t>
        </w:r>
      </w:ins>
    </w:p>
    <w:p w14:paraId="174EFF16" w14:textId="7A3F8826" w:rsidR="00A96AD5" w:rsidRDefault="00A96AD5">
      <w:pPr>
        <w:pStyle w:val="RNANumberedList"/>
        <w:numPr>
          <w:ilvl w:val="0"/>
          <w:numId w:val="82"/>
        </w:numPr>
        <w:ind w:left="1080" w:hanging="720"/>
        <w:rPr>
          <w:ins w:id="2069" w:author="Ayush Mittal" w:date="2019-04-29T17:00:00Z"/>
        </w:rPr>
        <w:pPrChange w:id="2070" w:author="Ayush Mittal" w:date="2019-04-29T17:01:00Z">
          <w:pPr>
            <w:pStyle w:val="RNABodyCopy"/>
          </w:pPr>
        </w:pPrChange>
      </w:pPr>
      <w:ins w:id="2071" w:author="Ayush Mittal" w:date="2019-04-29T17:00:00Z">
        <w:r>
          <w:t>CRA International, Inc.; and</w:t>
        </w:r>
      </w:ins>
    </w:p>
    <w:p w14:paraId="0D4A003C" w14:textId="725704CD" w:rsidR="00A96AD5" w:rsidRPr="00A96AD5" w:rsidRDefault="00A96AD5">
      <w:pPr>
        <w:pStyle w:val="RNANumberedList"/>
        <w:numPr>
          <w:ilvl w:val="0"/>
          <w:numId w:val="82"/>
        </w:numPr>
        <w:ind w:left="1080" w:hanging="720"/>
        <w:rPr>
          <w:ins w:id="2072" w:author="Ayush Mittal" w:date="2019-04-29T17:00:00Z"/>
        </w:rPr>
        <w:pPrChange w:id="2073" w:author="Ayush Mittal" w:date="2019-04-29T17:01:00Z">
          <w:pPr>
            <w:pStyle w:val="RNABodyCopy"/>
            <w:numPr>
              <w:numId w:val="80"/>
            </w:numPr>
            <w:ind w:left="1080" w:hanging="720"/>
          </w:pPr>
        </w:pPrChange>
      </w:pPr>
      <w:ins w:id="2074" w:author="Ayush Mittal" w:date="2019-04-29T17:00:00Z">
        <w:r>
          <w:t>Franklin Covey Co.</w:t>
        </w:r>
      </w:ins>
    </w:p>
    <w:p w14:paraId="36132A2A" w14:textId="2699B2B0" w:rsidR="006A1E6B" w:rsidRPr="00C00498" w:rsidDel="00A96AD5" w:rsidRDefault="006A1E6B" w:rsidP="006A1E6B">
      <w:pPr>
        <w:pStyle w:val="RNABodyCopy"/>
        <w:numPr>
          <w:ilvl w:val="0"/>
          <w:numId w:val="80"/>
        </w:numPr>
        <w:ind w:left="1080" w:hanging="720"/>
        <w:rPr>
          <w:del w:id="2075" w:author="Ayush Mittal" w:date="2019-04-29T17:01:00Z"/>
        </w:rPr>
      </w:pPr>
      <w:del w:id="2076" w:author="Ayush Mittal" w:date="2019-04-29T17:01:00Z">
        <w:r w:rsidRPr="00C00498" w:rsidDel="00A96AD5">
          <w:delText>Ionis Pharmaceuticals, Inc.;</w:delText>
        </w:r>
      </w:del>
    </w:p>
    <w:p w14:paraId="1845581D" w14:textId="1AE84769" w:rsidR="006A1E6B" w:rsidRPr="00C00498" w:rsidDel="00A96AD5" w:rsidRDefault="006A1E6B" w:rsidP="006A1E6B">
      <w:pPr>
        <w:pStyle w:val="RNABodyCopy"/>
        <w:numPr>
          <w:ilvl w:val="0"/>
          <w:numId w:val="80"/>
        </w:numPr>
        <w:ind w:left="1080" w:hanging="720"/>
        <w:rPr>
          <w:del w:id="2077" w:author="Ayush Mittal" w:date="2019-04-29T17:01:00Z"/>
        </w:rPr>
      </w:pPr>
      <w:del w:id="2078" w:author="Ayush Mittal" w:date="2019-04-29T17:01:00Z">
        <w:r w:rsidRPr="00C00498" w:rsidDel="00A96AD5">
          <w:delText>Horizon Pharma plc;</w:delText>
        </w:r>
      </w:del>
    </w:p>
    <w:p w14:paraId="3752159F" w14:textId="44DFDEDD" w:rsidR="006A1E6B" w:rsidRPr="00C00498" w:rsidDel="00A96AD5" w:rsidRDefault="006A1E6B" w:rsidP="006A1E6B">
      <w:pPr>
        <w:pStyle w:val="RNABodyCopy"/>
        <w:numPr>
          <w:ilvl w:val="0"/>
          <w:numId w:val="80"/>
        </w:numPr>
        <w:ind w:left="1080" w:hanging="720"/>
        <w:rPr>
          <w:del w:id="2079" w:author="Ayush Mittal" w:date="2019-04-29T17:01:00Z"/>
        </w:rPr>
      </w:pPr>
      <w:del w:id="2080" w:author="Ayush Mittal" w:date="2019-04-29T17:01:00Z">
        <w:r w:rsidRPr="00C00498" w:rsidDel="00A96AD5">
          <w:delText>Alnylam Pharmaceuticals, Inc.;</w:delText>
        </w:r>
      </w:del>
    </w:p>
    <w:p w14:paraId="63143A5E" w14:textId="47D31F3B" w:rsidR="006A1E6B" w:rsidRPr="00C00498" w:rsidDel="00A96AD5" w:rsidRDefault="006A1E6B" w:rsidP="006A1E6B">
      <w:pPr>
        <w:pStyle w:val="RNABodyCopy"/>
        <w:numPr>
          <w:ilvl w:val="0"/>
          <w:numId w:val="80"/>
        </w:numPr>
        <w:ind w:left="1080" w:hanging="720"/>
        <w:rPr>
          <w:del w:id="2081" w:author="Ayush Mittal" w:date="2019-04-29T17:01:00Z"/>
        </w:rPr>
      </w:pPr>
      <w:del w:id="2082" w:author="Ayush Mittal" w:date="2019-04-29T17:01:00Z">
        <w:r w:rsidRPr="00C00498" w:rsidDel="00A96AD5">
          <w:delText>Sarepta Therapeutics, Inc.;</w:delText>
        </w:r>
      </w:del>
    </w:p>
    <w:p w14:paraId="1A101E8A" w14:textId="0EFEA66E" w:rsidR="006A1E6B" w:rsidRPr="00C00498" w:rsidDel="00A96AD5" w:rsidRDefault="006A1E6B" w:rsidP="006A1E6B">
      <w:pPr>
        <w:pStyle w:val="RNABodyCopy"/>
        <w:numPr>
          <w:ilvl w:val="0"/>
          <w:numId w:val="80"/>
        </w:numPr>
        <w:ind w:left="1080" w:hanging="720"/>
        <w:rPr>
          <w:del w:id="2083" w:author="Ayush Mittal" w:date="2019-04-29T17:01:00Z"/>
        </w:rPr>
      </w:pPr>
      <w:del w:id="2084" w:author="Ayush Mittal" w:date="2019-04-29T17:01:00Z">
        <w:r w:rsidRPr="00C00498" w:rsidDel="00A96AD5">
          <w:delText>Juno Therapeutics, Inc.;</w:delText>
        </w:r>
      </w:del>
    </w:p>
    <w:p w14:paraId="7770474E" w14:textId="6CD664D6" w:rsidR="006A1E6B" w:rsidRPr="00C00498" w:rsidDel="00A96AD5" w:rsidRDefault="006A1E6B" w:rsidP="006A1E6B">
      <w:pPr>
        <w:pStyle w:val="RNABodyCopy"/>
        <w:numPr>
          <w:ilvl w:val="0"/>
          <w:numId w:val="80"/>
        </w:numPr>
        <w:ind w:left="1080" w:hanging="720"/>
        <w:rPr>
          <w:del w:id="2085" w:author="Ayush Mittal" w:date="2019-04-29T17:01:00Z"/>
        </w:rPr>
      </w:pPr>
      <w:del w:id="2086" w:author="Ayush Mittal" w:date="2019-04-29T17:01:00Z">
        <w:r w:rsidRPr="00C00498" w:rsidDel="00A96AD5">
          <w:delText>CRISPR Therapeutics AG;</w:delText>
        </w:r>
      </w:del>
    </w:p>
    <w:p w14:paraId="296C7DDD" w14:textId="01281EB8" w:rsidR="006A1E6B" w:rsidRPr="00C00498" w:rsidDel="00A96AD5" w:rsidRDefault="006A1E6B" w:rsidP="006A1E6B">
      <w:pPr>
        <w:pStyle w:val="RNABodyCopy"/>
        <w:numPr>
          <w:ilvl w:val="0"/>
          <w:numId w:val="80"/>
        </w:numPr>
        <w:ind w:left="1080" w:hanging="720"/>
        <w:rPr>
          <w:del w:id="2087" w:author="Ayush Mittal" w:date="2019-04-29T17:01:00Z"/>
        </w:rPr>
      </w:pPr>
      <w:del w:id="2088" w:author="Ayush Mittal" w:date="2019-04-29T17:01:00Z">
        <w:r w:rsidRPr="00C00498" w:rsidDel="00A96AD5">
          <w:delText>Editas Medicine, Inc.;</w:delText>
        </w:r>
      </w:del>
    </w:p>
    <w:p w14:paraId="42254AF2" w14:textId="5CA44D60" w:rsidR="006A1E6B" w:rsidRPr="00C00498" w:rsidDel="00A96AD5" w:rsidRDefault="006A1E6B" w:rsidP="006A1E6B">
      <w:pPr>
        <w:pStyle w:val="RNABodyCopy"/>
        <w:numPr>
          <w:ilvl w:val="0"/>
          <w:numId w:val="80"/>
        </w:numPr>
        <w:ind w:left="1080" w:hanging="720"/>
        <w:rPr>
          <w:del w:id="2089" w:author="Ayush Mittal" w:date="2019-04-29T17:01:00Z"/>
        </w:rPr>
      </w:pPr>
      <w:del w:id="2090" w:author="Ayush Mittal" w:date="2019-04-29T17:01:00Z">
        <w:r w:rsidRPr="00C00498" w:rsidDel="00A96AD5">
          <w:delText>NantKwest, Inc.;</w:delText>
        </w:r>
      </w:del>
    </w:p>
    <w:p w14:paraId="2BB90094" w14:textId="7B4A4519" w:rsidR="006A1E6B" w:rsidRPr="00C00498" w:rsidDel="00A96AD5" w:rsidRDefault="006A1E6B" w:rsidP="006A1E6B">
      <w:pPr>
        <w:pStyle w:val="RNABodyCopy"/>
        <w:numPr>
          <w:ilvl w:val="0"/>
          <w:numId w:val="80"/>
        </w:numPr>
        <w:ind w:left="1080" w:hanging="720"/>
        <w:rPr>
          <w:del w:id="2091" w:author="Ayush Mittal" w:date="2019-04-29T17:01:00Z"/>
        </w:rPr>
      </w:pPr>
      <w:del w:id="2092" w:author="Ayush Mittal" w:date="2019-04-29T17:01:00Z">
        <w:r w:rsidRPr="00C00498" w:rsidDel="00A96AD5">
          <w:delText>Intellia Therapeutics Inc.;</w:delText>
        </w:r>
      </w:del>
    </w:p>
    <w:p w14:paraId="7357FF5C" w14:textId="0960D6ED" w:rsidR="006A1E6B" w:rsidRPr="00C00498" w:rsidDel="00A96AD5" w:rsidRDefault="006A1E6B" w:rsidP="006A1E6B">
      <w:pPr>
        <w:pStyle w:val="RNABodyCopy"/>
        <w:numPr>
          <w:ilvl w:val="0"/>
          <w:numId w:val="80"/>
        </w:numPr>
        <w:ind w:left="1080" w:hanging="720"/>
        <w:rPr>
          <w:del w:id="2093" w:author="Ayush Mittal" w:date="2019-04-29T17:01:00Z"/>
        </w:rPr>
      </w:pPr>
      <w:del w:id="2094" w:author="Ayush Mittal" w:date="2019-04-29T17:01:00Z">
        <w:r w:rsidRPr="00C00498" w:rsidDel="00A96AD5">
          <w:delText>PhaseRx, Inc.; and</w:delText>
        </w:r>
      </w:del>
    </w:p>
    <w:p w14:paraId="11EC6536" w14:textId="72F92A1A" w:rsidR="006A1E6B" w:rsidRPr="00C00498" w:rsidDel="00A96AD5" w:rsidRDefault="006A1E6B" w:rsidP="006A1E6B">
      <w:pPr>
        <w:pStyle w:val="RNABodyCopy"/>
        <w:numPr>
          <w:ilvl w:val="0"/>
          <w:numId w:val="80"/>
        </w:numPr>
        <w:ind w:left="1080" w:hanging="720"/>
        <w:rPr>
          <w:del w:id="2095" w:author="Ayush Mittal" w:date="2019-04-29T17:01:00Z"/>
        </w:rPr>
      </w:pPr>
      <w:del w:id="2096" w:author="Ayush Mittal" w:date="2019-04-29T17:01:00Z">
        <w:r w:rsidRPr="00C00498" w:rsidDel="00A96AD5">
          <w:delText>Dicerna Pharmaceuticals, Inc.</w:delText>
        </w:r>
      </w:del>
    </w:p>
    <w:p w14:paraId="34F3749A" w14:textId="5BD12386" w:rsidR="006A1E6B" w:rsidRPr="00C00498" w:rsidDel="00A96AD5" w:rsidRDefault="006A1E6B" w:rsidP="006A1E6B">
      <w:pPr>
        <w:pStyle w:val="RNABodyCopy"/>
        <w:rPr>
          <w:del w:id="2097" w:author="Ayush Mittal" w:date="2019-04-29T17:01:00Z"/>
        </w:rPr>
      </w:pPr>
    </w:p>
    <w:p w14:paraId="11B25B72" w14:textId="2BDEA47A" w:rsidR="00A41087" w:rsidRPr="00A96AD5" w:rsidRDefault="00A41087" w:rsidP="00A41087">
      <w:pPr>
        <w:pStyle w:val="RNABodyCopy"/>
        <w:rPr>
          <w:color w:val="FF0000"/>
          <w:rPrChange w:id="2098" w:author="Ayush Mittal" w:date="2019-04-29T17:01:00Z">
            <w:rPr/>
          </w:rPrChange>
        </w:rPr>
      </w:pPr>
      <w:r w:rsidRPr="00C00498">
        <w:t xml:space="preserve">RNA selected these Guideline Public Companies based on consideration of the </w:t>
      </w:r>
      <w:r w:rsidR="007757D8" w:rsidRPr="00C00498">
        <w:t>Common Stock Valuation Opinion</w:t>
      </w:r>
      <w:r w:rsidR="001A6176" w:rsidRPr="00C00498">
        <w:t xml:space="preserve">, </w:t>
      </w:r>
      <w:r w:rsidRPr="00C00498">
        <w:t xml:space="preserve">discussions with Management and our own research.  </w:t>
      </w:r>
      <w:r w:rsidRPr="00A96AD5">
        <w:rPr>
          <w:color w:val="FF0000"/>
          <w:rPrChange w:id="2099" w:author="Ayush Mittal" w:date="2019-04-29T17:01:00Z">
            <w:rPr/>
          </w:rPrChange>
        </w:rPr>
        <w:t xml:space="preserve">The Guideline Public Companies include companies that develop gene therapy products (such as CRISPR Therapeutics AG and </w:t>
      </w:r>
      <w:proofErr w:type="spellStart"/>
      <w:r w:rsidRPr="00A96AD5">
        <w:rPr>
          <w:color w:val="FF0000"/>
          <w:rPrChange w:id="2100" w:author="Ayush Mittal" w:date="2019-04-29T17:01:00Z">
            <w:rPr/>
          </w:rPrChange>
        </w:rPr>
        <w:t>Editas</w:t>
      </w:r>
      <w:proofErr w:type="spellEnd"/>
      <w:r w:rsidRPr="00A96AD5">
        <w:rPr>
          <w:color w:val="FF0000"/>
          <w:rPrChange w:id="2101" w:author="Ayush Mittal" w:date="2019-04-29T17:01:00Z">
            <w:rPr/>
          </w:rPrChange>
        </w:rPr>
        <w:t xml:space="preserve"> Medicine, Inc.), RNA-based products (such as </w:t>
      </w:r>
      <w:proofErr w:type="spellStart"/>
      <w:r w:rsidRPr="00A96AD5">
        <w:rPr>
          <w:color w:val="FF0000"/>
          <w:rPrChange w:id="2102" w:author="Ayush Mittal" w:date="2019-04-29T17:01:00Z">
            <w:rPr/>
          </w:rPrChange>
        </w:rPr>
        <w:t>PhaseRx</w:t>
      </w:r>
      <w:proofErr w:type="spellEnd"/>
      <w:r w:rsidRPr="00A96AD5">
        <w:rPr>
          <w:color w:val="FF0000"/>
          <w:rPrChange w:id="2103" w:author="Ayush Mittal" w:date="2019-04-29T17:01:00Z">
            <w:rPr/>
          </w:rPrChange>
        </w:rPr>
        <w:t xml:space="preserve">, Inc.), and companies that develop products targeting rare diseases (such as Horizon Pharma plc).  </w:t>
      </w:r>
    </w:p>
    <w:p w14:paraId="026AE694" w14:textId="77777777" w:rsidR="00A41087" w:rsidRPr="00C00498" w:rsidRDefault="00A41087" w:rsidP="006A1E6B">
      <w:pPr>
        <w:pStyle w:val="RNABodyCopy"/>
      </w:pPr>
    </w:p>
    <w:p w14:paraId="7ACD0352" w14:textId="3EEFBB7C" w:rsidR="006A1E6B" w:rsidRPr="00C00498" w:rsidRDefault="006A1E6B" w:rsidP="006A1E6B">
      <w:pPr>
        <w:pStyle w:val="RNABodyCopy"/>
      </w:pPr>
      <w:r w:rsidRPr="00C00498">
        <w:t xml:space="preserve">RNA acknowledged the characteristics of </w:t>
      </w:r>
      <w:r w:rsidR="00473422" w:rsidRPr="00C00498">
        <w:t xml:space="preserve">Shire MRT </w:t>
      </w:r>
      <w:r w:rsidRPr="00C00498">
        <w:t>that differ from the characteristics of the Guideline Public Companies, detailed as follows:</w:t>
      </w:r>
    </w:p>
    <w:p w14:paraId="260556A7" w14:textId="77777777" w:rsidR="006A1E6B" w:rsidRPr="00C00498" w:rsidRDefault="006A1E6B" w:rsidP="006A1E6B">
      <w:pPr>
        <w:pStyle w:val="RNABodyCopy"/>
      </w:pPr>
    </w:p>
    <w:p w14:paraId="35DA13DE" w14:textId="0D09E5AC" w:rsidR="006A1E6B" w:rsidRPr="00C00498" w:rsidRDefault="00CF5711" w:rsidP="006A1E6B">
      <w:pPr>
        <w:pStyle w:val="RNABodyCopy"/>
        <w:numPr>
          <w:ilvl w:val="0"/>
          <w:numId w:val="40"/>
        </w:numPr>
        <w:ind w:left="1080" w:hanging="720"/>
      </w:pPr>
      <w:r w:rsidRPr="00C00498">
        <w:t>Shire MRT</w:t>
      </w:r>
      <w:r w:rsidR="006A1E6B" w:rsidRPr="00C00498">
        <w:t>'s operations focus primarily on mRNA therapeutics, which is generally different from and/or less diversified than the businesses of the selected Guideline Public Companies;</w:t>
      </w:r>
    </w:p>
    <w:p w14:paraId="0A390544" w14:textId="4FBCB201" w:rsidR="006A1E6B" w:rsidRPr="00C00498" w:rsidRDefault="00CF5711">
      <w:pPr>
        <w:pStyle w:val="RNABodyCopy"/>
        <w:numPr>
          <w:ilvl w:val="0"/>
          <w:numId w:val="40"/>
        </w:numPr>
        <w:ind w:left="1080" w:hanging="720"/>
      </w:pPr>
      <w:r w:rsidRPr="00C00498">
        <w:t xml:space="preserve">Shire MRT </w:t>
      </w:r>
      <w:r w:rsidR="006A1E6B" w:rsidRPr="00C00498">
        <w:t>must raise financing in order to develop certain assets (noting that the Guideline Public Companies generally have easier access to capital to develop their programs);</w:t>
      </w:r>
    </w:p>
    <w:p w14:paraId="488BBE78" w14:textId="1505A4E3" w:rsidR="006A1E6B" w:rsidRPr="00C00498" w:rsidRDefault="006A1E6B" w:rsidP="00EA5F13">
      <w:pPr>
        <w:pStyle w:val="RNABodyCopy"/>
        <w:numPr>
          <w:ilvl w:val="0"/>
          <w:numId w:val="40"/>
        </w:numPr>
        <w:ind w:left="1080" w:hanging="720"/>
      </w:pPr>
      <w:r w:rsidRPr="00C00498">
        <w:t xml:space="preserve">The </w:t>
      </w:r>
      <w:r w:rsidR="00CF5711" w:rsidRPr="00C00498">
        <w:t xml:space="preserve">Shire MRT </w:t>
      </w:r>
      <w:r w:rsidRPr="00C00498">
        <w:t>is generally smaller and at an earlier development stage than the Guideline Public Companies;</w:t>
      </w:r>
    </w:p>
    <w:p w14:paraId="3416E759" w14:textId="149347BF" w:rsidR="006A1E6B" w:rsidRPr="00C00498" w:rsidRDefault="006A1E6B" w:rsidP="006A1E6B">
      <w:pPr>
        <w:pStyle w:val="RNABodyCopy"/>
        <w:numPr>
          <w:ilvl w:val="0"/>
          <w:numId w:val="40"/>
        </w:numPr>
        <w:ind w:left="1080" w:hanging="720"/>
      </w:pPr>
      <w:r w:rsidRPr="00C00498">
        <w:t xml:space="preserve">The range of WACC observed for the Guideline Public Companies represent the growth and risk profile associated with each of the selected Guideline Public Companies.  In general, the strategies and prospects of </w:t>
      </w:r>
      <w:r w:rsidR="00B71DFD" w:rsidRPr="00C00498">
        <w:t>Shire MRT</w:t>
      </w:r>
      <w:r w:rsidRPr="00C00498">
        <w:t xml:space="preserve"> represent a higher risk profile than the Guideline Public Companies; and</w:t>
      </w:r>
    </w:p>
    <w:p w14:paraId="6DB60E6E" w14:textId="7AF3F037" w:rsidR="006A1E6B" w:rsidRPr="00C00498" w:rsidRDefault="00CF5711" w:rsidP="006A1E6B">
      <w:pPr>
        <w:pStyle w:val="RNABodyCopy"/>
        <w:numPr>
          <w:ilvl w:val="0"/>
          <w:numId w:val="40"/>
        </w:numPr>
        <w:ind w:left="1080" w:hanging="720"/>
      </w:pPr>
      <w:r w:rsidRPr="00C00498">
        <w:t xml:space="preserve">Shire MRT </w:t>
      </w:r>
      <w:r w:rsidR="006A1E6B" w:rsidRPr="00C00498">
        <w:t xml:space="preserve">is not a publicly traded company and relies on private sources of equity.  Public companies typically have lower costs of equity since the public equity markets typically demand lower levels of return compared to private sources of equity.  Investments in public companies provide a liquid investment that may compensate for the minority level interest typically involved.  </w:t>
      </w:r>
    </w:p>
    <w:p w14:paraId="7C548EA3" w14:textId="77777777" w:rsidR="006A1E6B" w:rsidRPr="00C00498" w:rsidRDefault="006A1E6B" w:rsidP="006A1E6B">
      <w:pPr>
        <w:pStyle w:val="RNABodyCopy"/>
      </w:pPr>
    </w:p>
    <w:p w14:paraId="52F10D02" w14:textId="7B537406" w:rsidR="006A1E6B" w:rsidRPr="00C00498" w:rsidRDefault="006A1E6B" w:rsidP="006A1E6B">
      <w:pPr>
        <w:pStyle w:val="RNABodyCopy"/>
      </w:pPr>
      <w:r w:rsidRPr="00C00498">
        <w:t>Furthermore, RNA considered the following Guideline Public Companies to estimate the expense trends primarily related to commercial costs, since majority of the companies comparable to Shire MRT are at an early stage of development and do not provide meaningful expense trends:</w:t>
      </w:r>
    </w:p>
    <w:p w14:paraId="048CE111" w14:textId="77777777" w:rsidR="006A1E6B" w:rsidRPr="00C00498" w:rsidRDefault="006A1E6B" w:rsidP="006A1E6B">
      <w:pPr>
        <w:ind w:left="90" w:hanging="90"/>
        <w:rPr>
          <w:rFonts w:ascii="Georgia" w:hAnsi="Georgia"/>
          <w:rPrChange w:id="2104" w:author="Ayush Mittal" w:date="2019-04-26T15:10:00Z">
            <w:rPr/>
          </w:rPrChange>
        </w:rPr>
      </w:pPr>
    </w:p>
    <w:p w14:paraId="2BA30CC3" w14:textId="77777777" w:rsidR="006A1E6B" w:rsidRPr="00C00498" w:rsidRDefault="006A1E6B" w:rsidP="006A1E6B">
      <w:pPr>
        <w:pStyle w:val="RNABodyCopy"/>
        <w:numPr>
          <w:ilvl w:val="0"/>
          <w:numId w:val="77"/>
        </w:numPr>
        <w:ind w:left="1080" w:hanging="720"/>
      </w:pPr>
      <w:r w:rsidRPr="00C00498">
        <w:t>Regeneron Pharmaceuticals, Inc.;</w:t>
      </w:r>
    </w:p>
    <w:p w14:paraId="292D6889" w14:textId="77777777" w:rsidR="006A1E6B" w:rsidRPr="00C00498" w:rsidRDefault="006A1E6B" w:rsidP="006A1E6B">
      <w:pPr>
        <w:pStyle w:val="RNABodyCopy"/>
        <w:numPr>
          <w:ilvl w:val="0"/>
          <w:numId w:val="77"/>
        </w:numPr>
        <w:ind w:left="1080" w:hanging="720"/>
      </w:pPr>
      <w:r w:rsidRPr="00C00498">
        <w:t>Grifols, S.A.;</w:t>
      </w:r>
    </w:p>
    <w:p w14:paraId="4E10257D" w14:textId="3427E664" w:rsidR="006A1E6B" w:rsidRPr="00C00498" w:rsidRDefault="006A1E6B" w:rsidP="006A1E6B">
      <w:pPr>
        <w:pStyle w:val="RNABodyCopy"/>
        <w:numPr>
          <w:ilvl w:val="0"/>
          <w:numId w:val="77"/>
        </w:numPr>
        <w:ind w:left="1080" w:hanging="720"/>
      </w:pPr>
      <w:r w:rsidRPr="00C00498">
        <w:t xml:space="preserve">Alexion Pharmaceuticals, Inc.; </w:t>
      </w:r>
      <w:r w:rsidR="00A46119" w:rsidRPr="00C00498">
        <w:tab/>
      </w:r>
    </w:p>
    <w:p w14:paraId="5C7AFE75" w14:textId="77777777" w:rsidR="006A1E6B" w:rsidRPr="00C00498" w:rsidRDefault="006A1E6B" w:rsidP="006A1E6B">
      <w:pPr>
        <w:pStyle w:val="RNABodyCopy"/>
        <w:numPr>
          <w:ilvl w:val="0"/>
          <w:numId w:val="77"/>
        </w:numPr>
        <w:ind w:left="1080" w:hanging="720"/>
      </w:pPr>
      <w:r w:rsidRPr="00C00498">
        <w:t>Vertex Pharmaceuticals Incorporated;</w:t>
      </w:r>
    </w:p>
    <w:p w14:paraId="7580A45E" w14:textId="77777777" w:rsidR="006A1E6B" w:rsidRPr="00C00498" w:rsidRDefault="006A1E6B" w:rsidP="006A1E6B">
      <w:pPr>
        <w:pStyle w:val="RNABodyCopy"/>
        <w:numPr>
          <w:ilvl w:val="0"/>
          <w:numId w:val="77"/>
        </w:numPr>
        <w:ind w:left="1080" w:hanging="720"/>
      </w:pPr>
      <w:r w:rsidRPr="00C00498">
        <w:t>United Therapeutics Corporation;</w:t>
      </w:r>
    </w:p>
    <w:p w14:paraId="632EB07E" w14:textId="77777777" w:rsidR="006A1E6B" w:rsidRPr="00C00498" w:rsidRDefault="006A1E6B" w:rsidP="006A1E6B">
      <w:pPr>
        <w:pStyle w:val="RNABodyCopy"/>
        <w:numPr>
          <w:ilvl w:val="0"/>
          <w:numId w:val="77"/>
        </w:numPr>
        <w:ind w:left="1080" w:hanging="720"/>
      </w:pPr>
      <w:proofErr w:type="spellStart"/>
      <w:r w:rsidRPr="00C00498">
        <w:t>Opko</w:t>
      </w:r>
      <w:proofErr w:type="spellEnd"/>
      <w:r w:rsidRPr="00C00498">
        <w:t xml:space="preserve"> Health, Inc.;</w:t>
      </w:r>
    </w:p>
    <w:p w14:paraId="1135C5D7" w14:textId="77777777" w:rsidR="006A1E6B" w:rsidRPr="00C00498" w:rsidRDefault="006A1E6B" w:rsidP="006A1E6B">
      <w:pPr>
        <w:pStyle w:val="RNABodyCopy"/>
        <w:numPr>
          <w:ilvl w:val="0"/>
          <w:numId w:val="77"/>
        </w:numPr>
        <w:ind w:left="1080" w:hanging="720"/>
      </w:pPr>
      <w:r w:rsidRPr="00C00498">
        <w:t xml:space="preserve">BioMarin Pharmaceutical Inc.; </w:t>
      </w:r>
    </w:p>
    <w:p w14:paraId="56F38A71" w14:textId="77777777" w:rsidR="006A1E6B" w:rsidRPr="00C00498" w:rsidRDefault="006A1E6B" w:rsidP="006A1E6B">
      <w:pPr>
        <w:pStyle w:val="RNABodyCopy"/>
        <w:numPr>
          <w:ilvl w:val="0"/>
          <w:numId w:val="77"/>
        </w:numPr>
        <w:ind w:left="1080" w:hanging="720"/>
      </w:pPr>
      <w:r w:rsidRPr="00C00498">
        <w:t xml:space="preserve">Incyte Corporation; </w:t>
      </w:r>
    </w:p>
    <w:p w14:paraId="5812F9E0" w14:textId="77777777" w:rsidR="006A1E6B" w:rsidRPr="00C00498" w:rsidRDefault="006A1E6B" w:rsidP="006A1E6B">
      <w:pPr>
        <w:pStyle w:val="RNABodyCopy"/>
        <w:numPr>
          <w:ilvl w:val="0"/>
          <w:numId w:val="77"/>
        </w:numPr>
        <w:ind w:left="1080" w:hanging="720"/>
      </w:pPr>
      <w:r w:rsidRPr="00C00498">
        <w:t xml:space="preserve">Myriad Genetics, Inc.; </w:t>
      </w:r>
    </w:p>
    <w:p w14:paraId="6B08E4A2" w14:textId="77777777" w:rsidR="006A1E6B" w:rsidRPr="00C00498" w:rsidRDefault="006A1E6B" w:rsidP="006A1E6B">
      <w:pPr>
        <w:pStyle w:val="RNABodyCopy"/>
        <w:numPr>
          <w:ilvl w:val="0"/>
          <w:numId w:val="77"/>
        </w:numPr>
        <w:ind w:left="1080" w:hanging="720"/>
      </w:pPr>
      <w:r w:rsidRPr="00C00498">
        <w:t xml:space="preserve">Alkermes plc; </w:t>
      </w:r>
    </w:p>
    <w:p w14:paraId="4F380806" w14:textId="77777777" w:rsidR="006A1E6B" w:rsidRPr="00C00498" w:rsidRDefault="006A1E6B" w:rsidP="006A1E6B">
      <w:pPr>
        <w:pStyle w:val="RNABodyCopy"/>
        <w:numPr>
          <w:ilvl w:val="0"/>
          <w:numId w:val="77"/>
        </w:numPr>
        <w:ind w:left="1080" w:hanging="720"/>
      </w:pPr>
      <w:r w:rsidRPr="00C00498">
        <w:t>Emergent BioSolutions Inc.; and</w:t>
      </w:r>
    </w:p>
    <w:p w14:paraId="33989AAF" w14:textId="77777777" w:rsidR="006A1E6B" w:rsidRPr="00C00498" w:rsidRDefault="006A1E6B" w:rsidP="006A1E6B">
      <w:pPr>
        <w:pStyle w:val="RNABodyCopy"/>
        <w:numPr>
          <w:ilvl w:val="0"/>
          <w:numId w:val="77"/>
        </w:numPr>
        <w:ind w:left="1080" w:hanging="720"/>
      </w:pPr>
      <w:r w:rsidRPr="00C00498">
        <w:t>BioMarin Pharmaceutical Inc.</w:t>
      </w:r>
    </w:p>
    <w:p w14:paraId="462698DA" w14:textId="77777777" w:rsidR="006A1E6B" w:rsidRPr="00C00498" w:rsidRDefault="006A1E6B" w:rsidP="00513B2A">
      <w:pPr>
        <w:pStyle w:val="RNAHeadlineB"/>
        <w:rPr>
          <w:rFonts w:ascii="Georgia" w:hAnsi="Georgia"/>
        </w:rPr>
      </w:pPr>
    </w:p>
    <w:p w14:paraId="2FF1AA89" w14:textId="1D0BD54C" w:rsidR="005D5EE2" w:rsidRPr="00C00498" w:rsidRDefault="006A1E6B" w:rsidP="009C143C">
      <w:pPr>
        <w:pStyle w:val="RNAHeadlineB"/>
        <w:outlineLvl w:val="1"/>
        <w:rPr>
          <w:rFonts w:ascii="Georgia" w:hAnsi="Georgia"/>
          <w:szCs w:val="24"/>
        </w:rPr>
      </w:pPr>
      <w:bookmarkStart w:id="2105" w:name="_Toc481756172"/>
      <w:r w:rsidRPr="00C00498">
        <w:rPr>
          <w:rFonts w:ascii="Georgia" w:hAnsi="Georgia"/>
          <w:szCs w:val="24"/>
        </w:rPr>
        <w:t>Discount Rates</w:t>
      </w:r>
      <w:bookmarkEnd w:id="2105"/>
    </w:p>
    <w:p w14:paraId="3886E855" w14:textId="7DB3E3B2" w:rsidR="008609ED" w:rsidRPr="00C00498" w:rsidRDefault="008609ED" w:rsidP="009C143C">
      <w:pPr>
        <w:pStyle w:val="RNABodyCopy"/>
        <w:keepNext/>
        <w:outlineLvl w:val="2"/>
        <w:rPr>
          <w:color w:val="DE9C2F" w:themeColor="accent4"/>
          <w:sz w:val="26"/>
          <w:szCs w:val="26"/>
        </w:rPr>
      </w:pPr>
      <w:r w:rsidRPr="00C00498">
        <w:rPr>
          <w:color w:val="DE9C2F" w:themeColor="accent4"/>
          <w:sz w:val="26"/>
          <w:szCs w:val="26"/>
        </w:rPr>
        <w:t xml:space="preserve">WACC </w:t>
      </w:r>
    </w:p>
    <w:p w14:paraId="39169703" w14:textId="77777777" w:rsidR="00725480" w:rsidRPr="00C00498" w:rsidRDefault="00725480" w:rsidP="009C143C">
      <w:pPr>
        <w:pStyle w:val="RNABodyCopy"/>
        <w:keepNext/>
        <w:rPr>
          <w:color w:val="DE9C2F" w:themeColor="accent4"/>
          <w:sz w:val="26"/>
          <w:szCs w:val="26"/>
        </w:rPr>
      </w:pPr>
    </w:p>
    <w:p w14:paraId="1A607763" w14:textId="13C33B1E" w:rsidR="00573796" w:rsidRPr="00C00498" w:rsidRDefault="00573796" w:rsidP="009C143C">
      <w:pPr>
        <w:pStyle w:val="RNABodyCopy"/>
        <w:keepNext/>
      </w:pPr>
      <w:r w:rsidRPr="00C00498">
        <w:t>We considered WACC</w:t>
      </w:r>
      <w:r w:rsidR="008609ED" w:rsidRPr="00C00498">
        <w:t xml:space="preserve"> </w:t>
      </w:r>
      <w:r w:rsidRPr="00C00498">
        <w:t xml:space="preserve">for estimating an appropriate discount rate </w:t>
      </w:r>
      <w:r w:rsidR="006C7573" w:rsidRPr="00C00498">
        <w:t>for the Subject Interest</w:t>
      </w:r>
      <w:r w:rsidRPr="00C00498">
        <w:t>.  It is comprised of the following elements:</w:t>
      </w:r>
    </w:p>
    <w:p w14:paraId="01D0CA84" w14:textId="77777777" w:rsidR="00573796" w:rsidRPr="00C00498" w:rsidRDefault="00573796" w:rsidP="00A0216D">
      <w:pPr>
        <w:pStyle w:val="RNABodyCopy"/>
      </w:pPr>
    </w:p>
    <w:p w14:paraId="41F5CA3F" w14:textId="77777777" w:rsidR="00573796" w:rsidRPr="00C00498" w:rsidRDefault="00573796" w:rsidP="00724D57">
      <w:pPr>
        <w:pStyle w:val="RNABodyCopy"/>
        <w:numPr>
          <w:ilvl w:val="0"/>
          <w:numId w:val="30"/>
        </w:numPr>
        <w:ind w:left="1080" w:hanging="720"/>
      </w:pPr>
      <w:r w:rsidRPr="00C00498">
        <w:t>Cost of Debt (“</w:t>
      </w:r>
      <w:proofErr w:type="spellStart"/>
      <w:r w:rsidRPr="00C00498">
        <w:t>K</w:t>
      </w:r>
      <w:r w:rsidRPr="00C00498">
        <w:rPr>
          <w:vertAlign w:val="subscript"/>
        </w:rPr>
        <w:t>d</w:t>
      </w:r>
      <w:proofErr w:type="spellEnd"/>
      <w:r w:rsidRPr="00C00498">
        <w:t>”): Reflects the cost of a hypothetical senior secured loan facility;</w:t>
      </w:r>
    </w:p>
    <w:p w14:paraId="0D5CB7BF" w14:textId="77777777" w:rsidR="00573796" w:rsidRPr="00C00498" w:rsidRDefault="00573796" w:rsidP="00724D57">
      <w:pPr>
        <w:pStyle w:val="RNABodyCopy"/>
        <w:numPr>
          <w:ilvl w:val="0"/>
          <w:numId w:val="30"/>
        </w:numPr>
        <w:ind w:left="1080" w:hanging="720"/>
      </w:pPr>
      <w:r w:rsidRPr="00C00498">
        <w:t>Tax Rate (“T”): Reflects an all-in marginal corporate tax rate;</w:t>
      </w:r>
    </w:p>
    <w:p w14:paraId="3901D13C" w14:textId="77777777" w:rsidR="00573796" w:rsidRPr="00C00498" w:rsidRDefault="00573796" w:rsidP="00724D57">
      <w:pPr>
        <w:pStyle w:val="RNABodyCopy"/>
        <w:numPr>
          <w:ilvl w:val="0"/>
          <w:numId w:val="30"/>
        </w:numPr>
        <w:ind w:left="1080" w:hanging="720"/>
      </w:pPr>
      <w:r w:rsidRPr="00C00498">
        <w:t>Cost of Equity (“</w:t>
      </w:r>
      <w:proofErr w:type="spellStart"/>
      <w:r w:rsidRPr="00C00498">
        <w:t>K</w:t>
      </w:r>
      <w:r w:rsidRPr="00C00498">
        <w:rPr>
          <w:vertAlign w:val="subscript"/>
        </w:rPr>
        <w:t>e</w:t>
      </w:r>
      <w:proofErr w:type="spellEnd"/>
      <w:r w:rsidRPr="00C00498">
        <w:t>”): Reflects the required rate of return for an equity investment;</w:t>
      </w:r>
    </w:p>
    <w:p w14:paraId="15C4C324" w14:textId="77777777" w:rsidR="00573796" w:rsidRPr="00C00498" w:rsidRDefault="00573796" w:rsidP="00724D57">
      <w:pPr>
        <w:pStyle w:val="RNABodyCopy"/>
        <w:numPr>
          <w:ilvl w:val="0"/>
          <w:numId w:val="30"/>
        </w:numPr>
        <w:ind w:left="1080" w:hanging="720"/>
      </w:pPr>
      <w:r w:rsidRPr="00C00498">
        <w:t>% Debt (“D/C%”): Reflects the percentage of debt in the capital structure; and</w:t>
      </w:r>
    </w:p>
    <w:p w14:paraId="387EF579" w14:textId="77777777" w:rsidR="00A55890" w:rsidRPr="00C00498" w:rsidRDefault="00573796" w:rsidP="00724D57">
      <w:pPr>
        <w:pStyle w:val="RNABodyCopy"/>
        <w:numPr>
          <w:ilvl w:val="0"/>
          <w:numId w:val="30"/>
        </w:numPr>
        <w:ind w:left="1080" w:hanging="720"/>
      </w:pPr>
      <w:r w:rsidRPr="00C00498">
        <w:t xml:space="preserve">% Equity (“E/C%”): Reflects the percentage of equity in the capital structure.  </w:t>
      </w:r>
    </w:p>
    <w:p w14:paraId="799C020A" w14:textId="77777777" w:rsidR="00A55890" w:rsidRPr="00C00498" w:rsidRDefault="00A55890" w:rsidP="00A55890">
      <w:pPr>
        <w:pStyle w:val="RNABodyCopy"/>
        <w:ind w:left="936"/>
      </w:pPr>
    </w:p>
    <w:p w14:paraId="710726BA" w14:textId="77777777" w:rsidR="00573796" w:rsidRPr="00C00498" w:rsidRDefault="00A55890" w:rsidP="00A0216D">
      <w:pPr>
        <w:pStyle w:val="RNABodyCopy"/>
      </w:pPr>
      <w:r w:rsidRPr="00C00498">
        <w:rPr>
          <w:noProof/>
        </w:rPr>
        <mc:AlternateContent>
          <mc:Choice Requires="wps">
            <w:drawing>
              <wp:anchor distT="0" distB="0" distL="114300" distR="114300" simplePos="0" relativeHeight="251656704" behindDoc="1" locked="0" layoutInCell="1" allowOverlap="1" wp14:anchorId="12DC2174" wp14:editId="11321127">
                <wp:simplePos x="0" y="0"/>
                <wp:positionH relativeFrom="column">
                  <wp:posOffset>-19050</wp:posOffset>
                </wp:positionH>
                <wp:positionV relativeFrom="paragraph">
                  <wp:posOffset>41275</wp:posOffset>
                </wp:positionV>
                <wp:extent cx="6467475" cy="5334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6467475" cy="533400"/>
                        </a:xfrm>
                        <a:prstGeom prst="rect">
                          <a:avLst/>
                        </a:prstGeom>
                        <a:noFill/>
                        <a:ln w="38100" cmpd="sng">
                          <a:solidFill>
                            <a:schemeClr val="bg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B4270" id="Rectangle 9" o:spid="_x0000_s1026" style="position:absolute;margin-left:-1.5pt;margin-top:3.25pt;width:509.25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" filled="f" strokecolor="#e7e6e6 [3214]" strokeweight="3pt"/>
            </w:pict>
          </mc:Fallback>
        </mc:AlternateContent>
      </w:r>
    </w:p>
    <w:p w14:paraId="3A659965" w14:textId="77777777" w:rsidR="00573796" w:rsidRPr="00C00498" w:rsidRDefault="00573796" w:rsidP="00A55890">
      <w:pPr>
        <w:pStyle w:val="RNAIntrotext"/>
        <w:jc w:val="center"/>
        <w:rPr>
          <w:rFonts w:ascii="Georgia" w:hAnsi="Georgia"/>
        </w:rPr>
      </w:pPr>
      <w:r w:rsidRPr="00C00498">
        <w:rPr>
          <w:rFonts w:ascii="Georgia" w:hAnsi="Georgia"/>
        </w:rPr>
        <w:t xml:space="preserve">The WACC formula is as follows: </w:t>
      </w:r>
      <w:proofErr w:type="spellStart"/>
      <w:r w:rsidRPr="00C00498">
        <w:rPr>
          <w:rFonts w:ascii="Georgia" w:hAnsi="Georgia"/>
        </w:rPr>
        <w:t>K</w:t>
      </w:r>
      <w:r w:rsidRPr="00C00498">
        <w:rPr>
          <w:rFonts w:ascii="Georgia" w:hAnsi="Georgia"/>
          <w:vertAlign w:val="subscript"/>
        </w:rPr>
        <w:t>d</w:t>
      </w:r>
      <w:proofErr w:type="spellEnd"/>
      <w:r w:rsidRPr="00C00498">
        <w:rPr>
          <w:rFonts w:ascii="Georgia" w:hAnsi="Georgia"/>
        </w:rPr>
        <w:t xml:space="preserve"> *(1-</w:t>
      </w:r>
      <w:proofErr w:type="gramStart"/>
      <w:r w:rsidRPr="00C00498">
        <w:rPr>
          <w:rFonts w:ascii="Georgia" w:hAnsi="Georgia"/>
        </w:rPr>
        <w:t>T)*</w:t>
      </w:r>
      <w:proofErr w:type="gramEnd"/>
      <w:r w:rsidRPr="00C00498">
        <w:rPr>
          <w:rFonts w:ascii="Georgia" w:hAnsi="Georgia"/>
        </w:rPr>
        <w:t xml:space="preserve">D/C% + </w:t>
      </w:r>
      <w:proofErr w:type="spellStart"/>
      <w:r w:rsidRPr="00C00498">
        <w:rPr>
          <w:rFonts w:ascii="Georgia" w:hAnsi="Georgia"/>
        </w:rPr>
        <w:t>K</w:t>
      </w:r>
      <w:r w:rsidRPr="00C00498">
        <w:rPr>
          <w:rFonts w:ascii="Georgia" w:hAnsi="Georgia"/>
          <w:vertAlign w:val="subscript"/>
        </w:rPr>
        <w:t>e</w:t>
      </w:r>
      <w:proofErr w:type="spellEnd"/>
      <w:r w:rsidRPr="00C00498">
        <w:rPr>
          <w:rFonts w:ascii="Georgia" w:hAnsi="Georgia"/>
        </w:rPr>
        <w:t xml:space="preserve"> *E/C%</w:t>
      </w:r>
    </w:p>
    <w:p w14:paraId="66BA79DA" w14:textId="77777777" w:rsidR="00A55890" w:rsidRPr="00C00498" w:rsidRDefault="00A55890" w:rsidP="00A55890">
      <w:pPr>
        <w:pStyle w:val="RNAIntrotext"/>
        <w:rPr>
          <w:rFonts w:ascii="Georgia" w:hAnsi="Georgia"/>
          <w:rPrChange w:id="2106" w:author="Ayush Mittal" w:date="2019-04-26T15:10:00Z">
            <w:rPr/>
          </w:rPrChange>
        </w:rPr>
      </w:pPr>
    </w:p>
    <w:p w14:paraId="1AE188F3" w14:textId="77777777" w:rsidR="00573796" w:rsidRPr="00C00498" w:rsidRDefault="00573796" w:rsidP="00573796">
      <w:pPr>
        <w:rPr>
          <w:rFonts w:ascii="Georgia" w:hAnsi="Georgia"/>
          <w:rPrChange w:id="2107" w:author="Ayush Mittal" w:date="2019-04-26T15:10:00Z">
            <w:rPr/>
          </w:rPrChange>
        </w:rPr>
      </w:pPr>
    </w:p>
    <w:p w14:paraId="5A69532E" w14:textId="77777777" w:rsidR="00573796" w:rsidRPr="00C00498" w:rsidRDefault="00573796" w:rsidP="00264D7C">
      <w:pPr>
        <w:pStyle w:val="RNABodyCopy"/>
        <w:keepNext/>
      </w:pPr>
      <w:r w:rsidRPr="00C00498">
        <w:t>With respect to determining the above WACC inputs, RNA noted the following:</w:t>
      </w:r>
    </w:p>
    <w:p w14:paraId="15A8FE21" w14:textId="77777777" w:rsidR="00573796" w:rsidRPr="00C00498" w:rsidRDefault="00573796" w:rsidP="00A55890">
      <w:pPr>
        <w:pStyle w:val="RNABodyCopy"/>
      </w:pPr>
    </w:p>
    <w:p w14:paraId="0F29F97B" w14:textId="77777777" w:rsidR="00573796" w:rsidRPr="00C00498" w:rsidRDefault="00573796" w:rsidP="00724D57">
      <w:pPr>
        <w:pStyle w:val="RNABodyCopy"/>
        <w:numPr>
          <w:ilvl w:val="0"/>
          <w:numId w:val="31"/>
        </w:numPr>
        <w:ind w:left="1080" w:hanging="720"/>
        <w:rPr>
          <w:szCs w:val="24"/>
        </w:rPr>
      </w:pPr>
      <w:proofErr w:type="spellStart"/>
      <w:r w:rsidRPr="00C00498">
        <w:rPr>
          <w:szCs w:val="24"/>
        </w:rPr>
        <w:t>K</w:t>
      </w:r>
      <w:r w:rsidRPr="00C00498">
        <w:rPr>
          <w:szCs w:val="24"/>
          <w:vertAlign w:val="subscript"/>
        </w:rPr>
        <w:t>d</w:t>
      </w:r>
      <w:proofErr w:type="spellEnd"/>
      <w:r w:rsidRPr="00C00498">
        <w:rPr>
          <w:szCs w:val="24"/>
        </w:rPr>
        <w:t>:</w:t>
      </w:r>
    </w:p>
    <w:p w14:paraId="58548DB8" w14:textId="77777777" w:rsidR="00573796" w:rsidRPr="00C00498" w:rsidRDefault="00573796" w:rsidP="009949D6">
      <w:pPr>
        <w:pStyle w:val="RNABodyCopy"/>
        <w:numPr>
          <w:ilvl w:val="0"/>
          <w:numId w:val="32"/>
        </w:numPr>
        <w:ind w:left="1440"/>
      </w:pPr>
      <w:r w:rsidRPr="00C00498">
        <w:t>Considered the average yield on the Moody’s Baa Rated Corporate Index as of the Valuation Date;</w:t>
      </w:r>
    </w:p>
    <w:p w14:paraId="3ECDA1DD" w14:textId="7C36E631" w:rsidR="00573796" w:rsidRPr="00C00498" w:rsidRDefault="00573796" w:rsidP="00724D57">
      <w:pPr>
        <w:pStyle w:val="RNABodyCopy"/>
        <w:numPr>
          <w:ilvl w:val="0"/>
          <w:numId w:val="32"/>
        </w:numPr>
        <w:ind w:left="1440"/>
      </w:pPr>
      <w:r w:rsidRPr="00C00498">
        <w:t xml:space="preserve">Considered the cost of debt for certain companies deemed comparable to </w:t>
      </w:r>
      <w:r w:rsidR="00CF5711" w:rsidRPr="00C00498">
        <w:t>Shire MRT</w:t>
      </w:r>
      <w:r w:rsidRPr="00C00498">
        <w:t>;</w:t>
      </w:r>
    </w:p>
    <w:p w14:paraId="71C762D7" w14:textId="1CBA84F2" w:rsidR="00573796" w:rsidRPr="00C00498" w:rsidRDefault="00573796" w:rsidP="00724D57">
      <w:pPr>
        <w:pStyle w:val="RNABodyCopy"/>
        <w:numPr>
          <w:ilvl w:val="0"/>
          <w:numId w:val="32"/>
        </w:numPr>
        <w:ind w:left="1440"/>
      </w:pPr>
      <w:r w:rsidRPr="00C00498">
        <w:t xml:space="preserve">Considered </w:t>
      </w:r>
      <w:r w:rsidR="00CF5711" w:rsidRPr="00C00498">
        <w:t xml:space="preserve">Shire MRT’s </w:t>
      </w:r>
      <w:r w:rsidRPr="00C00498">
        <w:t>weighted-average cost of debt as of the Valuation Date; and</w:t>
      </w:r>
    </w:p>
    <w:p w14:paraId="0927BDDB" w14:textId="7FFF2C1D" w:rsidR="00573796" w:rsidRPr="00C00498" w:rsidRDefault="00F2070E" w:rsidP="00724D57">
      <w:pPr>
        <w:pStyle w:val="RNABodyCopy"/>
        <w:numPr>
          <w:ilvl w:val="0"/>
          <w:numId w:val="32"/>
        </w:numPr>
        <w:ind w:left="1440"/>
      </w:pPr>
      <w:r w:rsidRPr="00C00498">
        <w:t>Considered d</w:t>
      </w:r>
      <w:r w:rsidR="00573796" w:rsidRPr="00C00498">
        <w:t xml:space="preserve">iscussions with Management regarding market interest rates.  </w:t>
      </w:r>
    </w:p>
    <w:p w14:paraId="54AB35D3" w14:textId="77777777" w:rsidR="00573796" w:rsidRPr="00C00498" w:rsidRDefault="00573796" w:rsidP="00A55890">
      <w:pPr>
        <w:pStyle w:val="RNABodyCopy"/>
      </w:pPr>
      <w:r w:rsidRPr="00C00498">
        <w:t xml:space="preserve"> </w:t>
      </w:r>
    </w:p>
    <w:p w14:paraId="473CD37E" w14:textId="0243A12A" w:rsidR="00573796" w:rsidRPr="00C00498" w:rsidRDefault="00573796" w:rsidP="00724D57">
      <w:pPr>
        <w:pStyle w:val="RNABodyCopy"/>
        <w:numPr>
          <w:ilvl w:val="0"/>
          <w:numId w:val="31"/>
        </w:numPr>
        <w:ind w:left="1080" w:hanging="720"/>
      </w:pPr>
      <w:r w:rsidRPr="00C00498">
        <w:t xml:space="preserve">T: Based on discussions with Management and RNA’s observations of tax rates for companies </w:t>
      </w:r>
      <w:proofErr w:type="gramStart"/>
      <w:r w:rsidRPr="00C00498">
        <w:t>similar to</w:t>
      </w:r>
      <w:proofErr w:type="gramEnd"/>
      <w:r w:rsidRPr="00C00498">
        <w:t xml:space="preserve"> </w:t>
      </w:r>
      <w:r w:rsidR="00CF5711" w:rsidRPr="00C00498">
        <w:t>Shire MRT</w:t>
      </w:r>
      <w:r w:rsidRPr="00C00498">
        <w:t>;</w:t>
      </w:r>
    </w:p>
    <w:p w14:paraId="038A5B93" w14:textId="77777777" w:rsidR="00573796" w:rsidRPr="00C00498" w:rsidRDefault="00573796" w:rsidP="00A55890">
      <w:pPr>
        <w:pStyle w:val="RNABodyCopy"/>
      </w:pPr>
    </w:p>
    <w:p w14:paraId="6DE7BEDC" w14:textId="77777777" w:rsidR="00573796" w:rsidRPr="00C00498" w:rsidRDefault="00573796" w:rsidP="00724D57">
      <w:pPr>
        <w:pStyle w:val="RNABodyCopy"/>
        <w:numPr>
          <w:ilvl w:val="0"/>
          <w:numId w:val="31"/>
        </w:numPr>
        <w:ind w:left="1080" w:hanging="720"/>
      </w:pPr>
      <w:r w:rsidRPr="00C00498">
        <w:t xml:space="preserve">D/C% and E/C%: </w:t>
      </w:r>
    </w:p>
    <w:p w14:paraId="6E92016B" w14:textId="1444294C" w:rsidR="00573796" w:rsidRPr="00C00498" w:rsidRDefault="00573796" w:rsidP="009949D6">
      <w:pPr>
        <w:pStyle w:val="RNABodyCopy"/>
        <w:numPr>
          <w:ilvl w:val="0"/>
          <w:numId w:val="34"/>
        </w:numPr>
        <w:ind w:left="1440"/>
      </w:pPr>
      <w:r w:rsidRPr="00C00498">
        <w:t xml:space="preserve">Considered the capital structure for certain companies deemed comparable to </w:t>
      </w:r>
      <w:r w:rsidR="00CF5711" w:rsidRPr="00C00498">
        <w:t>Shire MRT</w:t>
      </w:r>
      <w:r w:rsidRPr="00C00498">
        <w:t>;</w:t>
      </w:r>
    </w:p>
    <w:p w14:paraId="724D5DAE" w14:textId="7884B5CD" w:rsidR="00573796" w:rsidRPr="00C00498" w:rsidRDefault="00573796" w:rsidP="00724D57">
      <w:pPr>
        <w:pStyle w:val="RNABodyCopy"/>
        <w:numPr>
          <w:ilvl w:val="0"/>
          <w:numId w:val="34"/>
        </w:numPr>
        <w:ind w:left="1440"/>
      </w:pPr>
      <w:r w:rsidRPr="00C00498">
        <w:t xml:space="preserve">Considered </w:t>
      </w:r>
      <w:r w:rsidR="00CF5711" w:rsidRPr="00C00498">
        <w:t xml:space="preserve">Shire MRT’s </w:t>
      </w:r>
      <w:r w:rsidRPr="00C00498">
        <w:t>capital structure as of the Valuation Date; and</w:t>
      </w:r>
    </w:p>
    <w:p w14:paraId="1D0FC723" w14:textId="1DAFC236" w:rsidR="00573796" w:rsidRPr="00C00498" w:rsidRDefault="00F2070E" w:rsidP="00724D57">
      <w:pPr>
        <w:pStyle w:val="RNABodyCopy"/>
        <w:numPr>
          <w:ilvl w:val="0"/>
          <w:numId w:val="34"/>
        </w:numPr>
        <w:ind w:left="1440"/>
      </w:pPr>
      <w:r w:rsidRPr="00C00498">
        <w:t>Considered d</w:t>
      </w:r>
      <w:r w:rsidR="00573796" w:rsidRPr="00C00498">
        <w:t xml:space="preserve">iscussions with Management regarding the degree of financial leverage </w:t>
      </w:r>
      <w:r w:rsidR="00CF5711" w:rsidRPr="00C00498">
        <w:t xml:space="preserve">Shire MRT </w:t>
      </w:r>
      <w:r w:rsidR="00573796" w:rsidRPr="00C00498">
        <w:t xml:space="preserve">could reasonably bear.  </w:t>
      </w:r>
    </w:p>
    <w:p w14:paraId="015744FD" w14:textId="77777777" w:rsidR="00573796" w:rsidRPr="00C00498" w:rsidRDefault="00573796" w:rsidP="00573796">
      <w:pPr>
        <w:rPr>
          <w:rFonts w:ascii="Georgia" w:hAnsi="Georgia"/>
          <w:rPrChange w:id="2108" w:author="Ayush Mittal" w:date="2019-04-26T15:10:00Z">
            <w:rPr/>
          </w:rPrChange>
        </w:rPr>
      </w:pPr>
    </w:p>
    <w:p w14:paraId="0BFE4507" w14:textId="77777777" w:rsidR="00573796" w:rsidRPr="00C00498" w:rsidRDefault="00573796" w:rsidP="00565DEF">
      <w:pPr>
        <w:pStyle w:val="RNABodyCopy"/>
        <w:keepNext/>
        <w:numPr>
          <w:ilvl w:val="0"/>
          <w:numId w:val="31"/>
        </w:numPr>
        <w:ind w:left="1080" w:hanging="720"/>
      </w:pPr>
      <w:proofErr w:type="spellStart"/>
      <w:r w:rsidRPr="00C00498">
        <w:t>K</w:t>
      </w:r>
      <w:r w:rsidRPr="00C00498">
        <w:rPr>
          <w:vertAlign w:val="subscript"/>
        </w:rPr>
        <w:t>e</w:t>
      </w:r>
      <w:proofErr w:type="spellEnd"/>
      <w:r w:rsidRPr="00C00498">
        <w:t xml:space="preserve">: </w:t>
      </w:r>
    </w:p>
    <w:p w14:paraId="34AAC9FA" w14:textId="77777777" w:rsidR="00573796" w:rsidRPr="00C00498" w:rsidRDefault="00573796" w:rsidP="00A55890">
      <w:pPr>
        <w:pStyle w:val="RNABodyCopy"/>
        <w:numPr>
          <w:ilvl w:val="0"/>
          <w:numId w:val="36"/>
        </w:numPr>
        <w:ind w:left="1440"/>
      </w:pPr>
      <w:r w:rsidRPr="00C00498">
        <w:t>Considered the historical rates of return for venture capital firms, as further discussed below; and</w:t>
      </w:r>
    </w:p>
    <w:p w14:paraId="17135626" w14:textId="28991D51" w:rsidR="00573796" w:rsidRPr="00C00498" w:rsidRDefault="00573796" w:rsidP="00A55890">
      <w:pPr>
        <w:pStyle w:val="RNABodyCopy"/>
        <w:numPr>
          <w:ilvl w:val="0"/>
          <w:numId w:val="36"/>
        </w:numPr>
        <w:ind w:left="1440"/>
      </w:pPr>
      <w:r w:rsidRPr="00C00498">
        <w:t xml:space="preserve">Considered the CAPM, as further discussed below.  </w:t>
      </w:r>
    </w:p>
    <w:p w14:paraId="5BDCB539" w14:textId="77777777" w:rsidR="00573796" w:rsidRPr="00C00498" w:rsidRDefault="00573796" w:rsidP="00A55890">
      <w:pPr>
        <w:pStyle w:val="RNABodyCopy"/>
      </w:pPr>
    </w:p>
    <w:p w14:paraId="4B4844A2" w14:textId="77777777" w:rsidR="00573796" w:rsidRPr="00C00498" w:rsidRDefault="00573796" w:rsidP="00A55890">
      <w:pPr>
        <w:pStyle w:val="RNABodyCopy"/>
      </w:pPr>
      <w:r w:rsidRPr="00C00498">
        <w:t>The CAPM is comprised of the following elements:</w:t>
      </w:r>
    </w:p>
    <w:p w14:paraId="2E7DDC69" w14:textId="77777777" w:rsidR="00573796" w:rsidRPr="00C00498" w:rsidRDefault="00573796" w:rsidP="00A55890">
      <w:pPr>
        <w:pStyle w:val="RNABodyCopy"/>
      </w:pPr>
    </w:p>
    <w:p w14:paraId="2D7D6EA7" w14:textId="77777777" w:rsidR="00573796" w:rsidRPr="00C00498" w:rsidRDefault="00573796" w:rsidP="00724D57">
      <w:pPr>
        <w:pStyle w:val="RNABodyCopy"/>
        <w:numPr>
          <w:ilvl w:val="0"/>
          <w:numId w:val="37"/>
        </w:numPr>
        <w:ind w:left="1080" w:hanging="720"/>
      </w:pPr>
      <w:r w:rsidRPr="00C00498">
        <w:t>Risk-Free Rate (“R</w:t>
      </w:r>
      <w:r w:rsidRPr="00C00498">
        <w:rPr>
          <w:vertAlign w:val="subscript"/>
        </w:rPr>
        <w:t>f</w:t>
      </w:r>
      <w:r w:rsidRPr="00C00498">
        <w:t>”): Reflects a risk-free rate of return;</w:t>
      </w:r>
    </w:p>
    <w:p w14:paraId="400AD396" w14:textId="77777777" w:rsidR="00573796" w:rsidRPr="00C00498" w:rsidRDefault="00573796" w:rsidP="00724D57">
      <w:pPr>
        <w:pStyle w:val="RNABodyCopy"/>
        <w:numPr>
          <w:ilvl w:val="0"/>
          <w:numId w:val="37"/>
        </w:numPr>
        <w:ind w:left="1080" w:hanging="720"/>
      </w:pPr>
      <w:r w:rsidRPr="00C00498">
        <w:t>Beta (“</w:t>
      </w:r>
      <w:r w:rsidRPr="00C00498">
        <w:rPr>
          <w:rPrChange w:id="2109" w:author="Ayush Mittal" w:date="2019-04-26T15:10:00Z">
            <w:rPr>
              <w:rFonts w:ascii="Times New Roman" w:hAnsi="Times New Roman"/>
            </w:rPr>
          </w:rPrChange>
        </w:rPr>
        <w:t>β</w:t>
      </w:r>
      <w:r w:rsidRPr="00C00498">
        <w:t>”): Reflects the sensitivity of the expected excess asset returns to the expected excess market returns;</w:t>
      </w:r>
    </w:p>
    <w:p w14:paraId="7A63EFF0" w14:textId="77777777" w:rsidR="00573796" w:rsidRPr="00C00498" w:rsidRDefault="00573796" w:rsidP="00724D57">
      <w:pPr>
        <w:pStyle w:val="RNABodyCopy"/>
        <w:numPr>
          <w:ilvl w:val="0"/>
          <w:numId w:val="37"/>
        </w:numPr>
        <w:ind w:left="1080" w:hanging="720"/>
      </w:pPr>
      <w:r w:rsidRPr="00C00498">
        <w:t>Market Risk Premium (“R</w:t>
      </w:r>
      <w:r w:rsidRPr="00C00498">
        <w:rPr>
          <w:vertAlign w:val="subscript"/>
        </w:rPr>
        <w:t>m</w:t>
      </w:r>
      <w:r w:rsidRPr="00C00498">
        <w:t>”): Reflects the expected return of the market;</w:t>
      </w:r>
    </w:p>
    <w:p w14:paraId="66F8D135" w14:textId="77777777" w:rsidR="00573796" w:rsidRPr="00C00498" w:rsidRDefault="00573796" w:rsidP="00724D57">
      <w:pPr>
        <w:pStyle w:val="RNABodyCopy"/>
        <w:numPr>
          <w:ilvl w:val="0"/>
          <w:numId w:val="37"/>
        </w:numPr>
        <w:ind w:left="1080" w:hanging="720"/>
      </w:pPr>
      <w:r w:rsidRPr="00C00498">
        <w:t>Size Premium (“R</w:t>
      </w:r>
      <w:r w:rsidRPr="00C00498">
        <w:rPr>
          <w:vertAlign w:val="subscript"/>
        </w:rPr>
        <w:t>s</w:t>
      </w:r>
      <w:r w:rsidRPr="00C00498">
        <w:t>”): Reflects a risk premium for small size; and</w:t>
      </w:r>
    </w:p>
    <w:p w14:paraId="727EC461" w14:textId="77777777" w:rsidR="00573796" w:rsidRPr="00C00498" w:rsidRDefault="00573796" w:rsidP="00724D57">
      <w:pPr>
        <w:pStyle w:val="RNABodyCopy"/>
        <w:numPr>
          <w:ilvl w:val="0"/>
          <w:numId w:val="37"/>
        </w:numPr>
        <w:ind w:left="1080" w:hanging="720"/>
      </w:pPr>
      <w:r w:rsidRPr="00C00498">
        <w:t>Unsystematic Risk Premium (“R</w:t>
      </w:r>
      <w:r w:rsidRPr="00C00498">
        <w:rPr>
          <w:vertAlign w:val="subscript"/>
        </w:rPr>
        <w:t>u</w:t>
      </w:r>
      <w:r w:rsidRPr="00C00498">
        <w:t xml:space="preserve">”): Reflects a risk premium for any unsystematic or company-specific risks.  </w:t>
      </w:r>
    </w:p>
    <w:p w14:paraId="0440AD2F" w14:textId="495885A5" w:rsidR="00573796" w:rsidRPr="00C00498" w:rsidRDefault="00A55890" w:rsidP="00573796">
      <w:pPr>
        <w:rPr>
          <w:rFonts w:ascii="Georgia" w:hAnsi="Georgia"/>
          <w:rPrChange w:id="2110" w:author="Ayush Mittal" w:date="2019-04-26T15:10:00Z">
            <w:rPr/>
          </w:rPrChange>
        </w:rPr>
      </w:pPr>
      <w:r w:rsidRPr="00C00498">
        <w:rPr>
          <w:rFonts w:ascii="Georgia" w:hAnsi="Georgia"/>
          <w:rPrChange w:id="2111" w:author="Ayush Mittal" w:date="2019-04-26T15:10:00Z">
            <w:rPr/>
          </w:rPrChange>
        </w:rPr>
        <w:br/>
      </w:r>
    </w:p>
    <w:p w14:paraId="0B2AB511" w14:textId="640BE753" w:rsidR="00573796" w:rsidRPr="00C00498" w:rsidRDefault="002F4465" w:rsidP="005E4F7B">
      <w:pPr>
        <w:pStyle w:val="RNAIntrotext"/>
        <w:jc w:val="center"/>
        <w:rPr>
          <w:rFonts w:ascii="Georgia" w:hAnsi="Georgia"/>
          <w:rPrChange w:id="2112" w:author="Ayush Mittal" w:date="2019-04-26T15:10:00Z">
            <w:rPr/>
          </w:rPrChange>
        </w:rPr>
      </w:pPr>
      <w:r w:rsidRPr="00C00498">
        <w:rPr>
          <w:rFonts w:ascii="Georgia" w:hAnsi="Georgia"/>
          <w:noProof/>
          <w:rPrChange w:id="2113" w:author="Ayush Mittal" w:date="2019-04-26T15:10:00Z">
            <w:rPr>
              <w:noProof/>
            </w:rPr>
          </w:rPrChange>
        </w:rPr>
        <mc:AlternateContent>
          <mc:Choice Requires="wps">
            <w:drawing>
              <wp:anchor distT="0" distB="0" distL="114300" distR="114300" simplePos="0" relativeHeight="251658752" behindDoc="1" locked="0" layoutInCell="1" allowOverlap="1" wp14:anchorId="600F55CD" wp14:editId="1501C12C">
                <wp:simplePos x="0" y="0"/>
                <wp:positionH relativeFrom="column">
                  <wp:posOffset>58693</wp:posOffset>
                </wp:positionH>
                <wp:positionV relativeFrom="paragraph">
                  <wp:posOffset>-91705</wp:posOffset>
                </wp:positionV>
                <wp:extent cx="6611620" cy="533400"/>
                <wp:effectExtent l="19050" t="19050" r="17780" b="19050"/>
                <wp:wrapNone/>
                <wp:docPr id="10" name="Rectangle 10"/>
                <wp:cNvGraphicFramePr/>
                <a:graphic xmlns:a="http://schemas.openxmlformats.org/drawingml/2006/main">
                  <a:graphicData uri="http://schemas.microsoft.com/office/word/2010/wordprocessingShape">
                    <wps:wsp>
                      <wps:cNvSpPr/>
                      <wps:spPr>
                        <a:xfrm>
                          <a:off x="0" y="0"/>
                          <a:ext cx="6611620" cy="533400"/>
                        </a:xfrm>
                        <a:prstGeom prst="rect">
                          <a:avLst/>
                        </a:prstGeom>
                        <a:noFill/>
                        <a:ln w="38100" cmpd="sng">
                          <a:solidFill>
                            <a:schemeClr val="bg2"/>
                          </a:solidFill>
                        </a:ln>
                        <a:effectLst/>
                      </wps:spPr>
                      <wps:style>
                        <a:lnRef idx="1">
                          <a:schemeClr val="accent1"/>
                        </a:lnRef>
                        <a:fillRef idx="3">
                          <a:schemeClr val="accent1"/>
                        </a:fillRef>
                        <a:effectRef idx="2">
                          <a:schemeClr val="accent1"/>
                        </a:effectRef>
                        <a:fontRef idx="minor">
                          <a:schemeClr val="lt1"/>
                        </a:fontRef>
                      </wps:style>
                      <wps:txbx>
                        <w:txbxContent>
                          <w:p w14:paraId="576E65E1" w14:textId="77777777" w:rsidR="00717471" w:rsidRDefault="00717471" w:rsidP="00A77D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F55CD" id="Rectangle 10" o:spid="_x0000_s1026" style="position:absolute;left:0;text-align:left;margin-left:4.6pt;margin-top:-7.2pt;width:520.6pt;height: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" filled="f" strokecolor="#e7e6e6 [3214]" strokeweight="3pt">
                <v:textbox>
                  <w:txbxContent>
                    <w:p w14:paraId="576E65E1" w14:textId="77777777" w:rsidR="00717471" w:rsidRDefault="00717471" w:rsidP="00A77D7D">
                      <w:pPr>
                        <w:jc w:val="center"/>
                      </w:pPr>
                    </w:p>
                  </w:txbxContent>
                </v:textbox>
              </v:rect>
            </w:pict>
          </mc:Fallback>
        </mc:AlternateContent>
      </w:r>
      <w:r w:rsidR="00573796" w:rsidRPr="00C00498">
        <w:rPr>
          <w:rFonts w:ascii="Georgia" w:hAnsi="Georgia"/>
        </w:rPr>
        <w:t xml:space="preserve">The CAPM formula is as follows: </w:t>
      </w:r>
      <w:proofErr w:type="spellStart"/>
      <w:r w:rsidR="00573796" w:rsidRPr="00C00498">
        <w:rPr>
          <w:rFonts w:ascii="Georgia" w:hAnsi="Georgia"/>
        </w:rPr>
        <w:t>K</w:t>
      </w:r>
      <w:r w:rsidR="00573796" w:rsidRPr="00C00498">
        <w:rPr>
          <w:rFonts w:ascii="Georgia" w:hAnsi="Georgia"/>
          <w:vertAlign w:val="subscript"/>
        </w:rPr>
        <w:t>e</w:t>
      </w:r>
      <w:proofErr w:type="spellEnd"/>
      <w:r w:rsidR="00573796" w:rsidRPr="00C00498">
        <w:rPr>
          <w:rFonts w:ascii="Georgia" w:hAnsi="Georgia"/>
        </w:rPr>
        <w:t xml:space="preserve"> = R</w:t>
      </w:r>
      <w:r w:rsidR="00573796" w:rsidRPr="00C00498">
        <w:rPr>
          <w:rFonts w:ascii="Georgia" w:hAnsi="Georgia"/>
          <w:vertAlign w:val="subscript"/>
        </w:rPr>
        <w:t>f</w:t>
      </w:r>
      <w:r w:rsidR="00573796" w:rsidRPr="00C00498">
        <w:rPr>
          <w:rFonts w:ascii="Georgia" w:hAnsi="Georgia"/>
        </w:rPr>
        <w:t xml:space="preserve"> + β*(R</w:t>
      </w:r>
      <w:r w:rsidR="00573796" w:rsidRPr="00C00498">
        <w:rPr>
          <w:rFonts w:ascii="Georgia" w:hAnsi="Georgia"/>
          <w:vertAlign w:val="subscript"/>
        </w:rPr>
        <w:t>m</w:t>
      </w:r>
      <w:r w:rsidR="00573796" w:rsidRPr="00C00498">
        <w:rPr>
          <w:rFonts w:ascii="Georgia" w:hAnsi="Georgia"/>
        </w:rPr>
        <w:t>) + R</w:t>
      </w:r>
      <w:r w:rsidR="00573796" w:rsidRPr="00C00498">
        <w:rPr>
          <w:rFonts w:ascii="Georgia" w:hAnsi="Georgia"/>
          <w:vertAlign w:val="subscript"/>
        </w:rPr>
        <w:t>s</w:t>
      </w:r>
      <w:r w:rsidR="00573796" w:rsidRPr="00C00498">
        <w:rPr>
          <w:rFonts w:ascii="Georgia" w:hAnsi="Georgia"/>
        </w:rPr>
        <w:t xml:space="preserve"> + R</w:t>
      </w:r>
      <w:r w:rsidR="00573796" w:rsidRPr="00C00498">
        <w:rPr>
          <w:rFonts w:ascii="Georgia" w:hAnsi="Georgia"/>
          <w:vertAlign w:val="subscript"/>
        </w:rPr>
        <w:t>u</w:t>
      </w:r>
      <w:r w:rsidR="00A55890" w:rsidRPr="00C00498">
        <w:rPr>
          <w:rFonts w:ascii="Georgia" w:hAnsi="Georgia"/>
        </w:rPr>
        <w:br/>
      </w:r>
      <w:r w:rsidR="00A55890" w:rsidRPr="00C00498">
        <w:rPr>
          <w:rFonts w:ascii="Georgia" w:hAnsi="Georgia"/>
          <w:rPrChange w:id="2114" w:author="Ayush Mittal" w:date="2019-04-26T15:10:00Z">
            <w:rPr/>
          </w:rPrChange>
        </w:rPr>
        <w:br/>
      </w:r>
    </w:p>
    <w:p w14:paraId="00710E98" w14:textId="77777777" w:rsidR="00573796" w:rsidRPr="00C00498" w:rsidRDefault="00573796" w:rsidP="003B487A">
      <w:pPr>
        <w:pStyle w:val="RNABodyCopy"/>
      </w:pPr>
      <w:r w:rsidRPr="00C00498">
        <w:t>With respect to determining the above CAPM inputs, RNA noted the following:</w:t>
      </w:r>
    </w:p>
    <w:p w14:paraId="0C49804A" w14:textId="77777777" w:rsidR="00573796" w:rsidRPr="00C00498" w:rsidRDefault="00573796" w:rsidP="00A55890">
      <w:pPr>
        <w:pStyle w:val="RNABodyCopy"/>
      </w:pPr>
    </w:p>
    <w:p w14:paraId="7ACB4AA8" w14:textId="77777777" w:rsidR="00573796" w:rsidRPr="00C00498" w:rsidRDefault="00573796" w:rsidP="00724D57">
      <w:pPr>
        <w:pStyle w:val="RNABodyCopy"/>
        <w:numPr>
          <w:ilvl w:val="0"/>
          <w:numId w:val="38"/>
        </w:numPr>
        <w:ind w:left="1080" w:hanging="720"/>
      </w:pPr>
      <w:r w:rsidRPr="00C00498">
        <w:t>Risk-Free Rate (R</w:t>
      </w:r>
      <w:r w:rsidRPr="00C00498">
        <w:rPr>
          <w:vertAlign w:val="subscript"/>
        </w:rPr>
        <w:t>f</w:t>
      </w:r>
      <w:r w:rsidRPr="00C00498">
        <w:t>): Considered the yields on 20-year US treasuries as of the Valuation Date;</w:t>
      </w:r>
    </w:p>
    <w:p w14:paraId="63FC0813" w14:textId="77777777" w:rsidR="00573796" w:rsidRPr="00C00498" w:rsidRDefault="00573796" w:rsidP="00724D57">
      <w:pPr>
        <w:pStyle w:val="RNABodyCopy"/>
        <w:numPr>
          <w:ilvl w:val="0"/>
          <w:numId w:val="38"/>
        </w:numPr>
        <w:ind w:left="1080" w:hanging="720"/>
      </w:pPr>
      <w:r w:rsidRPr="00C00498">
        <w:t>Beta (</w:t>
      </w:r>
      <w:r w:rsidRPr="00C00498">
        <w:rPr>
          <w:rPrChange w:id="2115" w:author="Ayush Mittal" w:date="2019-04-26T15:10:00Z">
            <w:rPr>
              <w:rFonts w:ascii="Times New Roman" w:hAnsi="Times New Roman"/>
            </w:rPr>
          </w:rPrChange>
        </w:rPr>
        <w:t>β</w:t>
      </w:r>
      <w:r w:rsidRPr="00C00498">
        <w:t>): Based on unlevered beta of the selected Guideline Public Companies and re-levered based on the applied capital structure;</w:t>
      </w:r>
    </w:p>
    <w:p w14:paraId="56CEBEDB" w14:textId="0ABF9882" w:rsidR="00573796" w:rsidRPr="00C00498" w:rsidRDefault="00573796" w:rsidP="00724D57">
      <w:pPr>
        <w:pStyle w:val="RNABodyCopy"/>
        <w:numPr>
          <w:ilvl w:val="0"/>
          <w:numId w:val="38"/>
        </w:numPr>
        <w:ind w:left="1080" w:hanging="720"/>
      </w:pPr>
      <w:r w:rsidRPr="00C00498">
        <w:t>Market Risk Premium (R</w:t>
      </w:r>
      <w:r w:rsidRPr="00C00498">
        <w:rPr>
          <w:vertAlign w:val="subscript"/>
        </w:rPr>
        <w:t>m</w:t>
      </w:r>
      <w:r w:rsidRPr="00C00498">
        <w:t xml:space="preserve">): Based on the </w:t>
      </w:r>
      <w:r w:rsidR="004F4533" w:rsidRPr="00C00498">
        <w:t>Duff and Phelps 2016 Valuation Handbook</w:t>
      </w:r>
      <w:r w:rsidRPr="00C00498">
        <w:t xml:space="preserve">; </w:t>
      </w:r>
    </w:p>
    <w:p w14:paraId="547CBE5C" w14:textId="073C059C" w:rsidR="00573796" w:rsidRPr="00C00498" w:rsidRDefault="00573796" w:rsidP="00724D57">
      <w:pPr>
        <w:pStyle w:val="RNABodyCopy"/>
        <w:numPr>
          <w:ilvl w:val="0"/>
          <w:numId w:val="38"/>
        </w:numPr>
        <w:ind w:left="1080" w:hanging="720"/>
      </w:pPr>
      <w:r w:rsidRPr="00C00498">
        <w:t>Size Premium (R</w:t>
      </w:r>
      <w:r w:rsidRPr="00C00498">
        <w:rPr>
          <w:vertAlign w:val="subscript"/>
        </w:rPr>
        <w:t>s</w:t>
      </w:r>
      <w:r w:rsidRPr="00C00498">
        <w:t xml:space="preserve">): Based on the </w:t>
      </w:r>
      <w:r w:rsidR="004F4533" w:rsidRPr="00C00498">
        <w:t>Duff and Phelps 2016 Valuation Handbook</w:t>
      </w:r>
      <w:r w:rsidRPr="00C00498">
        <w:t xml:space="preserve"> – decile 10; and</w:t>
      </w:r>
    </w:p>
    <w:p w14:paraId="509FB15A" w14:textId="70A7FCD0" w:rsidR="00573796" w:rsidRPr="00C00498" w:rsidRDefault="00573796" w:rsidP="00724D57">
      <w:pPr>
        <w:pStyle w:val="RNABodyCopy"/>
        <w:numPr>
          <w:ilvl w:val="0"/>
          <w:numId w:val="38"/>
        </w:numPr>
        <w:ind w:left="1080" w:hanging="720"/>
      </w:pPr>
      <w:r w:rsidRPr="00C00498">
        <w:t>Unsystematic Risk Premium (R</w:t>
      </w:r>
      <w:r w:rsidRPr="00C00498">
        <w:rPr>
          <w:vertAlign w:val="subscript"/>
        </w:rPr>
        <w:t>u</w:t>
      </w:r>
      <w:r w:rsidRPr="00C00498">
        <w:t xml:space="preserve">): Based on RNA’s assessment of </w:t>
      </w:r>
      <w:r w:rsidR="005F0F48" w:rsidRPr="00C00498">
        <w:t>Shire MRT</w:t>
      </w:r>
      <w:r w:rsidR="00FF10E3" w:rsidRPr="00C00498">
        <w:t>’s</w:t>
      </w:r>
      <w:r w:rsidR="005F0F48" w:rsidRPr="00C00498">
        <w:t xml:space="preserve"> </w:t>
      </w:r>
      <w:r w:rsidRPr="00C00498">
        <w:t xml:space="preserve">risk factors previously discussed.  </w:t>
      </w:r>
      <w:r w:rsidR="00F65447" w:rsidRPr="00C00498">
        <w:t>We ultimately applied a 0.0% premium given the high beta applied.</w:t>
      </w:r>
    </w:p>
    <w:p w14:paraId="1963B30C" w14:textId="77777777" w:rsidR="00573796" w:rsidRPr="00C00498" w:rsidRDefault="00573796" w:rsidP="00A55890">
      <w:pPr>
        <w:pStyle w:val="RNABodyCopy"/>
      </w:pPr>
    </w:p>
    <w:p w14:paraId="20D895AC" w14:textId="5F47B534" w:rsidR="00573796" w:rsidRPr="00C00498" w:rsidRDefault="00573796" w:rsidP="00A55890">
      <w:pPr>
        <w:pStyle w:val="RNABodyCopy"/>
      </w:pPr>
      <w:r w:rsidRPr="00C00498">
        <w:t xml:space="preserve">Based on the considerations herein, RNA estimated a WACC of </w:t>
      </w:r>
      <w:r w:rsidR="00F80689" w:rsidRPr="00C00498">
        <w:t>19.</w:t>
      </w:r>
      <w:r w:rsidR="000E0D34" w:rsidRPr="00C00498">
        <w:t>0</w:t>
      </w:r>
      <w:r w:rsidRPr="00C00498">
        <w:t xml:space="preserve">%.  Refer to Exhibit </w:t>
      </w:r>
      <w:r w:rsidR="00F80689" w:rsidRPr="00C00498">
        <w:t xml:space="preserve">G.1 </w:t>
      </w:r>
      <w:r w:rsidRPr="00C00498">
        <w:t xml:space="preserve">for further </w:t>
      </w:r>
      <w:r w:rsidR="00907A8B" w:rsidRPr="00C00498">
        <w:t>details</w:t>
      </w:r>
      <w:r w:rsidRPr="00C00498">
        <w:t>.</w:t>
      </w:r>
      <w:r w:rsidR="006B418E" w:rsidRPr="00C00498">
        <w:t xml:space="preserve"> </w:t>
      </w:r>
      <w:r w:rsidRPr="00C00498">
        <w:t xml:space="preserve"> </w:t>
      </w:r>
      <w:r w:rsidR="003B4089" w:rsidRPr="00C00498">
        <w:t xml:space="preserve">Furthermore, </w:t>
      </w:r>
      <w:r w:rsidR="001E6A4F" w:rsidRPr="00C00498">
        <w:t>to determine the reasonability of the discount rate determined using WACC</w:t>
      </w:r>
      <w:r w:rsidR="00351F2B" w:rsidRPr="00C00498">
        <w:t>,</w:t>
      </w:r>
      <w:r w:rsidR="001E6A4F" w:rsidRPr="00C00498">
        <w:t xml:space="preserve"> </w:t>
      </w:r>
      <w:r w:rsidR="003B4089" w:rsidRPr="00C00498">
        <w:t xml:space="preserve">we also </w:t>
      </w:r>
      <w:r w:rsidR="001E6A4F" w:rsidRPr="00C00498">
        <w:t>studied</w:t>
      </w:r>
      <w:r w:rsidR="003B4089" w:rsidRPr="00C00498">
        <w:t xml:space="preserve"> the discount rate survey published by </w:t>
      </w:r>
      <w:proofErr w:type="spellStart"/>
      <w:r w:rsidR="003B4089" w:rsidRPr="00C00498">
        <w:t>Avance</w:t>
      </w:r>
      <w:proofErr w:type="spellEnd"/>
      <w:r w:rsidR="001E6A4F" w:rsidRPr="00C00498">
        <w:t xml:space="preserve"> and </w:t>
      </w:r>
      <w:proofErr w:type="spellStart"/>
      <w:r w:rsidR="001E6A4F" w:rsidRPr="00C00498">
        <w:t>Biostrat</w:t>
      </w:r>
      <w:proofErr w:type="spellEnd"/>
      <w:r w:rsidR="003B4089" w:rsidRPr="00C00498">
        <w:t xml:space="preserve">.  </w:t>
      </w:r>
      <w:r w:rsidR="003B487A" w:rsidRPr="00C00498">
        <w:t>T</w:t>
      </w:r>
      <w:r w:rsidR="003B4089" w:rsidRPr="00C00498">
        <w:t>he WACC of 19.</w:t>
      </w:r>
      <w:r w:rsidR="000E0D34" w:rsidRPr="00C00498">
        <w:t>0</w:t>
      </w:r>
      <w:r w:rsidR="003B4089" w:rsidRPr="00C00498">
        <w:t xml:space="preserve">% was </w:t>
      </w:r>
      <w:r w:rsidR="001E6A4F" w:rsidRPr="00C00498">
        <w:t>within the range of</w:t>
      </w:r>
      <w:r w:rsidR="003B4089" w:rsidRPr="00C00498">
        <w:t xml:space="preserve"> the discount rate</w:t>
      </w:r>
      <w:r w:rsidR="003B487A" w:rsidRPr="00C00498">
        <w:t>s</w:t>
      </w:r>
      <w:r w:rsidR="003B4089" w:rsidRPr="00C00498">
        <w:t xml:space="preserve"> f</w:t>
      </w:r>
      <w:r w:rsidR="001E6A4F" w:rsidRPr="00C00498">
        <w:t>or</w:t>
      </w:r>
      <w:r w:rsidR="003B4089" w:rsidRPr="00C00498">
        <w:t xml:space="preserve"> the early</w:t>
      </w:r>
      <w:r w:rsidR="003B487A" w:rsidRPr="00C00498">
        <w:t>-</w:t>
      </w:r>
      <w:r w:rsidR="003B4089" w:rsidRPr="00C00498">
        <w:t xml:space="preserve"> to mid-stage companies</w:t>
      </w:r>
      <w:r w:rsidR="001E6A4F" w:rsidRPr="00C00498">
        <w:t>, which is reasonable considering the</w:t>
      </w:r>
      <w:r w:rsidR="00351F2B" w:rsidRPr="00C00498">
        <w:t xml:space="preserve"> development</w:t>
      </w:r>
      <w:r w:rsidR="001E6A4F" w:rsidRPr="00C00498">
        <w:t xml:space="preserve"> stage of </w:t>
      </w:r>
      <w:r w:rsidR="00B71DFD" w:rsidRPr="00C00498">
        <w:t>Shire MRT</w:t>
      </w:r>
      <w:r w:rsidR="003B4089" w:rsidRPr="00C00498">
        <w:t xml:space="preserve">.  Refer to Exhibit G.3 for further details.  </w:t>
      </w:r>
    </w:p>
    <w:p w14:paraId="6BF5A195" w14:textId="77777777" w:rsidR="008E77CC" w:rsidRPr="00C00498" w:rsidRDefault="008E77CC" w:rsidP="00565DEF">
      <w:pPr>
        <w:pStyle w:val="RNABodyCopy"/>
      </w:pPr>
    </w:p>
    <w:p w14:paraId="16D45AFB" w14:textId="77777777" w:rsidR="008E77CC" w:rsidRPr="00C00498" w:rsidRDefault="008E77CC" w:rsidP="006A1E6B">
      <w:pPr>
        <w:pStyle w:val="RNABodyCopy"/>
        <w:outlineLvl w:val="2"/>
        <w:rPr>
          <w:color w:val="DE9C2F" w:themeColor="accent4"/>
          <w:sz w:val="26"/>
          <w:szCs w:val="26"/>
        </w:rPr>
      </w:pPr>
      <w:r w:rsidRPr="00C00498">
        <w:rPr>
          <w:color w:val="DE9C2F" w:themeColor="accent4"/>
          <w:sz w:val="26"/>
          <w:szCs w:val="26"/>
        </w:rPr>
        <w:t xml:space="preserve">Weighted Average Return on Assets (“WARA”) </w:t>
      </w:r>
    </w:p>
    <w:p w14:paraId="5A4C79D5" w14:textId="77777777" w:rsidR="00725480" w:rsidRPr="00C00498" w:rsidRDefault="00725480" w:rsidP="00513B2A">
      <w:pPr>
        <w:pStyle w:val="RNABodyCopy"/>
        <w:rPr>
          <w:color w:val="DE9C2F" w:themeColor="accent4"/>
          <w:sz w:val="26"/>
          <w:szCs w:val="26"/>
        </w:rPr>
      </w:pPr>
    </w:p>
    <w:p w14:paraId="750D7F35" w14:textId="77777777" w:rsidR="008E77CC" w:rsidRPr="00C00498" w:rsidRDefault="008E77CC" w:rsidP="008E77CC">
      <w:pPr>
        <w:pStyle w:val="Default"/>
        <w:spacing w:line="300" w:lineRule="exact"/>
        <w:jc w:val="both"/>
        <w:rPr>
          <w:rFonts w:ascii="Georgia" w:eastAsiaTheme="majorEastAsia" w:hAnsi="Georgia"/>
          <w:color w:val="595959" w:themeColor="text1" w:themeTint="A6"/>
          <w:sz w:val="22"/>
          <w:szCs w:val="22"/>
        </w:rPr>
      </w:pPr>
      <w:r w:rsidRPr="00C00498">
        <w:rPr>
          <w:rFonts w:ascii="Georgia" w:eastAsiaTheme="majorEastAsia" w:hAnsi="Georgia"/>
          <w:color w:val="595959" w:themeColor="text1" w:themeTint="A6"/>
          <w:sz w:val="22"/>
          <w:szCs w:val="22"/>
        </w:rPr>
        <w:t xml:space="preserve">The WACC is generally the starting point for determining the discount rate applicable to an individual intangible asset.  Premiums and discounts are applied to the company’s WACC to reflect the relative risk associated with the </w:t>
      </w:r>
      <w:proofErr w:type="gramStart"/>
      <w:r w:rsidRPr="00C00498">
        <w:rPr>
          <w:rFonts w:ascii="Georgia" w:eastAsiaTheme="majorEastAsia" w:hAnsi="Georgia"/>
          <w:color w:val="595959" w:themeColor="text1" w:themeTint="A6"/>
          <w:sz w:val="22"/>
          <w:szCs w:val="22"/>
        </w:rPr>
        <w:t>particular tangible</w:t>
      </w:r>
      <w:proofErr w:type="gramEnd"/>
      <w:r w:rsidRPr="00C00498">
        <w:rPr>
          <w:rFonts w:ascii="Georgia" w:eastAsiaTheme="majorEastAsia" w:hAnsi="Georgia"/>
          <w:color w:val="595959" w:themeColor="text1" w:themeTint="A6"/>
          <w:sz w:val="22"/>
          <w:szCs w:val="22"/>
        </w:rPr>
        <w:t xml:space="preserve"> and intangible asset categories that comprise the group of assets expected to generate the projected cash flows.  The process of disaggregating the discount rate is typically referred to as “rate stratification.”  The range of discount rates assigned to the various tangible and intangible assets should reconcile, on a value-weighted basis, to the entity’s overall WACC. </w:t>
      </w:r>
    </w:p>
    <w:p w14:paraId="21D6027A" w14:textId="77777777" w:rsidR="008E77CC" w:rsidRPr="00C00498" w:rsidRDefault="008E77CC" w:rsidP="008E77CC">
      <w:pPr>
        <w:pStyle w:val="Default"/>
        <w:spacing w:line="300" w:lineRule="exact"/>
        <w:jc w:val="both"/>
        <w:rPr>
          <w:rFonts w:ascii="Georgia" w:eastAsiaTheme="majorEastAsia" w:hAnsi="Georgia"/>
          <w:color w:val="595959" w:themeColor="text1" w:themeTint="A6"/>
          <w:sz w:val="22"/>
          <w:szCs w:val="22"/>
        </w:rPr>
      </w:pPr>
    </w:p>
    <w:p w14:paraId="2A29BD4A" w14:textId="4056FDBC" w:rsidR="008E77CC" w:rsidRPr="00C00498" w:rsidRDefault="008E77CC" w:rsidP="008E77CC">
      <w:pPr>
        <w:pStyle w:val="Default"/>
        <w:spacing w:line="300" w:lineRule="exact"/>
        <w:jc w:val="both"/>
        <w:rPr>
          <w:rFonts w:ascii="Georgia" w:eastAsiaTheme="majorEastAsia" w:hAnsi="Georgia"/>
          <w:color w:val="595959" w:themeColor="text1" w:themeTint="A6"/>
          <w:sz w:val="22"/>
          <w:szCs w:val="22"/>
        </w:rPr>
      </w:pPr>
      <w:r w:rsidRPr="00C00498">
        <w:rPr>
          <w:rFonts w:ascii="Georgia" w:eastAsiaTheme="majorEastAsia" w:hAnsi="Georgia"/>
          <w:color w:val="595959" w:themeColor="text1" w:themeTint="A6"/>
          <w:sz w:val="22"/>
          <w:szCs w:val="22"/>
        </w:rPr>
        <w:t xml:space="preserve">RNA assessed the overall reasonableness of the discount rates assigned to each asset by generally reconciling the discount rates assigned to the individual assets, on a value-weighted basis, to the WACC </w:t>
      </w:r>
      <w:del w:id="2116" w:author="Ayush Mittal" w:date="2019-04-29T17:06:00Z">
        <w:r w:rsidRPr="00C00498" w:rsidDel="00653831">
          <w:rPr>
            <w:rFonts w:ascii="Georgia" w:eastAsiaTheme="majorEastAsia" w:hAnsi="Georgia"/>
            <w:color w:val="595959" w:themeColor="text1" w:themeTint="A6"/>
            <w:sz w:val="22"/>
            <w:szCs w:val="22"/>
          </w:rPr>
          <w:delText xml:space="preserve">of </w:delText>
        </w:r>
        <w:r w:rsidR="00B71DFD" w:rsidRPr="00C00498" w:rsidDel="00653831">
          <w:rPr>
            <w:rFonts w:ascii="Georgia" w:eastAsiaTheme="majorEastAsia" w:hAnsi="Georgia"/>
            <w:color w:val="595959" w:themeColor="text1" w:themeTint="A6"/>
            <w:sz w:val="22"/>
            <w:szCs w:val="22"/>
          </w:rPr>
          <w:delText>Shire MRT</w:delText>
        </w:r>
        <w:r w:rsidRPr="00C00498" w:rsidDel="00653831">
          <w:rPr>
            <w:rFonts w:ascii="Georgia" w:eastAsiaTheme="majorEastAsia" w:hAnsi="Georgia"/>
            <w:color w:val="595959" w:themeColor="text1" w:themeTint="A6"/>
            <w:sz w:val="22"/>
            <w:szCs w:val="22"/>
          </w:rPr>
          <w:delText xml:space="preserve">.  </w:delText>
        </w:r>
      </w:del>
      <w:r w:rsidRPr="00C00498">
        <w:rPr>
          <w:rFonts w:ascii="Georgia" w:eastAsiaTheme="majorEastAsia" w:hAnsi="Georgia"/>
          <w:color w:val="595959" w:themeColor="text1" w:themeTint="A6"/>
          <w:sz w:val="22"/>
          <w:szCs w:val="22"/>
        </w:rPr>
        <w:t xml:space="preserve">Although goodwill is not explicitly valued by discounting residual cash flow, its implied discount rate should be reasonable, considering the facts and circumstances surrounding the transaction and the risks normally associated with realizing earnings high enough to justify investment in goodwill.  Refer to Exhibit </w:t>
      </w:r>
      <w:del w:id="2117" w:author="Ayush Mittal" w:date="2019-04-29T17:05:00Z">
        <w:r w:rsidR="000F2519" w:rsidRPr="00C00498" w:rsidDel="00653831">
          <w:rPr>
            <w:rFonts w:ascii="Georgia" w:eastAsiaTheme="majorEastAsia" w:hAnsi="Georgia"/>
            <w:color w:val="595959" w:themeColor="text1" w:themeTint="A6"/>
            <w:sz w:val="22"/>
            <w:szCs w:val="22"/>
          </w:rPr>
          <w:delText>G</w:delText>
        </w:r>
      </w:del>
      <w:ins w:id="2118" w:author="Ayush Mittal" w:date="2019-04-29T17:05:00Z">
        <w:r w:rsidR="00653831">
          <w:rPr>
            <w:rFonts w:ascii="Georgia" w:eastAsiaTheme="majorEastAsia" w:hAnsi="Georgia"/>
            <w:color w:val="595959" w:themeColor="text1" w:themeTint="A6"/>
            <w:sz w:val="22"/>
            <w:szCs w:val="22"/>
          </w:rPr>
          <w:t>B</w:t>
        </w:r>
      </w:ins>
      <w:r w:rsidR="000F2519" w:rsidRPr="00C00498">
        <w:rPr>
          <w:rFonts w:ascii="Georgia" w:eastAsiaTheme="majorEastAsia" w:hAnsi="Georgia"/>
          <w:color w:val="595959" w:themeColor="text1" w:themeTint="A6"/>
          <w:sz w:val="22"/>
          <w:szCs w:val="22"/>
        </w:rPr>
        <w:t>.</w:t>
      </w:r>
      <w:del w:id="2119" w:author="Ayush Mittal" w:date="2019-04-29T17:05:00Z">
        <w:r w:rsidR="000F2519" w:rsidRPr="00C00498" w:rsidDel="00653831">
          <w:rPr>
            <w:rFonts w:ascii="Georgia" w:eastAsiaTheme="majorEastAsia" w:hAnsi="Georgia"/>
            <w:color w:val="595959" w:themeColor="text1" w:themeTint="A6"/>
            <w:sz w:val="22"/>
            <w:szCs w:val="22"/>
          </w:rPr>
          <w:delText>4</w:delText>
        </w:r>
        <w:r w:rsidRPr="00C00498" w:rsidDel="00653831">
          <w:rPr>
            <w:rFonts w:ascii="Georgia" w:eastAsiaTheme="majorEastAsia" w:hAnsi="Georgia"/>
            <w:color w:val="595959" w:themeColor="text1" w:themeTint="A6"/>
            <w:sz w:val="22"/>
            <w:szCs w:val="22"/>
          </w:rPr>
          <w:delText xml:space="preserve"> </w:delText>
        </w:r>
      </w:del>
      <w:ins w:id="2120" w:author="Ayush Mittal" w:date="2019-04-29T17:05:00Z">
        <w:r w:rsidR="00653831">
          <w:rPr>
            <w:rFonts w:ascii="Georgia" w:eastAsiaTheme="majorEastAsia" w:hAnsi="Georgia"/>
            <w:color w:val="595959" w:themeColor="text1" w:themeTint="A6"/>
            <w:sz w:val="22"/>
            <w:szCs w:val="22"/>
          </w:rPr>
          <w:t>1</w:t>
        </w:r>
        <w:r w:rsidR="00653831" w:rsidRPr="00C00498">
          <w:rPr>
            <w:rFonts w:ascii="Georgia" w:eastAsiaTheme="majorEastAsia" w:hAnsi="Georgia"/>
            <w:color w:val="595959" w:themeColor="text1" w:themeTint="A6"/>
            <w:sz w:val="22"/>
            <w:szCs w:val="22"/>
          </w:rPr>
          <w:t xml:space="preserve"> </w:t>
        </w:r>
      </w:ins>
      <w:r w:rsidRPr="00C00498">
        <w:rPr>
          <w:rFonts w:ascii="Georgia" w:eastAsiaTheme="majorEastAsia" w:hAnsi="Georgia"/>
          <w:color w:val="595959" w:themeColor="text1" w:themeTint="A6"/>
          <w:sz w:val="22"/>
          <w:szCs w:val="22"/>
        </w:rPr>
        <w:t xml:space="preserve">for the rates of return estimated for the different assets in the analysis.  The discount rates selected for the intangible assets in conjunction with the rates selected for other assets, including goodwill, resulted in a WARA of </w:t>
      </w:r>
      <w:r w:rsidR="00C94CAC" w:rsidRPr="00C00498">
        <w:rPr>
          <w:rFonts w:ascii="Georgia" w:eastAsiaTheme="majorEastAsia" w:hAnsi="Georgia"/>
          <w:color w:val="595959" w:themeColor="text1" w:themeTint="A6"/>
          <w:sz w:val="22"/>
          <w:szCs w:val="22"/>
        </w:rPr>
        <w:t>18</w:t>
      </w:r>
      <w:r w:rsidR="000F2519" w:rsidRPr="00C00498">
        <w:rPr>
          <w:rFonts w:ascii="Georgia" w:eastAsiaTheme="majorEastAsia" w:hAnsi="Georgia"/>
          <w:color w:val="595959" w:themeColor="text1" w:themeTint="A6"/>
          <w:sz w:val="22"/>
          <w:szCs w:val="22"/>
        </w:rPr>
        <w:t>.</w:t>
      </w:r>
      <w:r w:rsidR="00C94CAC" w:rsidRPr="00C00498">
        <w:rPr>
          <w:rFonts w:ascii="Georgia" w:eastAsiaTheme="majorEastAsia" w:hAnsi="Georgia"/>
          <w:color w:val="595959" w:themeColor="text1" w:themeTint="A6"/>
          <w:sz w:val="22"/>
          <w:szCs w:val="22"/>
        </w:rPr>
        <w:t>9</w:t>
      </w:r>
      <w:r w:rsidRPr="00C00498">
        <w:rPr>
          <w:rFonts w:ascii="Georgia" w:eastAsiaTheme="majorEastAsia" w:hAnsi="Georgia"/>
          <w:color w:val="595959" w:themeColor="text1" w:themeTint="A6"/>
          <w:sz w:val="22"/>
          <w:szCs w:val="22"/>
        </w:rPr>
        <w:t xml:space="preserve">%, in line with </w:t>
      </w:r>
      <w:del w:id="2121" w:author="Ayush Mittal" w:date="2019-04-29T17:04:00Z">
        <w:r w:rsidR="00B71DFD" w:rsidRPr="00C00498" w:rsidDel="00A96AD5">
          <w:rPr>
            <w:rFonts w:ascii="Georgia" w:eastAsiaTheme="majorEastAsia" w:hAnsi="Georgia"/>
            <w:color w:val="595959" w:themeColor="text1" w:themeTint="A6"/>
            <w:sz w:val="22"/>
            <w:szCs w:val="22"/>
          </w:rPr>
          <w:delText xml:space="preserve">Shire </w:delText>
        </w:r>
      </w:del>
      <w:ins w:id="2122" w:author="Ayush Mittal" w:date="2019-04-29T17:04:00Z">
        <w:r w:rsidR="00A96AD5">
          <w:rPr>
            <w:rFonts w:ascii="Georgia" w:eastAsiaTheme="majorEastAsia" w:hAnsi="Georgia"/>
            <w:color w:val="595959" w:themeColor="text1" w:themeTint="A6"/>
            <w:sz w:val="22"/>
            <w:szCs w:val="22"/>
          </w:rPr>
          <w:t xml:space="preserve">the Company’s </w:t>
        </w:r>
      </w:ins>
      <w:del w:id="2123" w:author="Ayush Mittal" w:date="2019-04-29T17:04:00Z">
        <w:r w:rsidR="00B71DFD" w:rsidRPr="00C00498" w:rsidDel="00A96AD5">
          <w:rPr>
            <w:rFonts w:ascii="Georgia" w:eastAsiaTheme="majorEastAsia" w:hAnsi="Georgia"/>
            <w:color w:val="595959" w:themeColor="text1" w:themeTint="A6"/>
            <w:sz w:val="22"/>
            <w:szCs w:val="22"/>
          </w:rPr>
          <w:delText>MRT</w:delText>
        </w:r>
        <w:r w:rsidRPr="00C00498" w:rsidDel="00A96AD5">
          <w:rPr>
            <w:rFonts w:ascii="Georgia" w:eastAsiaTheme="majorEastAsia" w:hAnsi="Georgia"/>
            <w:color w:val="595959" w:themeColor="text1" w:themeTint="A6"/>
            <w:sz w:val="22"/>
            <w:szCs w:val="22"/>
          </w:rPr>
          <w:delText xml:space="preserve">’s </w:delText>
        </w:r>
      </w:del>
      <w:r w:rsidRPr="00C00498">
        <w:rPr>
          <w:rFonts w:ascii="Georgia" w:eastAsiaTheme="majorEastAsia" w:hAnsi="Georgia"/>
          <w:color w:val="595959" w:themeColor="text1" w:themeTint="A6"/>
          <w:sz w:val="22"/>
          <w:szCs w:val="22"/>
        </w:rPr>
        <w:t xml:space="preserve">WACC of </w:t>
      </w:r>
      <w:del w:id="2124" w:author="Ayush Mittal" w:date="2019-04-29T17:04:00Z">
        <w:r w:rsidR="000F2519" w:rsidRPr="00C00498" w:rsidDel="00A96AD5">
          <w:rPr>
            <w:rFonts w:ascii="Georgia" w:eastAsiaTheme="majorEastAsia" w:hAnsi="Georgia"/>
            <w:color w:val="595959" w:themeColor="text1" w:themeTint="A6"/>
            <w:sz w:val="22"/>
            <w:szCs w:val="22"/>
          </w:rPr>
          <w:delText>19</w:delText>
        </w:r>
      </w:del>
      <w:ins w:id="2125" w:author="Ayush Mittal" w:date="2019-04-29T17:04:00Z">
        <w:r w:rsidR="00A96AD5" w:rsidRPr="00C00498">
          <w:rPr>
            <w:rFonts w:ascii="Georgia" w:eastAsiaTheme="majorEastAsia" w:hAnsi="Georgia"/>
            <w:color w:val="595959" w:themeColor="text1" w:themeTint="A6"/>
            <w:sz w:val="22"/>
            <w:szCs w:val="22"/>
          </w:rPr>
          <w:t>1</w:t>
        </w:r>
        <w:r w:rsidR="00A96AD5">
          <w:rPr>
            <w:rFonts w:ascii="Georgia" w:eastAsiaTheme="majorEastAsia" w:hAnsi="Georgia"/>
            <w:color w:val="595959" w:themeColor="text1" w:themeTint="A6"/>
            <w:sz w:val="22"/>
            <w:szCs w:val="22"/>
          </w:rPr>
          <w:t>5</w:t>
        </w:r>
      </w:ins>
      <w:r w:rsidRPr="00C00498">
        <w:rPr>
          <w:rFonts w:ascii="Georgia" w:eastAsiaTheme="majorEastAsia" w:hAnsi="Georgia"/>
          <w:color w:val="595959" w:themeColor="text1" w:themeTint="A6"/>
          <w:sz w:val="22"/>
          <w:szCs w:val="22"/>
        </w:rPr>
        <w:t>.</w:t>
      </w:r>
      <w:r w:rsidR="000E0D34" w:rsidRPr="00C00498">
        <w:rPr>
          <w:rFonts w:ascii="Georgia" w:eastAsiaTheme="majorEastAsia" w:hAnsi="Georgia"/>
          <w:color w:val="595959" w:themeColor="text1" w:themeTint="A6"/>
          <w:sz w:val="22"/>
          <w:szCs w:val="22"/>
        </w:rPr>
        <w:t>0</w:t>
      </w:r>
      <w:r w:rsidRPr="00C00498">
        <w:rPr>
          <w:rFonts w:ascii="Georgia" w:eastAsiaTheme="majorEastAsia" w:hAnsi="Georgia"/>
          <w:color w:val="595959" w:themeColor="text1" w:themeTint="A6"/>
          <w:sz w:val="22"/>
          <w:szCs w:val="22"/>
        </w:rPr>
        <w:t xml:space="preserve">%.  Therefore, the selected discount rates assigned to the assets acquired appear reasonable. </w:t>
      </w:r>
    </w:p>
    <w:p w14:paraId="1E4F97DA" w14:textId="77777777" w:rsidR="008E77CC" w:rsidRPr="00C00498" w:rsidRDefault="008E77CC" w:rsidP="008E77CC">
      <w:pPr>
        <w:pStyle w:val="Default"/>
        <w:spacing w:line="300" w:lineRule="exact"/>
        <w:jc w:val="both"/>
        <w:rPr>
          <w:rFonts w:ascii="Georgia" w:eastAsiaTheme="majorEastAsia" w:hAnsi="Georgia"/>
          <w:color w:val="595959" w:themeColor="text1" w:themeTint="A6"/>
          <w:sz w:val="22"/>
          <w:szCs w:val="22"/>
        </w:rPr>
      </w:pPr>
    </w:p>
    <w:p w14:paraId="4944C558" w14:textId="578CF5B3" w:rsidR="008E77CC" w:rsidRPr="00C00498" w:rsidRDefault="00ED65E4" w:rsidP="00565DEF">
      <w:pPr>
        <w:pStyle w:val="RNABodyCopy"/>
      </w:pPr>
      <w:r w:rsidRPr="00C00498">
        <w:t>The rate applied to the current assets</w:t>
      </w:r>
      <w:r w:rsidR="00B431BF" w:rsidRPr="00C00498">
        <w:t>,</w:t>
      </w:r>
      <w:r w:rsidRPr="00C00498">
        <w:t xml:space="preserve"> such as inventory, </w:t>
      </w:r>
      <w:r w:rsidR="00E22617" w:rsidRPr="00C00498">
        <w:t>were</w:t>
      </w:r>
      <w:r w:rsidRPr="00C00498">
        <w:t xml:space="preserve"> generally at a premium to the after-tax US prime bank rate.  </w:t>
      </w:r>
      <w:r w:rsidR="008E77CC" w:rsidRPr="00C00498">
        <w:t>The rate applied to the fixed assets</w:t>
      </w:r>
      <w:r w:rsidRPr="00C00498">
        <w:t xml:space="preserve">, Lease Agreement and </w:t>
      </w:r>
      <w:r w:rsidR="00E22617" w:rsidRPr="00C00498">
        <w:t>t</w:t>
      </w:r>
      <w:r w:rsidRPr="00C00498">
        <w:t xml:space="preserve">enant </w:t>
      </w:r>
      <w:r w:rsidR="00E22617" w:rsidRPr="00C00498">
        <w:t>i</w:t>
      </w:r>
      <w:r w:rsidRPr="00C00498">
        <w:t>mprovements</w:t>
      </w:r>
      <w:r w:rsidR="008E77CC" w:rsidRPr="00C00498">
        <w:t xml:space="preserve"> </w:t>
      </w:r>
      <w:r w:rsidR="00E22617" w:rsidRPr="00C00498">
        <w:t xml:space="preserve">was </w:t>
      </w:r>
      <w:r w:rsidR="008E77CC" w:rsidRPr="00C00498">
        <w:t xml:space="preserve">generally at a premium to the after-tax </w:t>
      </w:r>
      <w:r w:rsidRPr="00C00498">
        <w:t>cost of debt as explained in the “WACC” section above</w:t>
      </w:r>
      <w:r w:rsidR="008E77CC" w:rsidRPr="00C00498">
        <w:t xml:space="preserve">.  For the intangible assets, RNA assumed the rate of return for </w:t>
      </w:r>
      <w:r w:rsidRPr="00C00498">
        <w:t xml:space="preserve">the </w:t>
      </w:r>
      <w:del w:id="2126" w:author="Ayush Mittal" w:date="2019-04-29T17:11:00Z">
        <w:r w:rsidRPr="00C00498" w:rsidDel="00653831">
          <w:delText>CF Program and the OTC Program</w:delText>
        </w:r>
      </w:del>
      <w:ins w:id="2127" w:author="Ayush Mittal" w:date="2019-04-29T17:11:00Z">
        <w:r w:rsidR="00653831">
          <w:t>learning platform</w:t>
        </w:r>
      </w:ins>
      <w:r w:rsidR="008E77CC" w:rsidRPr="00C00498">
        <w:t xml:space="preserve"> </w:t>
      </w:r>
      <w:r w:rsidRPr="00C00498">
        <w:t>equal</w:t>
      </w:r>
      <w:r w:rsidR="008E77CC" w:rsidRPr="00C00498">
        <w:t xml:space="preserve"> to the WACC, </w:t>
      </w:r>
      <w:del w:id="2128" w:author="Ayush Mittal" w:date="2019-04-29T17:11:00Z">
        <w:r w:rsidRPr="00C00498" w:rsidDel="00653831">
          <w:delText xml:space="preserve">and the rate of return for the MRT Platform Programs at a premium of </w:delText>
        </w:r>
        <w:r w:rsidR="0062633F" w:rsidRPr="00C00498" w:rsidDel="00653831">
          <w:delText>0</w:delText>
        </w:r>
        <w:r w:rsidRPr="00C00498" w:rsidDel="00653831">
          <w:delText>.</w:delText>
        </w:r>
        <w:r w:rsidR="0062633F" w:rsidRPr="00C00498" w:rsidDel="00653831">
          <w:delText>25</w:delText>
        </w:r>
        <w:r w:rsidRPr="00C00498" w:rsidDel="00653831">
          <w:delText xml:space="preserve">%, </w:delText>
        </w:r>
      </w:del>
      <w:r w:rsidR="00E22617" w:rsidRPr="00C00498">
        <w:t>as discussed in the “IPR&amp;D Assets” section above</w:t>
      </w:r>
      <w:r w:rsidR="008E77CC" w:rsidRPr="00C00498">
        <w:t xml:space="preserve">.  </w:t>
      </w:r>
      <w:r w:rsidR="00E004EE" w:rsidRPr="00C00498">
        <w:t>The d</w:t>
      </w:r>
      <w:r w:rsidR="008E77CC" w:rsidRPr="00C00498">
        <w:t xml:space="preserve">iscount rate for </w:t>
      </w:r>
      <w:r w:rsidR="00E004EE" w:rsidRPr="00C00498">
        <w:t xml:space="preserve">the </w:t>
      </w:r>
      <w:r w:rsidR="008E77CC" w:rsidRPr="00C00498">
        <w:t xml:space="preserve">Assembled Workforce was estimated at </w:t>
      </w:r>
      <w:del w:id="2129" w:author="Ayush Mittal" w:date="2019-04-29T17:12:00Z">
        <w:r w:rsidR="008E77CC" w:rsidRPr="00C00498" w:rsidDel="00653831">
          <w:delText xml:space="preserve">a 1.5% premium to the </w:delText>
        </w:r>
      </w:del>
      <w:r w:rsidR="008E77CC" w:rsidRPr="00C00498">
        <w:t>WACC</w:t>
      </w:r>
      <w:del w:id="2130" w:author="Ayush Mittal" w:date="2019-04-29T17:12:00Z">
        <w:r w:rsidR="00E004EE" w:rsidRPr="00C00498" w:rsidDel="00653831">
          <w:delText>,</w:delText>
        </w:r>
        <w:r w:rsidR="008E77CC" w:rsidRPr="00C00498" w:rsidDel="00653831">
          <w:delText xml:space="preserve"> since it is considered riskier than the other intangible assets</w:delText>
        </w:r>
      </w:del>
      <w:r w:rsidR="008E77CC" w:rsidRPr="00C00498">
        <w:t xml:space="preserve">.  The implied discount rate for goodwill, which is at </w:t>
      </w:r>
      <w:del w:id="2131" w:author="Ayush Mittal" w:date="2019-04-29T17:12:00Z">
        <w:r w:rsidR="008E77CC" w:rsidRPr="00C00498" w:rsidDel="00653831">
          <w:delText>1</w:delText>
        </w:r>
      </w:del>
      <w:ins w:id="2132" w:author="Ayush Mittal" w:date="2019-04-29T17:12:00Z">
        <w:r w:rsidR="00653831">
          <w:t>2.0</w:t>
        </w:r>
      </w:ins>
      <w:del w:id="2133" w:author="Ayush Mittal" w:date="2019-04-29T17:12:00Z">
        <w:r w:rsidR="008E77CC" w:rsidRPr="00C00498" w:rsidDel="00653831">
          <w:delText>.5</w:delText>
        </w:r>
      </w:del>
      <w:r w:rsidR="008E77CC" w:rsidRPr="00C00498">
        <w:t xml:space="preserve">% premium to the WACC, is higher than the discount rates for the identified intangible assets considering it to be the riskiest asset on the balance sheet (along with </w:t>
      </w:r>
      <w:r w:rsidR="00E004EE" w:rsidRPr="00C00498">
        <w:t xml:space="preserve">the </w:t>
      </w:r>
      <w:r w:rsidR="008E77CC" w:rsidRPr="00C00498">
        <w:t xml:space="preserve">Assembled Workforce).  Refer to Exhibit </w:t>
      </w:r>
      <w:del w:id="2134" w:author="Ayush Mittal" w:date="2019-04-29T17:32:00Z">
        <w:r w:rsidRPr="00C00498" w:rsidDel="00E67673">
          <w:delText>G</w:delText>
        </w:r>
      </w:del>
      <w:ins w:id="2135" w:author="Ayush Mittal" w:date="2019-04-29T17:32:00Z">
        <w:r w:rsidR="00E67673">
          <w:t>B</w:t>
        </w:r>
      </w:ins>
      <w:r w:rsidRPr="00C00498">
        <w:t>.</w:t>
      </w:r>
      <w:del w:id="2136" w:author="Ayush Mittal" w:date="2019-04-29T17:32:00Z">
        <w:r w:rsidRPr="00C00498" w:rsidDel="00E67673">
          <w:delText>4</w:delText>
        </w:r>
        <w:r w:rsidR="008E77CC" w:rsidRPr="00C00498" w:rsidDel="00E67673">
          <w:delText xml:space="preserve"> </w:delText>
        </w:r>
      </w:del>
      <w:ins w:id="2137" w:author="Ayush Mittal" w:date="2019-04-29T17:32:00Z">
        <w:r w:rsidR="00E67673">
          <w:t>1</w:t>
        </w:r>
        <w:r w:rsidR="00E67673" w:rsidRPr="00C00498">
          <w:t xml:space="preserve"> </w:t>
        </w:r>
      </w:ins>
      <w:r w:rsidR="008E77CC" w:rsidRPr="00C00498">
        <w:t>for further details.</w:t>
      </w:r>
    </w:p>
    <w:p w14:paraId="53F906B6" w14:textId="12583F33" w:rsidR="00A55890" w:rsidRPr="00C00498" w:rsidRDefault="00A55890" w:rsidP="00565DEF">
      <w:pPr>
        <w:pStyle w:val="RNABodyCopy"/>
      </w:pPr>
    </w:p>
    <w:p w14:paraId="68F4A4BE" w14:textId="77777777" w:rsidR="00CE0BFD" w:rsidRPr="00C00498" w:rsidRDefault="00CE0BFD" w:rsidP="00513B2A">
      <w:pPr>
        <w:pStyle w:val="RNABodyCopy"/>
        <w:keepNext/>
        <w:outlineLvl w:val="2"/>
        <w:rPr>
          <w:color w:val="DE9C2F" w:themeColor="accent4"/>
          <w:sz w:val="26"/>
          <w:szCs w:val="26"/>
        </w:rPr>
      </w:pPr>
      <w:bookmarkStart w:id="2138" w:name="_Toc478128968"/>
      <w:bookmarkStart w:id="2139" w:name="_Toc418791034"/>
      <w:r w:rsidRPr="00C00498">
        <w:rPr>
          <w:color w:val="DE9C2F" w:themeColor="accent4"/>
          <w:sz w:val="26"/>
          <w:szCs w:val="26"/>
        </w:rPr>
        <w:t>Internal Rate of Return (“IRR”)</w:t>
      </w:r>
      <w:bookmarkEnd w:id="2138"/>
    </w:p>
    <w:p w14:paraId="42EAD139" w14:textId="77777777" w:rsidR="00725480" w:rsidRPr="00C00498" w:rsidRDefault="00725480" w:rsidP="00513B2A">
      <w:pPr>
        <w:pStyle w:val="RNABodyCopy"/>
        <w:rPr>
          <w:color w:val="DE9C2F" w:themeColor="accent4"/>
          <w:sz w:val="26"/>
          <w:szCs w:val="26"/>
        </w:rPr>
      </w:pPr>
    </w:p>
    <w:p w14:paraId="0C60EB5D" w14:textId="6C6766A6" w:rsidR="00CE0BFD" w:rsidRPr="00C00498" w:rsidRDefault="00CE0BFD" w:rsidP="00513B2A">
      <w:pPr>
        <w:pStyle w:val="RNABodyCopy"/>
        <w:keepNext/>
      </w:pPr>
      <w:r w:rsidRPr="00C00498">
        <w:t xml:space="preserve">To calculate IRR, we considered the total cash flows at enterprise level.  We considered the probability adjusted net revenues and expenses from the IPR&amp;D Assets as explained in the “IPR&amp;D Assets” section above to calculate </w:t>
      </w:r>
      <w:r w:rsidR="00E004EE" w:rsidRPr="00C00498">
        <w:t xml:space="preserve">the </w:t>
      </w:r>
      <w:r w:rsidRPr="00C00498">
        <w:t xml:space="preserve">probability adjusted cash flows.  </w:t>
      </w:r>
      <w:r w:rsidR="00E004EE" w:rsidRPr="00C00498">
        <w:t xml:space="preserve">We </w:t>
      </w:r>
      <w:proofErr w:type="gramStart"/>
      <w:r w:rsidR="00E004EE" w:rsidRPr="00C00498">
        <w:t>made a</w:t>
      </w:r>
      <w:r w:rsidRPr="00C00498">
        <w:t xml:space="preserve">djustments </w:t>
      </w:r>
      <w:r w:rsidR="00E004EE" w:rsidRPr="00C00498">
        <w:t>to</w:t>
      </w:r>
      <w:proofErr w:type="gramEnd"/>
      <w:r w:rsidR="00E004EE" w:rsidRPr="00C00498">
        <w:t xml:space="preserve"> the cash flows</w:t>
      </w:r>
      <w:r w:rsidRPr="00C00498">
        <w:t xml:space="preserve"> for net operating losses (“NOL”)</w:t>
      </w:r>
      <w:r w:rsidR="006C4BDE" w:rsidRPr="00C00498">
        <w:t>.</w:t>
      </w:r>
      <w:r w:rsidRPr="00C00498">
        <w:t xml:space="preserve"> </w:t>
      </w:r>
      <w:r w:rsidR="006C4BDE" w:rsidRPr="00C00498">
        <w:t xml:space="preserve"> W</w:t>
      </w:r>
      <w:r w:rsidRPr="00C00498">
        <w:t xml:space="preserve">e considered </w:t>
      </w:r>
      <w:r w:rsidR="00A01514" w:rsidRPr="00C00498">
        <w:t xml:space="preserve">the </w:t>
      </w:r>
      <w:r w:rsidRPr="00C00498">
        <w:t>beginning balance of the NOL</w:t>
      </w:r>
      <w:r w:rsidR="006C4BDE" w:rsidRPr="00C00498">
        <w:t xml:space="preserve"> as zero since the deal was structured as an asset deal.</w:t>
      </w:r>
      <w:r w:rsidRPr="00C00498">
        <w:t xml:space="preserve"> </w:t>
      </w:r>
      <w:r w:rsidR="006C4BDE" w:rsidRPr="00C00498">
        <w:t xml:space="preserve"> The</w:t>
      </w:r>
      <w:r w:rsidRPr="00C00498">
        <w:t xml:space="preserve"> NOL balances </w:t>
      </w:r>
      <w:r w:rsidR="006C4BDE" w:rsidRPr="00C00498">
        <w:t xml:space="preserve">generated as a result of operating losses during the forecast period </w:t>
      </w:r>
      <w:r w:rsidRPr="00C00498">
        <w:t xml:space="preserve">were </w:t>
      </w:r>
      <w:r w:rsidR="006C4BDE" w:rsidRPr="00C00498">
        <w:t xml:space="preserve">then </w:t>
      </w:r>
      <w:r w:rsidRPr="00C00498">
        <w:t xml:space="preserve">applied in each year of the forecast period, as available and as appropriate, to estimate </w:t>
      </w:r>
      <w:r w:rsidR="006C4BDE" w:rsidRPr="00C00498">
        <w:t xml:space="preserve">the </w:t>
      </w:r>
      <w:r w:rsidRPr="00C00498">
        <w:t xml:space="preserve">taxable cash flow.  We then applied taxes to calculate cash flows after tax (“After Tax Cash Flows”).  With respect to net working capital requirements and capital expenditures, RNA primarily relied on the net working capital and capital expenditure requirements of selected Guideline Public Companies.  After </w:t>
      </w:r>
      <w:proofErr w:type="gramStart"/>
      <w:r w:rsidRPr="00C00498">
        <w:t>making adjustments</w:t>
      </w:r>
      <w:proofErr w:type="gramEnd"/>
      <w:r w:rsidRPr="00C00498">
        <w:t xml:space="preserve"> for net working capital and capital expenditure, we discounted the net probability adjusted after tax cash flows to determine the present value of the cash flows.  </w:t>
      </w:r>
      <w:r w:rsidR="00F301C0" w:rsidRPr="00C00498">
        <w:t xml:space="preserve">As discussed above, </w:t>
      </w:r>
      <w:proofErr w:type="gramStart"/>
      <w:r w:rsidR="00F301C0" w:rsidRPr="00C00498">
        <w:t>similar to</w:t>
      </w:r>
      <w:proofErr w:type="gramEnd"/>
      <w:r w:rsidR="00F301C0" w:rsidRPr="00C00498">
        <w:t xml:space="preserve"> the IPR&amp;D Assets and the Contingent Consideration, RNA applied </w:t>
      </w:r>
      <w:r w:rsidR="009C143C" w:rsidRPr="00C00498">
        <w:t xml:space="preserve">the </w:t>
      </w:r>
      <w:r w:rsidR="00F301C0" w:rsidRPr="00C00498">
        <w:t xml:space="preserve">mid-period discounting convention to estimate the IRR.  </w:t>
      </w:r>
    </w:p>
    <w:p w14:paraId="7D31F632" w14:textId="77777777" w:rsidR="00CE0BFD" w:rsidRPr="00C00498" w:rsidRDefault="00CE0BFD" w:rsidP="00CE0BFD">
      <w:pPr>
        <w:pStyle w:val="RNABodyCopy"/>
      </w:pPr>
    </w:p>
    <w:p w14:paraId="00BECAD6" w14:textId="311C8C3E" w:rsidR="00CE0BFD" w:rsidRPr="00C00498" w:rsidRDefault="00CE0BFD" w:rsidP="00CE0BFD">
      <w:pPr>
        <w:pStyle w:val="RNABodyCopy"/>
      </w:pPr>
      <w:r w:rsidRPr="00C00498">
        <w:t>We then subtracted the fixed assets from the present value of the cash flows to calculate the TAB</w:t>
      </w:r>
      <w:r w:rsidR="006C4BDE" w:rsidRPr="00C00498">
        <w:t xml:space="preserve"> for the Subject Interest</w:t>
      </w:r>
      <w:r w:rsidRPr="00C00498">
        <w:t xml:space="preserve">.  We then added TAB to calculate </w:t>
      </w:r>
      <w:r w:rsidR="006C4BDE" w:rsidRPr="00C00498">
        <w:t xml:space="preserve">the </w:t>
      </w:r>
      <w:r w:rsidRPr="00C00498">
        <w:t>total enterprise value.</w:t>
      </w:r>
      <w:r w:rsidR="008F0996" w:rsidRPr="00C00498">
        <w:t xml:space="preserve">  </w:t>
      </w:r>
      <w:r w:rsidRPr="00C00498">
        <w:t xml:space="preserve">The discount rate was </w:t>
      </w:r>
      <w:proofErr w:type="spellStart"/>
      <w:r w:rsidRPr="00C00498">
        <w:t>backsolved</w:t>
      </w:r>
      <w:proofErr w:type="spellEnd"/>
      <w:r w:rsidRPr="00C00498">
        <w:t xml:space="preserve"> such that the total enterprise value is equal to the total purchase consideration.  The implied IRR from the above calculation was </w:t>
      </w:r>
      <w:r w:rsidR="005F3A3E" w:rsidRPr="00653831">
        <w:rPr>
          <w:highlight w:val="yellow"/>
          <w:rPrChange w:id="2140" w:author="Ayush Mittal" w:date="2019-04-29T17:10:00Z">
            <w:rPr/>
          </w:rPrChange>
        </w:rPr>
        <w:t>1</w:t>
      </w:r>
      <w:ins w:id="2141" w:author="Ayush Mittal" w:date="2019-04-29T17:10:00Z">
        <w:r w:rsidR="00653831">
          <w:rPr>
            <w:highlight w:val="yellow"/>
          </w:rPr>
          <w:t>4</w:t>
        </w:r>
      </w:ins>
      <w:del w:id="2142" w:author="Ayush Mittal" w:date="2019-04-29T17:10:00Z">
        <w:r w:rsidR="005F3A3E" w:rsidRPr="00653831" w:rsidDel="00653831">
          <w:rPr>
            <w:highlight w:val="yellow"/>
            <w:rPrChange w:id="2143" w:author="Ayush Mittal" w:date="2019-04-29T17:10:00Z">
              <w:rPr/>
            </w:rPrChange>
          </w:rPr>
          <w:delText>8</w:delText>
        </w:r>
      </w:del>
      <w:r w:rsidRPr="00653831">
        <w:rPr>
          <w:highlight w:val="yellow"/>
          <w:rPrChange w:id="2144" w:author="Ayush Mittal" w:date="2019-04-29T17:10:00Z">
            <w:rPr/>
          </w:rPrChange>
        </w:rPr>
        <w:t>.</w:t>
      </w:r>
      <w:del w:id="2145" w:author="Ayush Mittal" w:date="2019-04-29T17:10:00Z">
        <w:r w:rsidR="005F3A3E" w:rsidRPr="00653831" w:rsidDel="00653831">
          <w:rPr>
            <w:highlight w:val="yellow"/>
            <w:rPrChange w:id="2146" w:author="Ayush Mittal" w:date="2019-04-29T17:10:00Z">
              <w:rPr/>
            </w:rPrChange>
          </w:rPr>
          <w:delText>8</w:delText>
        </w:r>
      </w:del>
      <w:ins w:id="2147" w:author="Ayush Mittal" w:date="2019-04-29T17:10:00Z">
        <w:r w:rsidR="00653831">
          <w:rPr>
            <w:highlight w:val="yellow"/>
          </w:rPr>
          <w:t>7</w:t>
        </w:r>
      </w:ins>
      <w:r w:rsidRPr="00653831">
        <w:rPr>
          <w:highlight w:val="yellow"/>
          <w:rPrChange w:id="2148" w:author="Ayush Mittal" w:date="2019-04-29T17:10:00Z">
            <w:rPr/>
          </w:rPrChange>
        </w:rPr>
        <w:t>%,</w:t>
      </w:r>
      <w:r w:rsidRPr="00C00498">
        <w:t xml:space="preserve"> which is in line with the </w:t>
      </w:r>
      <w:r w:rsidRPr="00653831">
        <w:rPr>
          <w:highlight w:val="yellow"/>
          <w:rPrChange w:id="2149" w:author="Ayush Mittal" w:date="2019-04-29T17:10:00Z">
            <w:rPr/>
          </w:rPrChange>
        </w:rPr>
        <w:t>WACC</w:t>
      </w:r>
      <w:r w:rsidR="00C83C28" w:rsidRPr="00653831">
        <w:rPr>
          <w:highlight w:val="yellow"/>
          <w:rPrChange w:id="2150" w:author="Ayush Mittal" w:date="2019-04-29T17:10:00Z">
            <w:rPr/>
          </w:rPrChange>
        </w:rPr>
        <w:t xml:space="preserve"> of 1</w:t>
      </w:r>
      <w:ins w:id="2151" w:author="Ayush Mittal" w:date="2019-04-29T17:10:00Z">
        <w:r w:rsidR="00653831">
          <w:rPr>
            <w:highlight w:val="yellow"/>
          </w:rPr>
          <w:t>5</w:t>
        </w:r>
      </w:ins>
      <w:del w:id="2152" w:author="Ayush Mittal" w:date="2019-04-29T17:10:00Z">
        <w:r w:rsidR="00C83C28" w:rsidRPr="00653831" w:rsidDel="00653831">
          <w:rPr>
            <w:highlight w:val="yellow"/>
            <w:rPrChange w:id="2153" w:author="Ayush Mittal" w:date="2019-04-29T17:10:00Z">
              <w:rPr/>
            </w:rPrChange>
          </w:rPr>
          <w:delText>9</w:delText>
        </w:r>
      </w:del>
      <w:r w:rsidR="00C83C28" w:rsidRPr="00653831">
        <w:rPr>
          <w:highlight w:val="yellow"/>
          <w:rPrChange w:id="2154" w:author="Ayush Mittal" w:date="2019-04-29T17:10:00Z">
            <w:rPr/>
          </w:rPrChange>
        </w:rPr>
        <w:t>.0%</w:t>
      </w:r>
      <w:r w:rsidRPr="00C00498">
        <w:t xml:space="preserve"> </w:t>
      </w:r>
      <w:r w:rsidR="00F64CE6" w:rsidRPr="00C00498">
        <w:t xml:space="preserve">and </w:t>
      </w:r>
      <w:r w:rsidR="00F64CE6" w:rsidRPr="00653831">
        <w:rPr>
          <w:highlight w:val="yellow"/>
          <w:rPrChange w:id="2155" w:author="Ayush Mittal" w:date="2019-04-29T17:10:00Z">
            <w:rPr/>
          </w:rPrChange>
        </w:rPr>
        <w:t xml:space="preserve">WARA </w:t>
      </w:r>
      <w:r w:rsidR="005834ED" w:rsidRPr="00653831">
        <w:rPr>
          <w:highlight w:val="yellow"/>
          <w:rPrChange w:id="2156" w:author="Ayush Mittal" w:date="2019-04-29T17:10:00Z">
            <w:rPr/>
          </w:rPrChange>
        </w:rPr>
        <w:t>of 1</w:t>
      </w:r>
      <w:ins w:id="2157" w:author="Ayush Mittal" w:date="2019-04-29T17:10:00Z">
        <w:r w:rsidR="00653831">
          <w:rPr>
            <w:highlight w:val="yellow"/>
          </w:rPr>
          <w:t>4</w:t>
        </w:r>
      </w:ins>
      <w:del w:id="2158" w:author="Ayush Mittal" w:date="2019-04-29T17:10:00Z">
        <w:r w:rsidR="00C83C28" w:rsidRPr="00653831" w:rsidDel="00653831">
          <w:rPr>
            <w:highlight w:val="yellow"/>
            <w:rPrChange w:id="2159" w:author="Ayush Mittal" w:date="2019-04-29T17:10:00Z">
              <w:rPr/>
            </w:rPrChange>
          </w:rPr>
          <w:delText>8</w:delText>
        </w:r>
      </w:del>
      <w:r w:rsidR="005834ED" w:rsidRPr="00653831">
        <w:rPr>
          <w:highlight w:val="yellow"/>
          <w:rPrChange w:id="2160" w:author="Ayush Mittal" w:date="2019-04-29T17:10:00Z">
            <w:rPr/>
          </w:rPrChange>
        </w:rPr>
        <w:t>.</w:t>
      </w:r>
      <w:ins w:id="2161" w:author="Ayush Mittal" w:date="2019-04-29T17:10:00Z">
        <w:r w:rsidR="00653831">
          <w:rPr>
            <w:highlight w:val="yellow"/>
          </w:rPr>
          <w:t>8</w:t>
        </w:r>
      </w:ins>
      <w:del w:id="2162" w:author="Ayush Mittal" w:date="2019-04-29T17:10:00Z">
        <w:r w:rsidR="00C83C28" w:rsidRPr="00653831" w:rsidDel="00653831">
          <w:rPr>
            <w:highlight w:val="yellow"/>
            <w:rPrChange w:id="2163" w:author="Ayush Mittal" w:date="2019-04-29T17:10:00Z">
              <w:rPr/>
            </w:rPrChange>
          </w:rPr>
          <w:delText>9</w:delText>
        </w:r>
      </w:del>
      <w:r w:rsidR="005834ED" w:rsidRPr="00653831">
        <w:rPr>
          <w:highlight w:val="yellow"/>
          <w:rPrChange w:id="2164" w:author="Ayush Mittal" w:date="2019-04-29T17:10:00Z">
            <w:rPr/>
          </w:rPrChange>
        </w:rPr>
        <w:t>%</w:t>
      </w:r>
      <w:r w:rsidRPr="00653831">
        <w:rPr>
          <w:highlight w:val="yellow"/>
          <w:rPrChange w:id="2165" w:author="Ayush Mittal" w:date="2019-04-29T17:10:00Z">
            <w:rPr/>
          </w:rPrChange>
        </w:rPr>
        <w:t>.</w:t>
      </w:r>
      <w:r w:rsidRPr="00C00498">
        <w:t xml:space="preserve">  Refer to Exhibit F.1 for further details.  </w:t>
      </w:r>
    </w:p>
    <w:p w14:paraId="32783229" w14:textId="77777777" w:rsidR="00CE0BFD" w:rsidRPr="00C00498" w:rsidRDefault="00CE0BFD" w:rsidP="00CE0BFD">
      <w:pPr>
        <w:pStyle w:val="RNABodyCopy"/>
      </w:pPr>
    </w:p>
    <w:p w14:paraId="6ED47AD2" w14:textId="1424E9DB" w:rsidR="0078710E" w:rsidRPr="00C00498" w:rsidRDefault="0078710E" w:rsidP="0022043F">
      <w:pPr>
        <w:pStyle w:val="RNAHeadlineB"/>
        <w:outlineLvl w:val="1"/>
        <w:rPr>
          <w:rFonts w:ascii="Georgia" w:hAnsi="Georgia"/>
        </w:rPr>
      </w:pPr>
      <w:bookmarkStart w:id="2166" w:name="_Toc481756173"/>
      <w:r w:rsidRPr="00C00498">
        <w:rPr>
          <w:rFonts w:ascii="Georgia" w:hAnsi="Georgia"/>
        </w:rPr>
        <w:t>Computation of Residual Goodwill and Reconciliation</w:t>
      </w:r>
      <w:bookmarkEnd w:id="2166"/>
    </w:p>
    <w:p w14:paraId="61EC6133" w14:textId="077AEEFF" w:rsidR="0078710E" w:rsidRPr="00C00498" w:rsidRDefault="0078710E" w:rsidP="0078710E">
      <w:pPr>
        <w:rPr>
          <w:rFonts w:ascii="Georgia" w:hAnsi="Georgia"/>
          <w:color w:val="595959" w:themeColor="text1" w:themeTint="A6"/>
        </w:rPr>
      </w:pPr>
      <w:r w:rsidRPr="00C00498">
        <w:rPr>
          <w:rFonts w:ascii="Georgia" w:hAnsi="Georgia"/>
          <w:color w:val="595959" w:themeColor="text1" w:themeTint="A6"/>
        </w:rPr>
        <w:t xml:space="preserve">The goodwill was calculated by subtracting the value of the current and long-term tangible assets, as well as the fair value of the identifiable intangible assets from the enterprise value.  The residual goodwill (including Assembled Workforce) was estimated at </w:t>
      </w:r>
      <w:r w:rsidRPr="00653831">
        <w:rPr>
          <w:rFonts w:ascii="Georgia" w:hAnsi="Georgia"/>
          <w:color w:val="595959" w:themeColor="text1" w:themeTint="A6"/>
          <w:highlight w:val="yellow"/>
          <w:rPrChange w:id="2167" w:author="Ayush Mittal" w:date="2019-04-29T17:09:00Z">
            <w:rPr>
              <w:rFonts w:ascii="Georgia" w:hAnsi="Georgia"/>
              <w:color w:val="595959" w:themeColor="text1" w:themeTint="A6"/>
            </w:rPr>
          </w:rPrChange>
        </w:rPr>
        <w:t>$</w:t>
      </w:r>
      <w:del w:id="2168" w:author="Ayush Mittal" w:date="2019-04-29T17:08:00Z">
        <w:r w:rsidR="00C83C28" w:rsidRPr="00653831" w:rsidDel="00653831">
          <w:rPr>
            <w:rFonts w:ascii="Georgia" w:hAnsi="Georgia"/>
            <w:color w:val="595959" w:themeColor="text1" w:themeTint="A6"/>
            <w:highlight w:val="yellow"/>
            <w:rPrChange w:id="2169" w:author="Ayush Mittal" w:date="2019-04-29T17:09:00Z">
              <w:rPr>
                <w:rFonts w:ascii="Georgia" w:hAnsi="Georgia"/>
                <w:color w:val="595959" w:themeColor="text1" w:themeTint="A6"/>
              </w:rPr>
            </w:rPrChange>
          </w:rPr>
          <w:delText>5</w:delText>
        </w:r>
      </w:del>
      <w:ins w:id="2170" w:author="Ayush Mittal" w:date="2019-04-29T17:08:00Z">
        <w:r w:rsidR="00653831" w:rsidRPr="00653831">
          <w:rPr>
            <w:rFonts w:ascii="Georgia" w:hAnsi="Georgia"/>
            <w:color w:val="595959" w:themeColor="text1" w:themeTint="A6"/>
            <w:highlight w:val="yellow"/>
            <w:rPrChange w:id="2171" w:author="Ayush Mittal" w:date="2019-04-29T17:09:00Z">
              <w:rPr>
                <w:rFonts w:ascii="Georgia" w:hAnsi="Georgia"/>
                <w:color w:val="595959" w:themeColor="text1" w:themeTint="A6"/>
              </w:rPr>
            </w:rPrChange>
          </w:rPr>
          <w:t>127</w:t>
        </w:r>
      </w:ins>
      <w:r w:rsidRPr="00653831">
        <w:rPr>
          <w:rFonts w:ascii="Georgia" w:hAnsi="Georgia"/>
          <w:color w:val="595959" w:themeColor="text1" w:themeTint="A6"/>
          <w:highlight w:val="yellow"/>
          <w:rPrChange w:id="2172" w:author="Ayush Mittal" w:date="2019-04-29T17:09:00Z">
            <w:rPr>
              <w:rFonts w:ascii="Georgia" w:hAnsi="Georgia"/>
              <w:color w:val="595959" w:themeColor="text1" w:themeTint="A6"/>
            </w:rPr>
          </w:rPrChange>
        </w:rPr>
        <w:t>.</w:t>
      </w:r>
      <w:del w:id="2173" w:author="Ayush Mittal" w:date="2019-04-29T17:08:00Z">
        <w:r w:rsidR="00C83C28" w:rsidRPr="00653831" w:rsidDel="00653831">
          <w:rPr>
            <w:rFonts w:ascii="Georgia" w:hAnsi="Georgia"/>
            <w:color w:val="595959" w:themeColor="text1" w:themeTint="A6"/>
            <w:highlight w:val="yellow"/>
            <w:rPrChange w:id="2174" w:author="Ayush Mittal" w:date="2019-04-29T17:09:00Z">
              <w:rPr>
                <w:rFonts w:ascii="Georgia" w:hAnsi="Georgia"/>
                <w:color w:val="595959" w:themeColor="text1" w:themeTint="A6"/>
              </w:rPr>
            </w:rPrChange>
          </w:rPr>
          <w:delText xml:space="preserve">3 </w:delText>
        </w:r>
      </w:del>
      <w:ins w:id="2175" w:author="Ayush Mittal" w:date="2019-04-29T17:08:00Z">
        <w:r w:rsidR="00653831" w:rsidRPr="00653831">
          <w:rPr>
            <w:rFonts w:ascii="Georgia" w:hAnsi="Georgia"/>
            <w:color w:val="595959" w:themeColor="text1" w:themeTint="A6"/>
            <w:highlight w:val="yellow"/>
            <w:rPrChange w:id="2176" w:author="Ayush Mittal" w:date="2019-04-29T17:09:00Z">
              <w:rPr>
                <w:rFonts w:ascii="Georgia" w:hAnsi="Georgia"/>
                <w:color w:val="595959" w:themeColor="text1" w:themeTint="A6"/>
              </w:rPr>
            </w:rPrChange>
          </w:rPr>
          <w:t xml:space="preserve">3 </w:t>
        </w:r>
      </w:ins>
      <w:r w:rsidRPr="00653831">
        <w:rPr>
          <w:rFonts w:ascii="Georgia" w:hAnsi="Georgia"/>
          <w:color w:val="595959" w:themeColor="text1" w:themeTint="A6"/>
          <w:highlight w:val="yellow"/>
          <w:rPrChange w:id="2177" w:author="Ayush Mittal" w:date="2019-04-29T17:09:00Z">
            <w:rPr>
              <w:rFonts w:ascii="Georgia" w:hAnsi="Georgia"/>
              <w:color w:val="595959" w:themeColor="text1" w:themeTint="A6"/>
            </w:rPr>
          </w:rPrChange>
        </w:rPr>
        <w:t>million</w:t>
      </w:r>
      <w:r w:rsidR="005834ED" w:rsidRPr="00C00498">
        <w:rPr>
          <w:rFonts w:ascii="Georgia" w:hAnsi="Georgia"/>
          <w:color w:val="595959" w:themeColor="text1" w:themeTint="A6"/>
        </w:rPr>
        <w:t xml:space="preserve"> or </w:t>
      </w:r>
      <w:r w:rsidR="005834ED" w:rsidRPr="00653831">
        <w:rPr>
          <w:rFonts w:ascii="Georgia" w:hAnsi="Georgia"/>
          <w:color w:val="595959" w:themeColor="text1" w:themeTint="A6"/>
          <w:highlight w:val="yellow"/>
          <w:rPrChange w:id="2178" w:author="Ayush Mittal" w:date="2019-04-29T17:09:00Z">
            <w:rPr>
              <w:rFonts w:ascii="Georgia" w:hAnsi="Georgia"/>
              <w:color w:val="595959" w:themeColor="text1" w:themeTint="A6"/>
            </w:rPr>
          </w:rPrChange>
        </w:rPr>
        <w:t xml:space="preserve">approximately </w:t>
      </w:r>
      <w:r w:rsidR="00C83C28" w:rsidRPr="00653831">
        <w:rPr>
          <w:rFonts w:ascii="Georgia" w:hAnsi="Georgia"/>
          <w:color w:val="595959" w:themeColor="text1" w:themeTint="A6"/>
          <w:highlight w:val="yellow"/>
          <w:rPrChange w:id="2179" w:author="Ayush Mittal" w:date="2019-04-29T17:09:00Z">
            <w:rPr>
              <w:rFonts w:ascii="Georgia" w:hAnsi="Georgia"/>
              <w:color w:val="595959" w:themeColor="text1" w:themeTint="A6"/>
            </w:rPr>
          </w:rPrChange>
        </w:rPr>
        <w:t>4</w:t>
      </w:r>
      <w:ins w:id="2180" w:author="Ayush Mittal" w:date="2019-04-29T17:09:00Z">
        <w:r w:rsidR="00653831" w:rsidRPr="00653831">
          <w:rPr>
            <w:rFonts w:ascii="Georgia" w:hAnsi="Georgia"/>
            <w:color w:val="595959" w:themeColor="text1" w:themeTint="A6"/>
            <w:highlight w:val="yellow"/>
            <w:rPrChange w:id="2181" w:author="Ayush Mittal" w:date="2019-04-29T17:09:00Z">
              <w:rPr>
                <w:rFonts w:ascii="Georgia" w:hAnsi="Georgia"/>
                <w:color w:val="595959" w:themeColor="text1" w:themeTint="A6"/>
              </w:rPr>
            </w:rPrChange>
          </w:rPr>
          <w:t>5</w:t>
        </w:r>
      </w:ins>
      <w:r w:rsidR="005834ED" w:rsidRPr="00653831">
        <w:rPr>
          <w:rFonts w:ascii="Georgia" w:hAnsi="Georgia"/>
          <w:color w:val="595959" w:themeColor="text1" w:themeTint="A6"/>
          <w:highlight w:val="yellow"/>
          <w:rPrChange w:id="2182" w:author="Ayush Mittal" w:date="2019-04-29T17:09:00Z">
            <w:rPr>
              <w:rFonts w:ascii="Georgia" w:hAnsi="Georgia"/>
              <w:color w:val="595959" w:themeColor="text1" w:themeTint="A6"/>
            </w:rPr>
          </w:rPrChange>
        </w:rPr>
        <w:t>.</w:t>
      </w:r>
      <w:del w:id="2183" w:author="Ayush Mittal" w:date="2019-04-29T17:09:00Z">
        <w:r w:rsidR="00C83C28" w:rsidRPr="00653831" w:rsidDel="00653831">
          <w:rPr>
            <w:rFonts w:ascii="Georgia" w:hAnsi="Georgia"/>
            <w:color w:val="595959" w:themeColor="text1" w:themeTint="A6"/>
            <w:highlight w:val="yellow"/>
            <w:rPrChange w:id="2184" w:author="Ayush Mittal" w:date="2019-04-29T17:09:00Z">
              <w:rPr>
                <w:rFonts w:ascii="Georgia" w:hAnsi="Georgia"/>
                <w:color w:val="595959" w:themeColor="text1" w:themeTint="A6"/>
              </w:rPr>
            </w:rPrChange>
          </w:rPr>
          <w:delText>7</w:delText>
        </w:r>
      </w:del>
      <w:ins w:id="2185" w:author="Ayush Mittal" w:date="2019-04-29T17:09:00Z">
        <w:r w:rsidR="00653831" w:rsidRPr="00653831">
          <w:rPr>
            <w:rFonts w:ascii="Georgia" w:hAnsi="Georgia"/>
            <w:color w:val="595959" w:themeColor="text1" w:themeTint="A6"/>
            <w:highlight w:val="yellow"/>
            <w:rPrChange w:id="2186" w:author="Ayush Mittal" w:date="2019-04-29T17:09:00Z">
              <w:rPr>
                <w:rFonts w:ascii="Georgia" w:hAnsi="Georgia"/>
                <w:color w:val="595959" w:themeColor="text1" w:themeTint="A6"/>
              </w:rPr>
            </w:rPrChange>
          </w:rPr>
          <w:t>9</w:t>
        </w:r>
      </w:ins>
      <w:r w:rsidR="005834ED" w:rsidRPr="00653831">
        <w:rPr>
          <w:rFonts w:ascii="Georgia" w:hAnsi="Georgia"/>
          <w:color w:val="595959" w:themeColor="text1" w:themeTint="A6"/>
          <w:highlight w:val="yellow"/>
          <w:rPrChange w:id="2187" w:author="Ayush Mittal" w:date="2019-04-29T17:09:00Z">
            <w:rPr>
              <w:rFonts w:ascii="Georgia" w:hAnsi="Georgia"/>
              <w:color w:val="595959" w:themeColor="text1" w:themeTint="A6"/>
            </w:rPr>
          </w:rPrChange>
        </w:rPr>
        <w:t>% of</w:t>
      </w:r>
      <w:r w:rsidR="005834ED" w:rsidRPr="00C00498">
        <w:rPr>
          <w:rFonts w:ascii="Georgia" w:hAnsi="Georgia"/>
          <w:color w:val="595959" w:themeColor="text1" w:themeTint="A6"/>
        </w:rPr>
        <w:t xml:space="preserve"> the Purchase Consideration</w:t>
      </w:r>
      <w:r w:rsidRPr="00C00498">
        <w:rPr>
          <w:rFonts w:ascii="Georgia" w:hAnsi="Georgia"/>
          <w:color w:val="595959" w:themeColor="text1" w:themeTint="A6"/>
        </w:rPr>
        <w:t xml:space="preserve">.  Refer to Exhibit A.1 for further details.  </w:t>
      </w:r>
    </w:p>
    <w:p w14:paraId="1ABB07BF" w14:textId="77777777" w:rsidR="0078710E" w:rsidRPr="00C00498" w:rsidRDefault="0078710E" w:rsidP="006A1E6B">
      <w:pPr>
        <w:pStyle w:val="RNABodyCopy"/>
        <w:rPr>
          <w:rFonts w:cs="Arial"/>
          <w:caps/>
          <w:color w:val="2E74B5" w:themeColor="accent2" w:themeShade="BF"/>
          <w:spacing w:val="20"/>
          <w:sz w:val="24"/>
        </w:rPr>
      </w:pPr>
    </w:p>
    <w:p w14:paraId="45B28C5F" w14:textId="77777777" w:rsidR="00BE4E09" w:rsidRPr="00C00498" w:rsidRDefault="00BE4E09" w:rsidP="00BE4E09">
      <w:pPr>
        <w:pStyle w:val="RNABodyCopy"/>
      </w:pPr>
    </w:p>
    <w:p w14:paraId="71C02FAF" w14:textId="3297842A" w:rsidR="007E4AD0" w:rsidRPr="00C00498" w:rsidRDefault="007E4AD0" w:rsidP="00264D7C">
      <w:pPr>
        <w:pStyle w:val="RNABodyCopy"/>
        <w:rPr>
          <w:noProof/>
        </w:rPr>
      </w:pPr>
      <w:bookmarkStart w:id="2188" w:name="_Toc425496326"/>
      <w:bookmarkEnd w:id="2139"/>
      <w:r w:rsidRPr="00C00498">
        <w:rPr>
          <w:noProof/>
        </w:rPr>
        <w:br w:type="page"/>
      </w:r>
    </w:p>
    <w:p w14:paraId="74F24907" w14:textId="6206FD2B" w:rsidR="00573796" w:rsidRPr="00C00498" w:rsidRDefault="00573796" w:rsidP="00565DEF">
      <w:pPr>
        <w:pStyle w:val="RNAHeadlineA"/>
        <w:outlineLvl w:val="0"/>
      </w:pPr>
      <w:bookmarkStart w:id="2189" w:name="_Toc481756174"/>
      <w:r w:rsidRPr="00C00498">
        <w:t>Conclusion</w:t>
      </w:r>
      <w:bookmarkEnd w:id="2188"/>
      <w:bookmarkEnd w:id="2189"/>
    </w:p>
    <w:p w14:paraId="0DE88682" w14:textId="77777777" w:rsidR="00573796" w:rsidRPr="00C00498" w:rsidRDefault="00573796" w:rsidP="00573796">
      <w:pPr>
        <w:rPr>
          <w:rFonts w:ascii="Georgia" w:hAnsi="Georgia"/>
          <w:rPrChange w:id="2190" w:author="Ayush Mittal" w:date="2019-04-26T15:10:00Z">
            <w:rPr/>
          </w:rPrChange>
        </w:rPr>
      </w:pPr>
    </w:p>
    <w:p w14:paraId="4B680EB4" w14:textId="5A36161F" w:rsidR="003A35AD" w:rsidRPr="00C00498" w:rsidRDefault="003A35AD" w:rsidP="003A35AD">
      <w:pPr>
        <w:pStyle w:val="RNABodyCopy"/>
      </w:pPr>
      <w:r w:rsidRPr="00C00498">
        <w:t xml:space="preserve">Based on our analysis, it is our opinion that the fair value of the Subject Interest as of the Valuation Date is </w:t>
      </w:r>
      <w:r w:rsidRPr="00C00498">
        <w:rPr>
          <w:szCs w:val="24"/>
        </w:rPr>
        <w:t>reasonably stated as follows</w:t>
      </w:r>
      <w:r w:rsidRPr="00C00498">
        <w:t xml:space="preserve">:  </w:t>
      </w:r>
    </w:p>
    <w:p w14:paraId="47615050" w14:textId="268B2389" w:rsidR="00DD7C07" w:rsidRPr="00C00498" w:rsidRDefault="003A35AD" w:rsidP="00DD7C07">
      <w:pPr>
        <w:pStyle w:val="RNABodyCopy"/>
      </w:pPr>
      <w:r w:rsidRPr="00C00498" w:rsidDel="003A35AD">
        <w:rPr>
          <w:highlight w:val="yellow"/>
        </w:rPr>
        <w:t xml:space="preserve"> </w:t>
      </w:r>
    </w:p>
    <w:p w14:paraId="2F969C10" w14:textId="4A53492A" w:rsidR="00BE4E09" w:rsidRPr="00C00498" w:rsidRDefault="00BE4E09" w:rsidP="00BE4E09">
      <w:pPr>
        <w:pStyle w:val="RNABodyCopy"/>
        <w:jc w:val="center"/>
        <w:rPr>
          <w:i/>
        </w:rPr>
      </w:pPr>
      <w:r w:rsidRPr="00C00498">
        <w:rPr>
          <w:i/>
        </w:rPr>
        <w:t>Table 3: Valuation Summary</w:t>
      </w:r>
    </w:p>
    <w:tbl>
      <w:tblPr>
        <w:tblpPr w:leftFromText="180" w:rightFromText="180" w:vertAnchor="text" w:horzAnchor="page" w:tblpX="1549" w:tblpY="206"/>
        <w:tblW w:w="9761" w:type="dxa"/>
        <w:tblLook w:val="04A0" w:firstRow="1" w:lastRow="0" w:firstColumn="1" w:lastColumn="0" w:noHBand="0" w:noVBand="1"/>
      </w:tblPr>
      <w:tblGrid>
        <w:gridCol w:w="2479"/>
        <w:gridCol w:w="866"/>
        <w:gridCol w:w="277"/>
        <w:gridCol w:w="446"/>
        <w:gridCol w:w="270"/>
        <w:gridCol w:w="1408"/>
        <w:gridCol w:w="236"/>
        <w:gridCol w:w="2209"/>
        <w:gridCol w:w="1570"/>
      </w:tblGrid>
      <w:tr w:rsidR="00BE4E09" w:rsidRPr="00C00498" w14:paraId="3FA98551" w14:textId="77777777" w:rsidTr="006A1E6B">
        <w:trPr>
          <w:trHeight w:val="450"/>
        </w:trPr>
        <w:tc>
          <w:tcPr>
            <w:tcW w:w="3345" w:type="dxa"/>
            <w:gridSpan w:val="2"/>
            <w:tcBorders>
              <w:top w:val="nil"/>
              <w:left w:val="nil"/>
              <w:bottom w:val="nil"/>
              <w:right w:val="nil"/>
            </w:tcBorders>
            <w:shd w:val="clear" w:color="000000" w:fill="6F929D" w:themeFill="accent5" w:themeFillShade="BF"/>
            <w:noWrap/>
            <w:vAlign w:val="center"/>
            <w:hideMark/>
          </w:tcPr>
          <w:p w14:paraId="3FEDE6A2" w14:textId="77777777" w:rsidR="00BE4E09" w:rsidRPr="00C00498" w:rsidRDefault="00BE4E09" w:rsidP="006A1E6B">
            <w:pPr>
              <w:tabs>
                <w:tab w:val="left" w:pos="9720"/>
              </w:tabs>
              <w:spacing w:line="240" w:lineRule="auto"/>
              <w:jc w:val="left"/>
              <w:rPr>
                <w:rFonts w:ascii="Georgia" w:hAnsi="Georgia" w:cs="Arial"/>
                <w:b/>
                <w:color w:val="FFFFFF" w:themeColor="background1"/>
              </w:rPr>
            </w:pPr>
            <w:r w:rsidRPr="00C00498">
              <w:rPr>
                <w:rFonts w:ascii="Georgia" w:hAnsi="Georgia" w:cs="Arial"/>
                <w:b/>
                <w:color w:val="FFFFFF" w:themeColor="background1"/>
              </w:rPr>
              <w:t>VALUATION SUMMARY</w:t>
            </w:r>
          </w:p>
        </w:tc>
        <w:tc>
          <w:tcPr>
            <w:tcW w:w="277" w:type="dxa"/>
            <w:tcBorders>
              <w:top w:val="nil"/>
              <w:left w:val="nil"/>
              <w:bottom w:val="nil"/>
              <w:right w:val="nil"/>
            </w:tcBorders>
            <w:shd w:val="clear" w:color="000000" w:fill="6F929D" w:themeFill="accent5" w:themeFillShade="BF"/>
            <w:noWrap/>
            <w:vAlign w:val="center"/>
            <w:hideMark/>
          </w:tcPr>
          <w:p w14:paraId="24B5A002" w14:textId="77777777" w:rsidR="00BE4E09" w:rsidRPr="00C00498" w:rsidRDefault="00BE4E09" w:rsidP="006A1E6B">
            <w:pPr>
              <w:spacing w:line="240" w:lineRule="auto"/>
              <w:jc w:val="left"/>
              <w:rPr>
                <w:rFonts w:ascii="Georgia" w:hAnsi="Georgia" w:cs="Arial"/>
                <w:b/>
                <w:color w:val="FFFFFF" w:themeColor="background1"/>
              </w:rPr>
            </w:pPr>
          </w:p>
        </w:tc>
        <w:tc>
          <w:tcPr>
            <w:tcW w:w="2124" w:type="dxa"/>
            <w:gridSpan w:val="3"/>
            <w:tcBorders>
              <w:top w:val="nil"/>
              <w:left w:val="nil"/>
              <w:bottom w:val="nil"/>
              <w:right w:val="nil"/>
            </w:tcBorders>
            <w:shd w:val="clear" w:color="000000" w:fill="6F929D" w:themeFill="accent5" w:themeFillShade="BF"/>
            <w:noWrap/>
            <w:vAlign w:val="center"/>
            <w:hideMark/>
          </w:tcPr>
          <w:p w14:paraId="66C82752" w14:textId="77777777" w:rsidR="00BE4E09" w:rsidRPr="00C00498" w:rsidRDefault="00BE4E09" w:rsidP="006A1E6B">
            <w:pPr>
              <w:spacing w:line="240" w:lineRule="auto"/>
              <w:jc w:val="center"/>
              <w:rPr>
                <w:rFonts w:ascii="Georgia" w:hAnsi="Georgia" w:cs="Arial"/>
                <w:b/>
                <w:color w:val="FFFFFF" w:themeColor="background1"/>
              </w:rPr>
            </w:pPr>
          </w:p>
        </w:tc>
        <w:tc>
          <w:tcPr>
            <w:tcW w:w="4015" w:type="dxa"/>
            <w:gridSpan w:val="3"/>
            <w:tcBorders>
              <w:top w:val="nil"/>
              <w:left w:val="nil"/>
              <w:bottom w:val="nil"/>
              <w:right w:val="nil"/>
            </w:tcBorders>
            <w:shd w:val="clear" w:color="000000" w:fill="6F929D" w:themeFill="accent5" w:themeFillShade="BF"/>
            <w:noWrap/>
            <w:vAlign w:val="center"/>
            <w:hideMark/>
          </w:tcPr>
          <w:p w14:paraId="27995047" w14:textId="77777777" w:rsidR="00BE4E09" w:rsidRPr="00C00498" w:rsidRDefault="00BE4E09" w:rsidP="006A1E6B">
            <w:pPr>
              <w:spacing w:line="240" w:lineRule="auto"/>
              <w:jc w:val="center"/>
              <w:rPr>
                <w:rFonts w:ascii="Georgia" w:hAnsi="Georgia" w:cs="Arial"/>
                <w:b/>
                <w:color w:val="FFFFFF" w:themeColor="background1"/>
              </w:rPr>
            </w:pPr>
            <w:r w:rsidRPr="00C00498">
              <w:rPr>
                <w:rFonts w:ascii="Georgia" w:hAnsi="Georgia" w:cs="Arial"/>
                <w:b/>
                <w:color w:val="FFFFFF" w:themeColor="background1"/>
              </w:rPr>
              <w:t>(USD IN THOUSANDS)</w:t>
            </w:r>
          </w:p>
        </w:tc>
      </w:tr>
      <w:tr w:rsidR="00BE4E09" w:rsidRPr="00C00498" w14:paraId="531C095E" w14:textId="77777777" w:rsidTr="006A1E6B">
        <w:trPr>
          <w:trHeight w:val="360"/>
        </w:trPr>
        <w:tc>
          <w:tcPr>
            <w:tcW w:w="2479" w:type="dxa"/>
            <w:tcBorders>
              <w:top w:val="nil"/>
              <w:left w:val="nil"/>
              <w:bottom w:val="nil"/>
              <w:right w:val="nil"/>
            </w:tcBorders>
            <w:shd w:val="clear" w:color="000000" w:fill="DAE3E6" w:themeFill="accent5" w:themeFillTint="66"/>
            <w:noWrap/>
            <w:vAlign w:val="center"/>
          </w:tcPr>
          <w:p w14:paraId="656C3FE0" w14:textId="77777777" w:rsidR="00BE4E09" w:rsidRPr="00C00498" w:rsidRDefault="00BE4E09" w:rsidP="006A1E6B">
            <w:pPr>
              <w:spacing w:line="240" w:lineRule="auto"/>
              <w:jc w:val="left"/>
              <w:rPr>
                <w:rFonts w:ascii="Georgia" w:hAnsi="Georgia" w:cs="Arial"/>
                <w:b/>
                <w:color w:val="48626B" w:themeColor="accent5" w:themeShade="80"/>
              </w:rPr>
            </w:pPr>
            <w:r w:rsidRPr="00C00498">
              <w:rPr>
                <w:rFonts w:ascii="Georgia" w:hAnsi="Georgia" w:cs="Arial"/>
                <w:b/>
                <w:color w:val="48626B" w:themeColor="accent5" w:themeShade="80"/>
              </w:rPr>
              <w:t>Asset</w:t>
            </w:r>
          </w:p>
        </w:tc>
        <w:tc>
          <w:tcPr>
            <w:tcW w:w="1859" w:type="dxa"/>
            <w:gridSpan w:val="4"/>
            <w:tcBorders>
              <w:top w:val="nil"/>
              <w:left w:val="nil"/>
              <w:bottom w:val="nil"/>
              <w:right w:val="nil"/>
            </w:tcBorders>
            <w:shd w:val="clear" w:color="000000" w:fill="DAE3E6" w:themeFill="accent5" w:themeFillTint="66"/>
            <w:vAlign w:val="center"/>
          </w:tcPr>
          <w:p w14:paraId="04DB7136" w14:textId="77777777" w:rsidR="00BE4E09" w:rsidRPr="00C00498" w:rsidRDefault="00BE4E09" w:rsidP="006A1E6B">
            <w:pPr>
              <w:spacing w:line="240" w:lineRule="auto"/>
              <w:rPr>
                <w:rFonts w:ascii="Georgia" w:hAnsi="Georgia" w:cs="Arial"/>
                <w:b/>
                <w:color w:val="48626B" w:themeColor="accent5" w:themeShade="80"/>
              </w:rPr>
            </w:pPr>
          </w:p>
        </w:tc>
        <w:tc>
          <w:tcPr>
            <w:tcW w:w="1408" w:type="dxa"/>
            <w:tcBorders>
              <w:top w:val="nil"/>
              <w:left w:val="nil"/>
              <w:bottom w:val="nil"/>
              <w:right w:val="nil"/>
            </w:tcBorders>
            <w:shd w:val="clear" w:color="000000" w:fill="DAE3E6" w:themeFill="accent5" w:themeFillTint="66"/>
            <w:vAlign w:val="center"/>
          </w:tcPr>
          <w:p w14:paraId="7192C941" w14:textId="77777777" w:rsidR="00BE4E09" w:rsidRPr="00C00498" w:rsidRDefault="00BE4E09" w:rsidP="006A1E6B">
            <w:pPr>
              <w:spacing w:line="240" w:lineRule="auto"/>
              <w:rPr>
                <w:rFonts w:ascii="Georgia" w:hAnsi="Georgia" w:cs="Arial"/>
                <w:b/>
                <w:color w:val="48626B" w:themeColor="accent5" w:themeShade="80"/>
              </w:rPr>
            </w:pPr>
          </w:p>
        </w:tc>
        <w:tc>
          <w:tcPr>
            <w:tcW w:w="4015" w:type="dxa"/>
            <w:gridSpan w:val="3"/>
            <w:tcBorders>
              <w:top w:val="nil"/>
              <w:left w:val="nil"/>
              <w:bottom w:val="nil"/>
              <w:right w:val="nil"/>
            </w:tcBorders>
            <w:shd w:val="clear" w:color="000000" w:fill="DAE3E6" w:themeFill="accent5" w:themeFillTint="66"/>
            <w:vAlign w:val="center"/>
          </w:tcPr>
          <w:p w14:paraId="273FBC00" w14:textId="77777777" w:rsidR="00BE4E09" w:rsidRPr="00C00498" w:rsidRDefault="00BE4E09" w:rsidP="006A1E6B">
            <w:pPr>
              <w:spacing w:line="240" w:lineRule="auto"/>
              <w:jc w:val="center"/>
              <w:rPr>
                <w:rFonts w:ascii="Georgia" w:hAnsi="Georgia" w:cs="Arial"/>
                <w:b/>
                <w:color w:val="48626B" w:themeColor="accent5" w:themeShade="80"/>
              </w:rPr>
            </w:pPr>
            <w:r w:rsidRPr="00C00498">
              <w:rPr>
                <w:rFonts w:ascii="Georgia" w:hAnsi="Georgia" w:cs="Arial"/>
                <w:b/>
                <w:color w:val="48626B" w:themeColor="accent5" w:themeShade="80"/>
              </w:rPr>
              <w:t>Value Indication</w:t>
            </w:r>
          </w:p>
        </w:tc>
      </w:tr>
      <w:tr w:rsidR="00BE4E09" w:rsidRPr="00C00498" w14:paraId="75837FBF"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75A02BEB" w14:textId="77777777" w:rsidR="00BE4E09" w:rsidRPr="00C00498" w:rsidRDefault="00BE4E09" w:rsidP="006A1E6B">
            <w:pPr>
              <w:spacing w:line="240" w:lineRule="auto"/>
              <w:jc w:val="left"/>
              <w:rPr>
                <w:rFonts w:ascii="Georgia" w:hAnsi="Georgia" w:cs="Arial"/>
                <w:b/>
                <w:color w:val="48626B" w:themeColor="accent5" w:themeShade="80"/>
              </w:rPr>
            </w:pPr>
            <w:r w:rsidRPr="00C00498">
              <w:rPr>
                <w:rFonts w:ascii="Georgia" w:hAnsi="Georgia" w:cs="Arial"/>
                <w:b/>
                <w:color w:val="48626B" w:themeColor="accent5" w:themeShade="80"/>
              </w:rPr>
              <w:t>Tangible Assets</w:t>
            </w:r>
          </w:p>
        </w:tc>
        <w:tc>
          <w:tcPr>
            <w:tcW w:w="270" w:type="dxa"/>
            <w:tcBorders>
              <w:top w:val="nil"/>
              <w:left w:val="nil"/>
              <w:bottom w:val="single" w:sz="4" w:space="0" w:color="A5BBC2" w:themeColor="accent5"/>
              <w:right w:val="nil"/>
            </w:tcBorders>
            <w:shd w:val="clear" w:color="auto" w:fill="auto"/>
            <w:noWrap/>
            <w:vAlign w:val="center"/>
          </w:tcPr>
          <w:p w14:paraId="1CC1CF3C"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5237E3D2"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452BE3E1"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3FD1FA7E" w14:textId="0E7503B3" w:rsidR="00BE4E09" w:rsidRPr="00C00498" w:rsidRDefault="00F64CE6" w:rsidP="009B3B89">
            <w:pPr>
              <w:spacing w:line="240" w:lineRule="auto"/>
              <w:jc w:val="center"/>
              <w:rPr>
                <w:rFonts w:ascii="Georgia" w:hAnsi="Georgia" w:cs="Arial"/>
                <w:color w:val="595959" w:themeColor="text1" w:themeTint="A6"/>
              </w:rPr>
            </w:pPr>
            <w:del w:id="2191" w:author="Ayush Mittal" w:date="2019-04-29T17:09:00Z">
              <w:r w:rsidRPr="00C00498" w:rsidDel="00653831">
                <w:rPr>
                  <w:rFonts w:ascii="Georgia" w:hAnsi="Georgia" w:cs="Arial"/>
                  <w:color w:val="595959" w:themeColor="text1" w:themeTint="A6"/>
                </w:rPr>
                <w:delText>2</w:delText>
              </w:r>
              <w:r w:rsidR="00BE4E09" w:rsidRPr="00C00498" w:rsidDel="00653831">
                <w:rPr>
                  <w:rFonts w:ascii="Georgia" w:hAnsi="Georgia" w:cs="Arial"/>
                  <w:color w:val="595959" w:themeColor="text1" w:themeTint="A6"/>
                </w:rPr>
                <w:delText>,</w:delText>
              </w:r>
              <w:r w:rsidR="009B3B89" w:rsidRPr="00C00498" w:rsidDel="00653831">
                <w:rPr>
                  <w:rFonts w:ascii="Georgia" w:hAnsi="Georgia" w:cs="Arial"/>
                  <w:color w:val="595959" w:themeColor="text1" w:themeTint="A6"/>
                </w:rPr>
                <w:delText>416</w:delText>
              </w:r>
              <w:r w:rsidR="00BE4E09" w:rsidRPr="00C00498" w:rsidDel="00653831">
                <w:rPr>
                  <w:rFonts w:ascii="Georgia" w:hAnsi="Georgia" w:cs="Arial"/>
                  <w:color w:val="595959" w:themeColor="text1" w:themeTint="A6"/>
                </w:rPr>
                <w:delText>.</w:delText>
              </w:r>
              <w:r w:rsidR="009B3B89" w:rsidRPr="00C00498" w:rsidDel="00653831">
                <w:rPr>
                  <w:rFonts w:ascii="Georgia" w:hAnsi="Georgia" w:cs="Arial"/>
                  <w:color w:val="595959" w:themeColor="text1" w:themeTint="A6"/>
                </w:rPr>
                <w:delText>2</w:delText>
              </w:r>
            </w:del>
          </w:p>
        </w:tc>
      </w:tr>
      <w:tr w:rsidR="00BE4E09" w:rsidRPr="00C00498" w14:paraId="4BEE675F"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50C8C9A2" w14:textId="77777777" w:rsidR="00BE4E09" w:rsidRPr="00C00498" w:rsidRDefault="00BE4E09" w:rsidP="006A1E6B">
            <w:pPr>
              <w:spacing w:line="240" w:lineRule="auto"/>
              <w:jc w:val="left"/>
              <w:rPr>
                <w:rFonts w:ascii="Georgia" w:hAnsi="Georgia" w:cs="Arial"/>
                <w:b/>
                <w:color w:val="48626B" w:themeColor="accent5" w:themeShade="80"/>
              </w:rPr>
            </w:pPr>
            <w:r w:rsidRPr="00C00498">
              <w:rPr>
                <w:rFonts w:ascii="Georgia" w:hAnsi="Georgia" w:cs="Arial"/>
                <w:b/>
                <w:color w:val="48626B" w:themeColor="accent5" w:themeShade="80"/>
              </w:rPr>
              <w:t>Intangible Assets</w:t>
            </w:r>
          </w:p>
        </w:tc>
        <w:tc>
          <w:tcPr>
            <w:tcW w:w="270" w:type="dxa"/>
            <w:tcBorders>
              <w:top w:val="nil"/>
              <w:left w:val="nil"/>
              <w:bottom w:val="single" w:sz="4" w:space="0" w:color="A5BBC2" w:themeColor="accent5"/>
              <w:right w:val="nil"/>
            </w:tcBorders>
            <w:shd w:val="clear" w:color="auto" w:fill="auto"/>
            <w:noWrap/>
            <w:vAlign w:val="center"/>
          </w:tcPr>
          <w:p w14:paraId="41EC2072"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1AA59207"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5CDFDD80"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134151DE" w14:textId="77777777" w:rsidR="00BE4E09" w:rsidRPr="00C00498" w:rsidRDefault="00BE4E09" w:rsidP="006A1E6B">
            <w:pPr>
              <w:spacing w:line="240" w:lineRule="auto"/>
              <w:jc w:val="center"/>
              <w:rPr>
                <w:rFonts w:ascii="Georgia" w:hAnsi="Georgia" w:cs="Arial"/>
                <w:color w:val="595959" w:themeColor="text1" w:themeTint="A6"/>
              </w:rPr>
            </w:pPr>
          </w:p>
        </w:tc>
      </w:tr>
      <w:tr w:rsidR="00BE4E09" w:rsidRPr="00C00498" w14:paraId="1AE040CA"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14008A6C" w14:textId="77777777" w:rsidR="00BE4E09" w:rsidRPr="00C00498" w:rsidRDefault="00BE4E09" w:rsidP="006A1E6B">
            <w:pPr>
              <w:spacing w:line="240" w:lineRule="auto"/>
              <w:jc w:val="left"/>
              <w:rPr>
                <w:rFonts w:ascii="Georgia" w:hAnsi="Georgia" w:cs="Arial"/>
                <w:color w:val="48626B" w:themeColor="accent5" w:themeShade="80"/>
              </w:rPr>
            </w:pPr>
            <w:r w:rsidRPr="00C00498">
              <w:rPr>
                <w:rFonts w:ascii="Georgia" w:hAnsi="Georgia" w:cs="Arial"/>
                <w:color w:val="48626B" w:themeColor="accent5" w:themeShade="80"/>
              </w:rPr>
              <w:t>IPR&amp;D Assets</w:t>
            </w:r>
          </w:p>
        </w:tc>
        <w:tc>
          <w:tcPr>
            <w:tcW w:w="270" w:type="dxa"/>
            <w:tcBorders>
              <w:top w:val="nil"/>
              <w:left w:val="nil"/>
              <w:bottom w:val="single" w:sz="4" w:space="0" w:color="A5BBC2" w:themeColor="accent5"/>
              <w:right w:val="nil"/>
            </w:tcBorders>
            <w:shd w:val="clear" w:color="auto" w:fill="auto"/>
            <w:noWrap/>
            <w:vAlign w:val="center"/>
          </w:tcPr>
          <w:p w14:paraId="73CAFBB7"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4D279B4F"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037DFB0C"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1314AA91" w14:textId="77777777" w:rsidR="00BE4E09" w:rsidRPr="00C00498" w:rsidRDefault="00BE4E09" w:rsidP="006A1E6B">
            <w:pPr>
              <w:spacing w:line="240" w:lineRule="auto"/>
              <w:jc w:val="center"/>
              <w:rPr>
                <w:rFonts w:ascii="Georgia" w:hAnsi="Georgia" w:cs="Arial"/>
                <w:color w:val="595959" w:themeColor="text1" w:themeTint="A6"/>
              </w:rPr>
            </w:pPr>
          </w:p>
        </w:tc>
      </w:tr>
      <w:tr w:rsidR="00BE4E09" w:rsidRPr="00C00498" w14:paraId="47190E58"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28223D22" w14:textId="77777777" w:rsidR="00BE4E09" w:rsidRPr="00C00498" w:rsidRDefault="00BE4E09" w:rsidP="006A1E6B">
            <w:pPr>
              <w:spacing w:line="240" w:lineRule="auto"/>
              <w:ind w:left="252"/>
              <w:jc w:val="left"/>
              <w:rPr>
                <w:rFonts w:ascii="Georgia" w:hAnsi="Georgia" w:cs="Arial"/>
                <w:color w:val="48626B" w:themeColor="accent5" w:themeShade="80"/>
              </w:rPr>
            </w:pPr>
            <w:r w:rsidRPr="00C00498">
              <w:rPr>
                <w:rFonts w:ascii="Georgia" w:hAnsi="Georgia" w:cs="Arial"/>
                <w:color w:val="48626B" w:themeColor="accent5" w:themeShade="80"/>
              </w:rPr>
              <w:t>CF Program</w:t>
            </w:r>
          </w:p>
        </w:tc>
        <w:tc>
          <w:tcPr>
            <w:tcW w:w="270" w:type="dxa"/>
            <w:tcBorders>
              <w:top w:val="nil"/>
              <w:left w:val="nil"/>
              <w:bottom w:val="single" w:sz="4" w:space="0" w:color="A5BBC2" w:themeColor="accent5"/>
              <w:right w:val="nil"/>
            </w:tcBorders>
            <w:shd w:val="clear" w:color="auto" w:fill="auto"/>
            <w:noWrap/>
            <w:vAlign w:val="center"/>
          </w:tcPr>
          <w:p w14:paraId="448FFA39"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627F3160"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44961374"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4C753257" w14:textId="1F0AAB1E" w:rsidR="00BE4E09" w:rsidRPr="00C00498" w:rsidRDefault="009B3B89" w:rsidP="009B3B89">
            <w:pPr>
              <w:spacing w:line="240" w:lineRule="auto"/>
              <w:jc w:val="center"/>
              <w:rPr>
                <w:rFonts w:ascii="Georgia" w:hAnsi="Georgia" w:cs="Arial"/>
                <w:color w:val="595959" w:themeColor="text1" w:themeTint="A6"/>
              </w:rPr>
            </w:pPr>
            <w:del w:id="2192" w:author="Ayush Mittal" w:date="2019-04-29T17:09:00Z">
              <w:r w:rsidRPr="00C00498" w:rsidDel="00653831">
                <w:rPr>
                  <w:rFonts w:ascii="Georgia" w:hAnsi="Georgia" w:cs="Arial"/>
                  <w:color w:val="595959" w:themeColor="text1" w:themeTint="A6"/>
                </w:rPr>
                <w:delText>42</w:delText>
              </w:r>
              <w:r w:rsidR="00BE4E09" w:rsidRPr="00C00498" w:rsidDel="00653831">
                <w:rPr>
                  <w:rFonts w:ascii="Georgia" w:hAnsi="Georgia" w:cs="Arial"/>
                  <w:color w:val="595959" w:themeColor="text1" w:themeTint="A6"/>
                </w:rPr>
                <w:delText>,</w:delText>
              </w:r>
              <w:r w:rsidRPr="00C00498" w:rsidDel="00653831">
                <w:rPr>
                  <w:rFonts w:ascii="Georgia" w:hAnsi="Georgia" w:cs="Arial"/>
                  <w:color w:val="595959" w:themeColor="text1" w:themeTint="A6"/>
                </w:rPr>
                <w:delText>291</w:delText>
              </w:r>
              <w:r w:rsidR="00BE4E09" w:rsidRPr="00C00498" w:rsidDel="00653831">
                <w:rPr>
                  <w:rFonts w:ascii="Georgia" w:hAnsi="Georgia" w:cs="Arial"/>
                  <w:color w:val="595959" w:themeColor="text1" w:themeTint="A6"/>
                </w:rPr>
                <w:delText>.</w:delText>
              </w:r>
              <w:r w:rsidRPr="00C00498" w:rsidDel="00653831">
                <w:rPr>
                  <w:rFonts w:ascii="Georgia" w:hAnsi="Georgia" w:cs="Arial"/>
                  <w:color w:val="595959" w:themeColor="text1" w:themeTint="A6"/>
                </w:rPr>
                <w:delText>4</w:delText>
              </w:r>
            </w:del>
          </w:p>
        </w:tc>
      </w:tr>
      <w:tr w:rsidR="00BE4E09" w:rsidRPr="00C00498" w14:paraId="1164FA3C"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27481E89" w14:textId="77777777" w:rsidR="00BE4E09" w:rsidRPr="00C00498" w:rsidRDefault="00BE4E09" w:rsidP="006A1E6B">
            <w:pPr>
              <w:spacing w:line="240" w:lineRule="auto"/>
              <w:ind w:left="252"/>
              <w:jc w:val="left"/>
              <w:rPr>
                <w:rFonts w:ascii="Georgia" w:hAnsi="Georgia" w:cs="Arial"/>
                <w:color w:val="48626B" w:themeColor="accent5" w:themeShade="80"/>
              </w:rPr>
            </w:pPr>
            <w:r w:rsidRPr="00C00498">
              <w:rPr>
                <w:rFonts w:ascii="Georgia" w:hAnsi="Georgia" w:cs="Arial"/>
                <w:color w:val="48626B" w:themeColor="accent5" w:themeShade="80"/>
              </w:rPr>
              <w:t>OTC Program</w:t>
            </w:r>
          </w:p>
        </w:tc>
        <w:tc>
          <w:tcPr>
            <w:tcW w:w="270" w:type="dxa"/>
            <w:tcBorders>
              <w:top w:val="nil"/>
              <w:left w:val="nil"/>
              <w:bottom w:val="single" w:sz="4" w:space="0" w:color="A5BBC2" w:themeColor="accent5"/>
              <w:right w:val="nil"/>
            </w:tcBorders>
            <w:shd w:val="clear" w:color="auto" w:fill="auto"/>
            <w:noWrap/>
            <w:vAlign w:val="center"/>
          </w:tcPr>
          <w:p w14:paraId="14C83C13"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60B55142"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26FB3F33"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0FB4426D" w14:textId="7DD45F03" w:rsidR="00BE4E09" w:rsidRPr="00C00498" w:rsidRDefault="003216DE" w:rsidP="009B3B89">
            <w:pPr>
              <w:spacing w:line="240" w:lineRule="auto"/>
              <w:jc w:val="center"/>
              <w:rPr>
                <w:rFonts w:ascii="Georgia" w:hAnsi="Georgia" w:cs="Arial"/>
                <w:color w:val="595959" w:themeColor="text1" w:themeTint="A6"/>
              </w:rPr>
            </w:pPr>
            <w:del w:id="2193" w:author="Ayush Mittal" w:date="2019-04-29T17:09:00Z">
              <w:r w:rsidRPr="00C00498" w:rsidDel="00653831">
                <w:rPr>
                  <w:rFonts w:ascii="Georgia" w:hAnsi="Georgia" w:cs="Arial"/>
                  <w:color w:val="595959" w:themeColor="text1" w:themeTint="A6"/>
                </w:rPr>
                <w:delText>18</w:delText>
              </w:r>
              <w:r w:rsidR="00BE4E09" w:rsidRPr="00C00498" w:rsidDel="00653831">
                <w:rPr>
                  <w:rFonts w:ascii="Georgia" w:hAnsi="Georgia" w:cs="Arial"/>
                  <w:color w:val="595959" w:themeColor="text1" w:themeTint="A6"/>
                </w:rPr>
                <w:delText>,</w:delText>
              </w:r>
              <w:r w:rsidR="009B3B89" w:rsidRPr="00C00498" w:rsidDel="00653831">
                <w:rPr>
                  <w:rFonts w:ascii="Georgia" w:hAnsi="Georgia" w:cs="Arial"/>
                  <w:color w:val="595959" w:themeColor="text1" w:themeTint="A6"/>
                </w:rPr>
                <w:delText>559</w:delText>
              </w:r>
              <w:r w:rsidR="00BE4E09" w:rsidRPr="00C00498" w:rsidDel="00653831">
                <w:rPr>
                  <w:rFonts w:ascii="Georgia" w:hAnsi="Georgia" w:cs="Arial"/>
                  <w:color w:val="595959" w:themeColor="text1" w:themeTint="A6"/>
                </w:rPr>
                <w:delText>.</w:delText>
              </w:r>
              <w:r w:rsidR="009B3B89" w:rsidRPr="00C00498" w:rsidDel="00653831">
                <w:rPr>
                  <w:rFonts w:ascii="Georgia" w:hAnsi="Georgia" w:cs="Arial"/>
                  <w:color w:val="595959" w:themeColor="text1" w:themeTint="A6"/>
                </w:rPr>
                <w:delText>0</w:delText>
              </w:r>
            </w:del>
          </w:p>
        </w:tc>
      </w:tr>
      <w:tr w:rsidR="00BE4E09" w:rsidRPr="00C00498" w14:paraId="728112BE"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69E090D5" w14:textId="77777777" w:rsidR="00BE4E09" w:rsidRPr="00C00498" w:rsidRDefault="00BE4E09" w:rsidP="006A1E6B">
            <w:pPr>
              <w:spacing w:line="240" w:lineRule="auto"/>
              <w:ind w:left="252"/>
              <w:jc w:val="left"/>
              <w:rPr>
                <w:rFonts w:ascii="Georgia" w:hAnsi="Georgia" w:cs="Arial"/>
                <w:color w:val="48626B" w:themeColor="accent5" w:themeShade="80"/>
              </w:rPr>
            </w:pPr>
            <w:r w:rsidRPr="00C00498">
              <w:rPr>
                <w:rFonts w:ascii="Georgia" w:hAnsi="Georgia" w:cs="Arial"/>
                <w:color w:val="48626B" w:themeColor="accent5" w:themeShade="80"/>
              </w:rPr>
              <w:t>MRT Platform Programs</w:t>
            </w:r>
          </w:p>
        </w:tc>
        <w:tc>
          <w:tcPr>
            <w:tcW w:w="270" w:type="dxa"/>
            <w:tcBorders>
              <w:top w:val="nil"/>
              <w:left w:val="nil"/>
              <w:bottom w:val="single" w:sz="4" w:space="0" w:color="A5BBC2" w:themeColor="accent5"/>
              <w:right w:val="nil"/>
            </w:tcBorders>
            <w:shd w:val="clear" w:color="auto" w:fill="auto"/>
            <w:noWrap/>
            <w:vAlign w:val="center"/>
          </w:tcPr>
          <w:p w14:paraId="67212EB1"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7F092B0B"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1DC530AC"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30E8EAB6" w14:textId="30CEA44E" w:rsidR="00BE4E09" w:rsidRPr="00C00498" w:rsidRDefault="003216DE" w:rsidP="00C83C28">
            <w:pPr>
              <w:spacing w:line="240" w:lineRule="auto"/>
              <w:jc w:val="center"/>
              <w:rPr>
                <w:rFonts w:ascii="Georgia" w:hAnsi="Georgia" w:cs="Arial"/>
                <w:color w:val="595959" w:themeColor="text1" w:themeTint="A6"/>
              </w:rPr>
            </w:pPr>
            <w:del w:id="2194" w:author="Ayush Mittal" w:date="2019-04-29T17:09:00Z">
              <w:r w:rsidRPr="00C00498" w:rsidDel="00653831">
                <w:rPr>
                  <w:rFonts w:ascii="Georgia" w:hAnsi="Georgia" w:cs="Arial"/>
                  <w:color w:val="595959" w:themeColor="text1" w:themeTint="A6"/>
                </w:rPr>
                <w:delText>4</w:delText>
              </w:r>
              <w:r w:rsidR="00C83C28" w:rsidRPr="00C00498" w:rsidDel="00653831">
                <w:rPr>
                  <w:rFonts w:ascii="Georgia" w:hAnsi="Georgia" w:cs="Arial"/>
                  <w:color w:val="595959" w:themeColor="text1" w:themeTint="A6"/>
                </w:rPr>
                <w:delText>5</w:delText>
              </w:r>
              <w:r w:rsidR="00BE4E09" w:rsidRPr="00C00498" w:rsidDel="00653831">
                <w:rPr>
                  <w:rFonts w:ascii="Georgia" w:hAnsi="Georgia" w:cs="Arial"/>
                  <w:color w:val="595959" w:themeColor="text1" w:themeTint="A6"/>
                </w:rPr>
                <w:delText>,</w:delText>
              </w:r>
              <w:r w:rsidR="009B3B89" w:rsidRPr="00C00498" w:rsidDel="00653831">
                <w:rPr>
                  <w:rFonts w:ascii="Georgia" w:hAnsi="Georgia" w:cs="Arial"/>
                  <w:color w:val="595959" w:themeColor="text1" w:themeTint="A6"/>
                </w:rPr>
                <w:delText xml:space="preserve"> </w:delText>
              </w:r>
              <w:r w:rsidR="00C83C28" w:rsidRPr="00C00498" w:rsidDel="00653831">
                <w:rPr>
                  <w:rFonts w:ascii="Georgia" w:hAnsi="Georgia" w:cs="Arial"/>
                  <w:color w:val="595959" w:themeColor="text1" w:themeTint="A6"/>
                </w:rPr>
                <w:delText>991</w:delText>
              </w:r>
              <w:r w:rsidR="00BE4E09" w:rsidRPr="00C00498" w:rsidDel="00653831">
                <w:rPr>
                  <w:rFonts w:ascii="Georgia" w:hAnsi="Georgia" w:cs="Arial"/>
                  <w:color w:val="595959" w:themeColor="text1" w:themeTint="A6"/>
                </w:rPr>
                <w:delText>.</w:delText>
              </w:r>
              <w:r w:rsidR="00C83C28" w:rsidRPr="00C00498" w:rsidDel="00653831">
                <w:rPr>
                  <w:rFonts w:ascii="Georgia" w:hAnsi="Georgia" w:cs="Arial"/>
                  <w:color w:val="595959" w:themeColor="text1" w:themeTint="A6"/>
                </w:rPr>
                <w:delText>9</w:delText>
              </w:r>
            </w:del>
          </w:p>
        </w:tc>
      </w:tr>
      <w:tr w:rsidR="00BE4E09" w:rsidRPr="00C00498" w14:paraId="137BE130"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5CB8FFED" w14:textId="77777777" w:rsidR="00BE4E09" w:rsidRPr="00C00498" w:rsidRDefault="00BE4E09" w:rsidP="006A1E6B">
            <w:pPr>
              <w:spacing w:line="240" w:lineRule="auto"/>
              <w:jc w:val="left"/>
              <w:rPr>
                <w:rFonts w:ascii="Georgia" w:hAnsi="Georgia" w:cs="Arial"/>
                <w:color w:val="48626B" w:themeColor="accent5" w:themeShade="80"/>
              </w:rPr>
            </w:pPr>
            <w:r w:rsidRPr="00C00498">
              <w:rPr>
                <w:rFonts w:ascii="Georgia" w:hAnsi="Georgia" w:cs="Arial"/>
                <w:color w:val="48626B" w:themeColor="accent5" w:themeShade="80"/>
              </w:rPr>
              <w:t>Lease Agreement</w:t>
            </w:r>
          </w:p>
        </w:tc>
        <w:tc>
          <w:tcPr>
            <w:tcW w:w="270" w:type="dxa"/>
            <w:tcBorders>
              <w:top w:val="nil"/>
              <w:left w:val="nil"/>
              <w:bottom w:val="single" w:sz="4" w:space="0" w:color="A5BBC2" w:themeColor="accent5"/>
              <w:right w:val="nil"/>
            </w:tcBorders>
            <w:shd w:val="clear" w:color="auto" w:fill="auto"/>
            <w:noWrap/>
            <w:vAlign w:val="center"/>
          </w:tcPr>
          <w:p w14:paraId="403F1F82"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50A89418"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6E463CB3"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17939305" w14:textId="02822153" w:rsidR="00BE4E09" w:rsidRPr="00C00498" w:rsidRDefault="00BE4E09" w:rsidP="006A1E6B">
            <w:pPr>
              <w:spacing w:line="240" w:lineRule="auto"/>
              <w:jc w:val="center"/>
              <w:rPr>
                <w:rFonts w:ascii="Georgia" w:hAnsi="Georgia" w:cs="Arial"/>
                <w:color w:val="595959" w:themeColor="text1" w:themeTint="A6"/>
              </w:rPr>
            </w:pPr>
            <w:del w:id="2195" w:author="Ayush Mittal" w:date="2019-04-29T17:09:00Z">
              <w:r w:rsidRPr="00C00498" w:rsidDel="00653831">
                <w:rPr>
                  <w:rFonts w:ascii="Georgia" w:hAnsi="Georgia" w:cs="Arial"/>
                  <w:color w:val="595959" w:themeColor="text1" w:themeTint="A6"/>
                </w:rPr>
                <w:delText>65.5</w:delText>
              </w:r>
            </w:del>
          </w:p>
        </w:tc>
      </w:tr>
      <w:tr w:rsidR="00BE4E09" w:rsidRPr="00C00498" w14:paraId="4D985F7C"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127AB506" w14:textId="77777777" w:rsidR="00BE4E09" w:rsidRPr="00C00498" w:rsidRDefault="00BE4E09" w:rsidP="006A1E6B">
            <w:pPr>
              <w:spacing w:line="240" w:lineRule="auto"/>
              <w:jc w:val="left"/>
              <w:rPr>
                <w:rFonts w:ascii="Georgia" w:hAnsi="Georgia" w:cs="Arial"/>
                <w:b/>
                <w:color w:val="48626B" w:themeColor="accent5" w:themeShade="80"/>
                <w:highlight w:val="yellow"/>
              </w:rPr>
            </w:pPr>
            <w:r w:rsidRPr="00C00498">
              <w:rPr>
                <w:rFonts w:ascii="Georgia" w:hAnsi="Georgia" w:cs="Arial"/>
                <w:b/>
                <w:color w:val="48626B" w:themeColor="accent5" w:themeShade="80"/>
              </w:rPr>
              <w:t>Goodwill</w:t>
            </w:r>
          </w:p>
        </w:tc>
        <w:tc>
          <w:tcPr>
            <w:tcW w:w="270" w:type="dxa"/>
            <w:tcBorders>
              <w:top w:val="nil"/>
              <w:left w:val="nil"/>
              <w:bottom w:val="single" w:sz="4" w:space="0" w:color="A5BBC2" w:themeColor="accent5"/>
              <w:right w:val="nil"/>
            </w:tcBorders>
            <w:shd w:val="clear" w:color="auto" w:fill="auto"/>
            <w:noWrap/>
            <w:vAlign w:val="center"/>
          </w:tcPr>
          <w:p w14:paraId="087F5EB5"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1960E9B9"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35F318E0" w14:textId="77777777" w:rsidR="00BE4E09" w:rsidRPr="00C00498" w:rsidRDefault="00BE4E09" w:rsidP="006A1E6B">
            <w:pPr>
              <w:spacing w:line="240" w:lineRule="auto"/>
              <w:jc w:val="center"/>
              <w:rPr>
                <w:rFonts w:ascii="Georgia" w:hAnsi="Georgia" w:cs="Arial"/>
              </w:rPr>
            </w:pPr>
          </w:p>
        </w:tc>
        <w:tc>
          <w:tcPr>
            <w:tcW w:w="2209" w:type="dxa"/>
            <w:tcBorders>
              <w:top w:val="nil"/>
              <w:left w:val="nil"/>
              <w:bottom w:val="single" w:sz="4" w:space="0" w:color="A5BBC2" w:themeColor="accent5"/>
              <w:right w:val="nil"/>
            </w:tcBorders>
            <w:shd w:val="clear" w:color="auto" w:fill="auto"/>
            <w:noWrap/>
            <w:vAlign w:val="center"/>
          </w:tcPr>
          <w:p w14:paraId="4A0E2BD5" w14:textId="77777777" w:rsidR="00BE4E09" w:rsidRPr="00C00498" w:rsidRDefault="00BE4E09" w:rsidP="006A1E6B">
            <w:pPr>
              <w:spacing w:line="240" w:lineRule="auto"/>
              <w:jc w:val="center"/>
              <w:rPr>
                <w:rFonts w:ascii="Georgia" w:hAnsi="Georgia" w:cs="Arial"/>
                <w:color w:val="595959" w:themeColor="text1" w:themeTint="A6"/>
              </w:rPr>
            </w:pPr>
          </w:p>
        </w:tc>
        <w:tc>
          <w:tcPr>
            <w:tcW w:w="1570" w:type="dxa"/>
            <w:tcBorders>
              <w:top w:val="nil"/>
              <w:left w:val="nil"/>
              <w:bottom w:val="single" w:sz="4" w:space="0" w:color="A5BBC2" w:themeColor="accent5"/>
              <w:right w:val="nil"/>
            </w:tcBorders>
            <w:shd w:val="clear" w:color="auto" w:fill="auto"/>
            <w:noWrap/>
            <w:vAlign w:val="center"/>
          </w:tcPr>
          <w:p w14:paraId="1CB457C8" w14:textId="77777777" w:rsidR="00BE4E09" w:rsidRPr="00C00498" w:rsidRDefault="00BE4E09" w:rsidP="006A1E6B">
            <w:pPr>
              <w:spacing w:line="240" w:lineRule="auto"/>
              <w:jc w:val="center"/>
              <w:rPr>
                <w:rFonts w:ascii="Georgia" w:hAnsi="Georgia" w:cs="Arial"/>
                <w:color w:val="595959" w:themeColor="text1" w:themeTint="A6"/>
              </w:rPr>
            </w:pPr>
          </w:p>
        </w:tc>
      </w:tr>
      <w:tr w:rsidR="00BE4E09" w:rsidRPr="00C00498" w14:paraId="477F8CC4"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6993EAFE" w14:textId="77777777" w:rsidR="00BE4E09" w:rsidRPr="00C00498" w:rsidRDefault="00BE4E09" w:rsidP="006A1E6B">
            <w:pPr>
              <w:spacing w:line="240" w:lineRule="auto"/>
              <w:ind w:left="252"/>
              <w:jc w:val="left"/>
              <w:rPr>
                <w:rFonts w:ascii="Georgia" w:hAnsi="Georgia" w:cs="Arial"/>
                <w:color w:val="48626B" w:themeColor="accent5" w:themeShade="80"/>
              </w:rPr>
            </w:pPr>
            <w:r w:rsidRPr="00C00498">
              <w:rPr>
                <w:rFonts w:ascii="Georgia" w:hAnsi="Georgia" w:cs="Arial"/>
                <w:color w:val="48626B" w:themeColor="accent5" w:themeShade="80"/>
              </w:rPr>
              <w:t>Assembled Workforce</w:t>
            </w:r>
          </w:p>
        </w:tc>
        <w:tc>
          <w:tcPr>
            <w:tcW w:w="270" w:type="dxa"/>
            <w:tcBorders>
              <w:top w:val="nil"/>
              <w:left w:val="nil"/>
              <w:bottom w:val="single" w:sz="4" w:space="0" w:color="A5BBC2" w:themeColor="accent5"/>
              <w:right w:val="nil"/>
            </w:tcBorders>
            <w:shd w:val="clear" w:color="auto" w:fill="auto"/>
            <w:noWrap/>
            <w:vAlign w:val="center"/>
          </w:tcPr>
          <w:p w14:paraId="6AAAEF08"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3AA1012A"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4DB67A61"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6C81B812" w14:textId="0FE73A00" w:rsidR="00BE4E09" w:rsidRPr="00C00498" w:rsidRDefault="003216DE" w:rsidP="003216DE">
            <w:pPr>
              <w:spacing w:line="240" w:lineRule="auto"/>
              <w:jc w:val="center"/>
              <w:rPr>
                <w:rFonts w:ascii="Georgia" w:hAnsi="Georgia" w:cs="Arial"/>
                <w:color w:val="595959" w:themeColor="text1" w:themeTint="A6"/>
              </w:rPr>
            </w:pPr>
            <w:del w:id="2196" w:author="Ayush Mittal" w:date="2019-04-29T17:09:00Z">
              <w:r w:rsidRPr="00C00498" w:rsidDel="00653831">
                <w:rPr>
                  <w:rFonts w:ascii="Georgia" w:hAnsi="Georgia" w:cs="Arial"/>
                  <w:color w:val="595959" w:themeColor="text1" w:themeTint="A6"/>
                </w:rPr>
                <w:delText>686</w:delText>
              </w:r>
              <w:r w:rsidR="00BE4E09" w:rsidRPr="00C00498" w:rsidDel="00653831">
                <w:rPr>
                  <w:rFonts w:ascii="Georgia" w:hAnsi="Georgia" w:cs="Arial"/>
                  <w:color w:val="595959" w:themeColor="text1" w:themeTint="A6"/>
                </w:rPr>
                <w:delText>.</w:delText>
              </w:r>
              <w:r w:rsidRPr="00C00498" w:rsidDel="00653831">
                <w:rPr>
                  <w:rFonts w:ascii="Georgia" w:hAnsi="Georgia" w:cs="Arial"/>
                  <w:color w:val="595959" w:themeColor="text1" w:themeTint="A6"/>
                </w:rPr>
                <w:delText>7</w:delText>
              </w:r>
            </w:del>
          </w:p>
        </w:tc>
      </w:tr>
      <w:tr w:rsidR="00BE4E09" w:rsidRPr="00C00498" w14:paraId="0F25BB38"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0348095B" w14:textId="77777777" w:rsidR="00BE4E09" w:rsidRPr="00C00498" w:rsidRDefault="00BE4E09" w:rsidP="006A1E6B">
            <w:pPr>
              <w:spacing w:line="240" w:lineRule="auto"/>
              <w:ind w:left="252"/>
              <w:jc w:val="left"/>
              <w:rPr>
                <w:rFonts w:ascii="Georgia" w:hAnsi="Georgia" w:cs="Arial"/>
                <w:color w:val="48626B" w:themeColor="accent5" w:themeShade="80"/>
              </w:rPr>
            </w:pPr>
            <w:r w:rsidRPr="00C00498">
              <w:rPr>
                <w:rFonts w:ascii="Georgia" w:hAnsi="Georgia" w:cs="Arial"/>
                <w:color w:val="48626B" w:themeColor="accent5" w:themeShade="80"/>
              </w:rPr>
              <w:t>Goodwill</w:t>
            </w:r>
          </w:p>
        </w:tc>
        <w:tc>
          <w:tcPr>
            <w:tcW w:w="270" w:type="dxa"/>
            <w:tcBorders>
              <w:top w:val="nil"/>
              <w:left w:val="nil"/>
              <w:bottom w:val="single" w:sz="4" w:space="0" w:color="A5BBC2" w:themeColor="accent5"/>
              <w:right w:val="nil"/>
            </w:tcBorders>
            <w:shd w:val="clear" w:color="auto" w:fill="auto"/>
            <w:noWrap/>
            <w:vAlign w:val="center"/>
          </w:tcPr>
          <w:p w14:paraId="7D9BACD7"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5842AA91"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10967431"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76F42469" w14:textId="0DDAA684" w:rsidR="00BE4E09" w:rsidRPr="00C00498" w:rsidRDefault="00C83C28" w:rsidP="00C83C28">
            <w:pPr>
              <w:spacing w:line="240" w:lineRule="auto"/>
              <w:jc w:val="center"/>
              <w:rPr>
                <w:rFonts w:ascii="Georgia" w:hAnsi="Georgia" w:cs="Arial"/>
                <w:color w:val="595959" w:themeColor="text1" w:themeTint="A6"/>
              </w:rPr>
            </w:pPr>
            <w:del w:id="2197" w:author="Ayush Mittal" w:date="2019-04-29T17:09:00Z">
              <w:r w:rsidRPr="00C00498" w:rsidDel="00653831">
                <w:rPr>
                  <w:rFonts w:ascii="Georgia" w:hAnsi="Georgia" w:cs="Arial"/>
                  <w:color w:val="595959" w:themeColor="text1" w:themeTint="A6"/>
                </w:rPr>
                <w:delText>4</w:delText>
              </w:r>
              <w:r w:rsidR="00BE4E09" w:rsidRPr="00C00498" w:rsidDel="00653831">
                <w:rPr>
                  <w:rFonts w:ascii="Georgia" w:hAnsi="Georgia" w:cs="Arial"/>
                  <w:color w:val="595959" w:themeColor="text1" w:themeTint="A6"/>
                </w:rPr>
                <w:delText>,</w:delText>
              </w:r>
              <w:r w:rsidRPr="00C00498" w:rsidDel="00653831">
                <w:rPr>
                  <w:rFonts w:ascii="Georgia" w:hAnsi="Georgia" w:cs="Arial"/>
                  <w:color w:val="595959" w:themeColor="text1" w:themeTint="A6"/>
                </w:rPr>
                <w:delText>649</w:delText>
              </w:r>
              <w:r w:rsidR="00BE4E09" w:rsidRPr="00C00498" w:rsidDel="00653831">
                <w:rPr>
                  <w:rFonts w:ascii="Georgia" w:hAnsi="Georgia" w:cs="Arial"/>
                  <w:color w:val="595959" w:themeColor="text1" w:themeTint="A6"/>
                </w:rPr>
                <w:delText>.</w:delText>
              </w:r>
              <w:r w:rsidRPr="00C00498" w:rsidDel="00653831">
                <w:rPr>
                  <w:rFonts w:ascii="Georgia" w:hAnsi="Georgia" w:cs="Arial"/>
                  <w:color w:val="595959" w:themeColor="text1" w:themeTint="A6"/>
                </w:rPr>
                <w:delText>2</w:delText>
              </w:r>
            </w:del>
          </w:p>
        </w:tc>
      </w:tr>
      <w:tr w:rsidR="00BE4E09" w:rsidRPr="00C00498" w14:paraId="5E40E60C" w14:textId="77777777" w:rsidTr="006A1E6B">
        <w:trPr>
          <w:trHeight w:val="432"/>
        </w:trPr>
        <w:tc>
          <w:tcPr>
            <w:tcW w:w="5982" w:type="dxa"/>
            <w:gridSpan w:val="7"/>
            <w:tcBorders>
              <w:top w:val="nil"/>
              <w:left w:val="nil"/>
              <w:bottom w:val="single" w:sz="4" w:space="0" w:color="A5BBC2" w:themeColor="accent5"/>
              <w:right w:val="nil"/>
            </w:tcBorders>
            <w:shd w:val="clear" w:color="auto" w:fill="auto"/>
            <w:noWrap/>
            <w:vAlign w:val="center"/>
          </w:tcPr>
          <w:p w14:paraId="358C1C8D" w14:textId="77777777" w:rsidR="00BE4E09" w:rsidRPr="00C00498" w:rsidRDefault="00BE4E09" w:rsidP="006A1E6B">
            <w:pPr>
              <w:spacing w:line="240" w:lineRule="auto"/>
              <w:rPr>
                <w:rFonts w:ascii="Georgia" w:hAnsi="Georgia" w:cs="Arial"/>
              </w:rPr>
            </w:pPr>
            <w:r w:rsidRPr="00C00498">
              <w:rPr>
                <w:rFonts w:ascii="Georgia" w:hAnsi="Georgia" w:cs="Arial"/>
                <w:b/>
                <w:color w:val="48626B" w:themeColor="accent5" w:themeShade="80"/>
              </w:rPr>
              <w:t>Concluded Fair Value of the Subject Interest</w:t>
            </w:r>
          </w:p>
        </w:tc>
        <w:tc>
          <w:tcPr>
            <w:tcW w:w="3779" w:type="dxa"/>
            <w:gridSpan w:val="2"/>
            <w:tcBorders>
              <w:top w:val="nil"/>
              <w:left w:val="nil"/>
              <w:bottom w:val="single" w:sz="4" w:space="0" w:color="A5BBC2" w:themeColor="accent5"/>
              <w:right w:val="nil"/>
            </w:tcBorders>
            <w:shd w:val="clear" w:color="auto" w:fill="auto"/>
            <w:noWrap/>
            <w:vAlign w:val="center"/>
          </w:tcPr>
          <w:p w14:paraId="5B301274" w14:textId="3CBC8C3A" w:rsidR="00BE4E09" w:rsidRPr="00C00498" w:rsidRDefault="003216DE" w:rsidP="003216DE">
            <w:pPr>
              <w:spacing w:line="240" w:lineRule="auto"/>
              <w:jc w:val="center"/>
              <w:rPr>
                <w:rFonts w:ascii="Georgia" w:hAnsi="Georgia" w:cs="Arial"/>
                <w:color w:val="595959" w:themeColor="text1" w:themeTint="A6"/>
              </w:rPr>
            </w:pPr>
            <w:del w:id="2198" w:author="Ayush Mittal" w:date="2019-04-29T17:09:00Z">
              <w:r w:rsidRPr="00C00498" w:rsidDel="00653831">
                <w:rPr>
                  <w:rFonts w:ascii="Georgia" w:hAnsi="Georgia" w:cs="Arial"/>
                  <w:b/>
                  <w:color w:val="595959" w:themeColor="text1" w:themeTint="A6"/>
                </w:rPr>
                <w:delText>114</w:delText>
              </w:r>
              <w:r w:rsidR="00BE4E09" w:rsidRPr="00C00498" w:rsidDel="00653831">
                <w:rPr>
                  <w:rFonts w:ascii="Georgia" w:hAnsi="Georgia" w:cs="Arial"/>
                  <w:b/>
                  <w:color w:val="595959" w:themeColor="text1" w:themeTint="A6"/>
                </w:rPr>
                <w:delText>,</w:delText>
              </w:r>
              <w:r w:rsidRPr="00C00498" w:rsidDel="00653831">
                <w:rPr>
                  <w:rFonts w:ascii="Georgia" w:hAnsi="Georgia" w:cs="Arial"/>
                  <w:b/>
                  <w:color w:val="595959" w:themeColor="text1" w:themeTint="A6"/>
                </w:rPr>
                <w:delText>660</w:delText>
              </w:r>
              <w:r w:rsidR="00BE4E09" w:rsidRPr="00C00498" w:rsidDel="00653831">
                <w:rPr>
                  <w:rFonts w:ascii="Georgia" w:hAnsi="Georgia" w:cs="Arial"/>
                  <w:b/>
                  <w:color w:val="595959" w:themeColor="text1" w:themeTint="A6"/>
                </w:rPr>
                <w:delText>.0</w:delText>
              </w:r>
            </w:del>
          </w:p>
        </w:tc>
      </w:tr>
      <w:tr w:rsidR="00BE4E09" w:rsidRPr="00C00498" w14:paraId="59FF62E8" w14:textId="77777777" w:rsidTr="006A1E6B">
        <w:trPr>
          <w:trHeight w:val="360"/>
        </w:trPr>
        <w:tc>
          <w:tcPr>
            <w:tcW w:w="4338" w:type="dxa"/>
            <w:gridSpan w:val="5"/>
            <w:tcBorders>
              <w:top w:val="nil"/>
              <w:left w:val="nil"/>
              <w:bottom w:val="nil"/>
              <w:right w:val="nil"/>
            </w:tcBorders>
            <w:shd w:val="clear" w:color="000000" w:fill="DAE3E6" w:themeFill="accent5" w:themeFillTint="66"/>
            <w:noWrap/>
            <w:vAlign w:val="center"/>
            <w:hideMark/>
          </w:tcPr>
          <w:p w14:paraId="47B1B266" w14:textId="77777777" w:rsidR="00BE4E09" w:rsidRPr="00C00498" w:rsidRDefault="00BE4E09" w:rsidP="006A1E6B">
            <w:pPr>
              <w:spacing w:line="240" w:lineRule="auto"/>
              <w:rPr>
                <w:rFonts w:ascii="Georgia" w:hAnsi="Georgia" w:cs="Arial"/>
                <w:b/>
                <w:color w:val="48626B" w:themeColor="accent5" w:themeShade="80"/>
              </w:rPr>
            </w:pPr>
            <w:r w:rsidRPr="00C00498">
              <w:rPr>
                <w:rFonts w:ascii="Georgia" w:hAnsi="Georgia" w:cs="Arial"/>
                <w:b/>
                <w:color w:val="48626B" w:themeColor="accent5" w:themeShade="80"/>
              </w:rPr>
              <w:t>Purchase Consideration</w:t>
            </w:r>
          </w:p>
        </w:tc>
        <w:tc>
          <w:tcPr>
            <w:tcW w:w="1408" w:type="dxa"/>
            <w:tcBorders>
              <w:top w:val="nil"/>
              <w:left w:val="nil"/>
              <w:bottom w:val="nil"/>
              <w:right w:val="nil"/>
            </w:tcBorders>
            <w:shd w:val="clear" w:color="000000" w:fill="DAE3E6" w:themeFill="accent5" w:themeFillTint="66"/>
            <w:vAlign w:val="center"/>
            <w:hideMark/>
          </w:tcPr>
          <w:p w14:paraId="0715CD6C" w14:textId="77777777" w:rsidR="00BE4E09" w:rsidRPr="00C00498" w:rsidRDefault="00BE4E09" w:rsidP="006A1E6B">
            <w:pPr>
              <w:spacing w:line="240" w:lineRule="auto"/>
              <w:rPr>
                <w:rFonts w:ascii="Georgia" w:hAnsi="Georgia" w:cs="Arial"/>
                <w:b/>
                <w:color w:val="48626B" w:themeColor="accent5" w:themeShade="80"/>
              </w:rPr>
            </w:pPr>
          </w:p>
        </w:tc>
        <w:tc>
          <w:tcPr>
            <w:tcW w:w="4015" w:type="dxa"/>
            <w:gridSpan w:val="3"/>
            <w:tcBorders>
              <w:top w:val="nil"/>
              <w:left w:val="nil"/>
              <w:bottom w:val="nil"/>
              <w:right w:val="nil"/>
            </w:tcBorders>
            <w:shd w:val="clear" w:color="000000" w:fill="DAE3E6" w:themeFill="accent5" w:themeFillTint="66"/>
            <w:vAlign w:val="center"/>
            <w:hideMark/>
          </w:tcPr>
          <w:p w14:paraId="6A765DF5" w14:textId="77777777" w:rsidR="00BE4E09" w:rsidRPr="00C00498" w:rsidRDefault="00BE4E09" w:rsidP="006A1E6B">
            <w:pPr>
              <w:spacing w:line="240" w:lineRule="auto"/>
              <w:jc w:val="center"/>
              <w:rPr>
                <w:rFonts w:ascii="Georgia" w:hAnsi="Georgia" w:cs="Arial"/>
                <w:b/>
                <w:color w:val="48626B" w:themeColor="accent5" w:themeShade="80"/>
              </w:rPr>
            </w:pPr>
            <w:r w:rsidRPr="00C00498">
              <w:rPr>
                <w:rFonts w:ascii="Georgia" w:hAnsi="Georgia" w:cs="Arial"/>
                <w:b/>
                <w:color w:val="48626B" w:themeColor="accent5" w:themeShade="80"/>
              </w:rPr>
              <w:t>Value Indication</w:t>
            </w:r>
          </w:p>
        </w:tc>
      </w:tr>
      <w:tr w:rsidR="00BE4E09" w:rsidRPr="00C00498" w14:paraId="5FF85BB0" w14:textId="77777777" w:rsidTr="006A1E6B">
        <w:trPr>
          <w:trHeight w:val="432"/>
        </w:trPr>
        <w:tc>
          <w:tcPr>
            <w:tcW w:w="5746" w:type="dxa"/>
            <w:gridSpan w:val="6"/>
            <w:tcBorders>
              <w:top w:val="nil"/>
              <w:left w:val="nil"/>
              <w:bottom w:val="single" w:sz="4" w:space="0" w:color="A5BBC2" w:themeColor="accent5"/>
              <w:right w:val="nil"/>
            </w:tcBorders>
            <w:shd w:val="clear" w:color="auto" w:fill="auto"/>
            <w:noWrap/>
            <w:vAlign w:val="center"/>
          </w:tcPr>
          <w:p w14:paraId="3582557E" w14:textId="77777777" w:rsidR="00BE4E09" w:rsidRPr="00C00498" w:rsidRDefault="00BE4E09" w:rsidP="006A1E6B">
            <w:pPr>
              <w:spacing w:line="240" w:lineRule="auto"/>
              <w:rPr>
                <w:rFonts w:ascii="Georgia" w:hAnsi="Georgia" w:cs="Arial"/>
              </w:rPr>
            </w:pPr>
            <w:r w:rsidRPr="00C00498">
              <w:rPr>
                <w:rFonts w:ascii="Georgia" w:hAnsi="Georgia" w:cs="Arial"/>
                <w:b/>
                <w:color w:val="48626B" w:themeColor="accent5" w:themeShade="80"/>
              </w:rPr>
              <w:t>Total Value of Shares Issued to Shire</w:t>
            </w:r>
          </w:p>
        </w:tc>
        <w:tc>
          <w:tcPr>
            <w:tcW w:w="236" w:type="dxa"/>
            <w:tcBorders>
              <w:top w:val="nil"/>
              <w:left w:val="nil"/>
              <w:bottom w:val="single" w:sz="4" w:space="0" w:color="A5BBC2" w:themeColor="accent5"/>
              <w:right w:val="nil"/>
            </w:tcBorders>
            <w:shd w:val="clear" w:color="auto" w:fill="auto"/>
            <w:noWrap/>
            <w:vAlign w:val="center"/>
          </w:tcPr>
          <w:p w14:paraId="64169C3C"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5274A55A" w14:textId="285C50CF" w:rsidR="00BE4E09" w:rsidRPr="00C00498" w:rsidRDefault="00BE4E09" w:rsidP="006A1E6B">
            <w:pPr>
              <w:spacing w:line="240" w:lineRule="auto"/>
              <w:jc w:val="center"/>
              <w:rPr>
                <w:rFonts w:ascii="Georgia" w:hAnsi="Georgia" w:cs="Arial"/>
                <w:color w:val="595959" w:themeColor="text1" w:themeTint="A6"/>
              </w:rPr>
            </w:pPr>
            <w:del w:id="2199" w:author="Ayush Mittal" w:date="2019-04-29T17:09:00Z">
              <w:r w:rsidRPr="00C00498" w:rsidDel="00653831">
                <w:rPr>
                  <w:rFonts w:ascii="Georgia" w:hAnsi="Georgia" w:cs="Arial"/>
                  <w:color w:val="595959" w:themeColor="text1" w:themeTint="A6"/>
                </w:rPr>
                <w:delText>49,539.8</w:delText>
              </w:r>
            </w:del>
          </w:p>
        </w:tc>
      </w:tr>
      <w:tr w:rsidR="00BE4E09" w:rsidRPr="00C00498" w14:paraId="702C3E2C"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55E261A7" w14:textId="77777777" w:rsidR="00BE4E09" w:rsidRPr="00C00498" w:rsidRDefault="00BE4E09" w:rsidP="006A1E6B">
            <w:pPr>
              <w:spacing w:line="240" w:lineRule="auto"/>
              <w:jc w:val="left"/>
              <w:rPr>
                <w:rFonts w:ascii="Georgia" w:hAnsi="Georgia" w:cs="Arial"/>
                <w:color w:val="48626B" w:themeColor="accent5" w:themeShade="80"/>
              </w:rPr>
            </w:pPr>
            <w:r w:rsidRPr="00C00498">
              <w:rPr>
                <w:rFonts w:ascii="Georgia" w:hAnsi="Georgia" w:cs="Arial"/>
                <w:b/>
                <w:color w:val="48626B" w:themeColor="accent5" w:themeShade="80"/>
              </w:rPr>
              <w:t>Payment to MTS</w:t>
            </w:r>
          </w:p>
        </w:tc>
        <w:tc>
          <w:tcPr>
            <w:tcW w:w="270" w:type="dxa"/>
            <w:tcBorders>
              <w:top w:val="nil"/>
              <w:left w:val="nil"/>
              <w:bottom w:val="single" w:sz="4" w:space="0" w:color="A5BBC2" w:themeColor="accent5"/>
              <w:right w:val="nil"/>
            </w:tcBorders>
            <w:shd w:val="clear" w:color="auto" w:fill="auto"/>
            <w:noWrap/>
            <w:vAlign w:val="center"/>
          </w:tcPr>
          <w:p w14:paraId="68C92107"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0704EFD3"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637122CE"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065118AC" w14:textId="7894D077" w:rsidR="00BE4E09" w:rsidRPr="00C00498" w:rsidRDefault="00BE4E09" w:rsidP="006A1E6B">
            <w:pPr>
              <w:spacing w:line="240" w:lineRule="auto"/>
              <w:jc w:val="center"/>
              <w:rPr>
                <w:rFonts w:ascii="Georgia" w:hAnsi="Georgia" w:cs="Arial"/>
                <w:color w:val="595959" w:themeColor="text1" w:themeTint="A6"/>
              </w:rPr>
            </w:pPr>
            <w:del w:id="2200" w:author="Ayush Mittal" w:date="2019-04-29T17:09:00Z">
              <w:r w:rsidRPr="00C00498" w:rsidDel="00653831">
                <w:rPr>
                  <w:rFonts w:ascii="Georgia" w:hAnsi="Georgia" w:cs="Arial"/>
                  <w:color w:val="595959" w:themeColor="text1" w:themeTint="A6"/>
                </w:rPr>
                <w:delText>2,500.0</w:delText>
              </w:r>
            </w:del>
          </w:p>
        </w:tc>
      </w:tr>
      <w:tr w:rsidR="00BE4E09" w:rsidRPr="00C00498" w14:paraId="6DAD4A17"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6C5A06F5" w14:textId="77777777" w:rsidR="00BE4E09" w:rsidRPr="00C00498" w:rsidRDefault="00BE4E09" w:rsidP="006A1E6B">
            <w:pPr>
              <w:spacing w:line="240" w:lineRule="auto"/>
              <w:jc w:val="left"/>
              <w:rPr>
                <w:rFonts w:ascii="Georgia" w:hAnsi="Georgia" w:cs="Arial"/>
                <w:color w:val="48626B" w:themeColor="accent5" w:themeShade="80"/>
              </w:rPr>
            </w:pPr>
            <w:r w:rsidRPr="00C00498">
              <w:rPr>
                <w:rFonts w:ascii="Georgia" w:hAnsi="Georgia" w:cs="Arial"/>
                <w:b/>
                <w:color w:val="48626B" w:themeColor="accent5" w:themeShade="80"/>
              </w:rPr>
              <w:t>Contingent Consideration</w:t>
            </w:r>
          </w:p>
        </w:tc>
        <w:tc>
          <w:tcPr>
            <w:tcW w:w="270" w:type="dxa"/>
            <w:tcBorders>
              <w:top w:val="nil"/>
              <w:left w:val="nil"/>
              <w:bottom w:val="single" w:sz="4" w:space="0" w:color="A5BBC2" w:themeColor="accent5"/>
              <w:right w:val="nil"/>
            </w:tcBorders>
            <w:shd w:val="clear" w:color="auto" w:fill="auto"/>
            <w:noWrap/>
            <w:vAlign w:val="center"/>
          </w:tcPr>
          <w:p w14:paraId="54C9D146"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5D6E5666"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6CF57D70"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20DA3198" w14:textId="77777777" w:rsidR="00BE4E09" w:rsidRPr="00C00498" w:rsidRDefault="00BE4E09" w:rsidP="006A1E6B">
            <w:pPr>
              <w:spacing w:line="240" w:lineRule="auto"/>
              <w:jc w:val="center"/>
              <w:rPr>
                <w:rFonts w:ascii="Georgia" w:hAnsi="Georgia" w:cs="Arial"/>
                <w:color w:val="595959" w:themeColor="text1" w:themeTint="A6"/>
              </w:rPr>
            </w:pPr>
          </w:p>
        </w:tc>
      </w:tr>
      <w:tr w:rsidR="00BE4E09" w:rsidRPr="00C00498" w14:paraId="33535C4F"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2C004533" w14:textId="77777777" w:rsidR="00BE4E09" w:rsidRPr="00C00498" w:rsidRDefault="00BE4E09" w:rsidP="006A1E6B">
            <w:pPr>
              <w:spacing w:line="240" w:lineRule="auto"/>
              <w:ind w:left="252"/>
              <w:jc w:val="left"/>
              <w:rPr>
                <w:rFonts w:ascii="Georgia" w:hAnsi="Georgia" w:cs="Arial"/>
                <w:b/>
                <w:color w:val="48626B" w:themeColor="accent5" w:themeShade="80"/>
              </w:rPr>
            </w:pPr>
            <w:r w:rsidRPr="00C00498">
              <w:rPr>
                <w:rFonts w:ascii="Georgia" w:hAnsi="Georgia" w:cs="Arial"/>
                <w:color w:val="48626B" w:themeColor="accent5" w:themeShade="80"/>
              </w:rPr>
              <w:t>Royalty and Milestone Payments</w:t>
            </w:r>
          </w:p>
        </w:tc>
        <w:tc>
          <w:tcPr>
            <w:tcW w:w="270" w:type="dxa"/>
            <w:tcBorders>
              <w:top w:val="nil"/>
              <w:left w:val="nil"/>
              <w:bottom w:val="single" w:sz="4" w:space="0" w:color="A5BBC2" w:themeColor="accent5"/>
              <w:right w:val="nil"/>
            </w:tcBorders>
            <w:shd w:val="clear" w:color="auto" w:fill="auto"/>
            <w:noWrap/>
            <w:vAlign w:val="center"/>
          </w:tcPr>
          <w:p w14:paraId="216B7E49"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33D8784F"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128C349C"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27CB0A35" w14:textId="073DC04F" w:rsidR="00BE4E09" w:rsidRPr="00C00498" w:rsidRDefault="0035614A" w:rsidP="0035614A">
            <w:pPr>
              <w:spacing w:line="240" w:lineRule="auto"/>
              <w:jc w:val="center"/>
              <w:rPr>
                <w:rFonts w:ascii="Georgia" w:hAnsi="Georgia" w:cs="Arial"/>
                <w:color w:val="595959" w:themeColor="text1" w:themeTint="A6"/>
              </w:rPr>
            </w:pPr>
            <w:del w:id="2201" w:author="Ayush Mittal" w:date="2019-04-29T17:09:00Z">
              <w:r w:rsidRPr="00C00498" w:rsidDel="00653831">
                <w:rPr>
                  <w:rFonts w:ascii="Georgia" w:hAnsi="Georgia" w:cs="Arial"/>
                  <w:color w:val="595959" w:themeColor="text1" w:themeTint="A6"/>
                </w:rPr>
                <w:delText>62</w:delText>
              </w:r>
              <w:r w:rsidR="00BE4E09" w:rsidRPr="00C00498" w:rsidDel="00653831">
                <w:rPr>
                  <w:rFonts w:ascii="Georgia" w:hAnsi="Georgia" w:cs="Arial"/>
                  <w:color w:val="595959" w:themeColor="text1" w:themeTint="A6"/>
                </w:rPr>
                <w:delText>,</w:delText>
              </w:r>
              <w:r w:rsidRPr="00C00498" w:rsidDel="00653831">
                <w:rPr>
                  <w:rFonts w:ascii="Georgia" w:hAnsi="Georgia" w:cs="Arial"/>
                  <w:color w:val="595959" w:themeColor="text1" w:themeTint="A6"/>
                </w:rPr>
                <w:delText>665</w:delText>
              </w:r>
              <w:r w:rsidR="00BE4E09" w:rsidRPr="00C00498" w:rsidDel="00653831">
                <w:rPr>
                  <w:rFonts w:ascii="Georgia" w:hAnsi="Georgia" w:cs="Arial"/>
                  <w:color w:val="595959" w:themeColor="text1" w:themeTint="A6"/>
                </w:rPr>
                <w:delText>.</w:delText>
              </w:r>
              <w:r w:rsidRPr="00C00498" w:rsidDel="00653831">
                <w:rPr>
                  <w:rFonts w:ascii="Georgia" w:hAnsi="Georgia" w:cs="Arial"/>
                  <w:color w:val="595959" w:themeColor="text1" w:themeTint="A6"/>
                </w:rPr>
                <w:delText>8</w:delText>
              </w:r>
            </w:del>
          </w:p>
        </w:tc>
      </w:tr>
      <w:tr w:rsidR="00BE4E09" w:rsidRPr="00C00498" w14:paraId="12EC0CFE"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2009205D" w14:textId="77777777" w:rsidR="00BE4E09" w:rsidRPr="00C00498" w:rsidRDefault="00BE4E09" w:rsidP="006A1E6B">
            <w:pPr>
              <w:spacing w:line="240" w:lineRule="auto"/>
              <w:ind w:left="252"/>
              <w:jc w:val="left"/>
              <w:rPr>
                <w:rFonts w:ascii="Georgia" w:hAnsi="Georgia" w:cs="Arial"/>
                <w:color w:val="48626B" w:themeColor="accent5" w:themeShade="80"/>
              </w:rPr>
            </w:pPr>
            <w:r w:rsidRPr="00C00498">
              <w:rPr>
                <w:rFonts w:ascii="Georgia" w:hAnsi="Georgia" w:cs="Arial"/>
                <w:color w:val="48626B" w:themeColor="accent5" w:themeShade="80"/>
              </w:rPr>
              <w:t>Anti-Dilution Rights</w:t>
            </w:r>
          </w:p>
        </w:tc>
        <w:tc>
          <w:tcPr>
            <w:tcW w:w="270" w:type="dxa"/>
            <w:tcBorders>
              <w:top w:val="nil"/>
              <w:left w:val="nil"/>
              <w:bottom w:val="single" w:sz="4" w:space="0" w:color="A5BBC2" w:themeColor="accent5"/>
              <w:right w:val="nil"/>
            </w:tcBorders>
            <w:shd w:val="clear" w:color="auto" w:fill="auto"/>
            <w:noWrap/>
            <w:vAlign w:val="center"/>
          </w:tcPr>
          <w:p w14:paraId="192B4536"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2C0AEFA7"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3A9894A3"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0A8B092F" w14:textId="6707380A" w:rsidR="00BE4E09" w:rsidRPr="00C00498" w:rsidRDefault="00BE4E09" w:rsidP="006A1E6B">
            <w:pPr>
              <w:spacing w:line="240" w:lineRule="auto"/>
              <w:jc w:val="center"/>
              <w:rPr>
                <w:rFonts w:ascii="Georgia" w:hAnsi="Georgia" w:cs="Arial"/>
                <w:color w:val="595959" w:themeColor="text1" w:themeTint="A6"/>
              </w:rPr>
            </w:pPr>
            <w:del w:id="2202" w:author="Ayush Mittal" w:date="2019-04-29T17:09:00Z">
              <w:r w:rsidRPr="00C00498" w:rsidDel="00653831">
                <w:rPr>
                  <w:rFonts w:ascii="Georgia" w:hAnsi="Georgia" w:cs="Arial"/>
                  <w:color w:val="595959" w:themeColor="text1" w:themeTint="A6"/>
                </w:rPr>
                <w:delText>(42.9)</w:delText>
              </w:r>
            </w:del>
          </w:p>
        </w:tc>
      </w:tr>
      <w:tr w:rsidR="00BE4E09" w:rsidRPr="00C00498" w14:paraId="1039847B"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04BB399A" w14:textId="77777777" w:rsidR="00BE4E09" w:rsidRPr="00C00498" w:rsidRDefault="00BE4E09" w:rsidP="006A1E6B">
            <w:pPr>
              <w:spacing w:line="240" w:lineRule="auto"/>
              <w:jc w:val="left"/>
              <w:rPr>
                <w:rFonts w:ascii="Georgia" w:hAnsi="Georgia" w:cs="Arial"/>
                <w:color w:val="48626B" w:themeColor="accent5" w:themeShade="80"/>
              </w:rPr>
            </w:pPr>
            <w:r w:rsidRPr="00C00498">
              <w:rPr>
                <w:rFonts w:ascii="Georgia" w:hAnsi="Georgia" w:cs="Arial"/>
                <w:b/>
                <w:color w:val="48626B" w:themeColor="accent5" w:themeShade="80"/>
              </w:rPr>
              <w:t>Total Contingent Consideration</w:t>
            </w:r>
          </w:p>
        </w:tc>
        <w:tc>
          <w:tcPr>
            <w:tcW w:w="270" w:type="dxa"/>
            <w:tcBorders>
              <w:top w:val="nil"/>
              <w:left w:val="nil"/>
              <w:bottom w:val="single" w:sz="4" w:space="0" w:color="A5BBC2" w:themeColor="accent5"/>
              <w:right w:val="nil"/>
            </w:tcBorders>
            <w:shd w:val="clear" w:color="auto" w:fill="auto"/>
            <w:noWrap/>
            <w:vAlign w:val="center"/>
          </w:tcPr>
          <w:p w14:paraId="1D9D8DCF"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4055EEE7"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3BBAF04E"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0DA1B8C1" w14:textId="7C346123" w:rsidR="00BE4E09" w:rsidRPr="00C00498" w:rsidRDefault="0035614A" w:rsidP="0035614A">
            <w:pPr>
              <w:spacing w:line="240" w:lineRule="auto"/>
              <w:jc w:val="center"/>
              <w:rPr>
                <w:rFonts w:ascii="Georgia" w:hAnsi="Georgia" w:cs="Arial"/>
                <w:b/>
                <w:color w:val="595959" w:themeColor="text1" w:themeTint="A6"/>
              </w:rPr>
            </w:pPr>
            <w:del w:id="2203" w:author="Ayush Mittal" w:date="2019-04-29T17:09:00Z">
              <w:r w:rsidRPr="00C00498" w:rsidDel="00653831">
                <w:rPr>
                  <w:rFonts w:ascii="Georgia" w:hAnsi="Georgia" w:cs="Arial"/>
                  <w:b/>
                  <w:color w:val="595959" w:themeColor="text1" w:themeTint="A6"/>
                </w:rPr>
                <w:delText>62</w:delText>
              </w:r>
              <w:r w:rsidR="00BE4E09" w:rsidRPr="00C00498" w:rsidDel="00653831">
                <w:rPr>
                  <w:rFonts w:ascii="Georgia" w:hAnsi="Georgia" w:cs="Arial"/>
                  <w:b/>
                  <w:color w:val="595959" w:themeColor="text1" w:themeTint="A6"/>
                </w:rPr>
                <w:delText>,</w:delText>
              </w:r>
              <w:r w:rsidRPr="00C00498" w:rsidDel="00653831">
                <w:rPr>
                  <w:rFonts w:ascii="Georgia" w:hAnsi="Georgia" w:cs="Arial"/>
                  <w:b/>
                  <w:color w:val="595959" w:themeColor="text1" w:themeTint="A6"/>
                </w:rPr>
                <w:delText>662</w:delText>
              </w:r>
              <w:r w:rsidR="00BE4E09" w:rsidRPr="00C00498" w:rsidDel="00653831">
                <w:rPr>
                  <w:rFonts w:ascii="Georgia" w:hAnsi="Georgia" w:cs="Arial"/>
                  <w:b/>
                  <w:color w:val="595959" w:themeColor="text1" w:themeTint="A6"/>
                </w:rPr>
                <w:delText>.9</w:delText>
              </w:r>
            </w:del>
          </w:p>
        </w:tc>
      </w:tr>
      <w:tr w:rsidR="00BE4E09" w:rsidRPr="00C00498" w14:paraId="66CA0609" w14:textId="77777777" w:rsidTr="006A1E6B">
        <w:trPr>
          <w:trHeight w:val="432"/>
        </w:trPr>
        <w:tc>
          <w:tcPr>
            <w:tcW w:w="4068" w:type="dxa"/>
            <w:gridSpan w:val="4"/>
            <w:tcBorders>
              <w:top w:val="nil"/>
              <w:left w:val="nil"/>
              <w:bottom w:val="single" w:sz="4" w:space="0" w:color="A5BBC2" w:themeColor="accent5"/>
              <w:right w:val="nil"/>
            </w:tcBorders>
            <w:shd w:val="clear" w:color="auto" w:fill="auto"/>
            <w:noWrap/>
            <w:vAlign w:val="center"/>
          </w:tcPr>
          <w:p w14:paraId="5396C491" w14:textId="77777777" w:rsidR="00BE4E09" w:rsidRPr="00C00498" w:rsidRDefault="00BE4E09" w:rsidP="006A1E6B">
            <w:pPr>
              <w:spacing w:line="240" w:lineRule="auto"/>
              <w:jc w:val="left"/>
              <w:rPr>
                <w:rFonts w:ascii="Georgia" w:hAnsi="Georgia" w:cs="Arial"/>
                <w:color w:val="48626B" w:themeColor="accent5" w:themeShade="80"/>
              </w:rPr>
            </w:pPr>
            <w:r w:rsidRPr="00C00498">
              <w:rPr>
                <w:rFonts w:ascii="Georgia" w:hAnsi="Georgia" w:cs="Arial"/>
                <w:b/>
                <w:color w:val="48626B" w:themeColor="accent5" w:themeShade="80"/>
              </w:rPr>
              <w:t>Total Purchase Consideration</w:t>
            </w:r>
          </w:p>
        </w:tc>
        <w:tc>
          <w:tcPr>
            <w:tcW w:w="270" w:type="dxa"/>
            <w:tcBorders>
              <w:top w:val="nil"/>
              <w:left w:val="nil"/>
              <w:bottom w:val="single" w:sz="4" w:space="0" w:color="A5BBC2" w:themeColor="accent5"/>
              <w:right w:val="nil"/>
            </w:tcBorders>
            <w:shd w:val="clear" w:color="auto" w:fill="auto"/>
            <w:noWrap/>
            <w:vAlign w:val="center"/>
          </w:tcPr>
          <w:p w14:paraId="59FFC79D" w14:textId="77777777" w:rsidR="00BE4E09" w:rsidRPr="00C00498" w:rsidRDefault="00BE4E09" w:rsidP="006A1E6B">
            <w:pPr>
              <w:spacing w:line="240" w:lineRule="auto"/>
              <w:jc w:val="center"/>
              <w:rPr>
                <w:rFonts w:ascii="Georgia" w:hAnsi="Georgia" w:cs="Arial"/>
              </w:rPr>
            </w:pPr>
          </w:p>
        </w:tc>
        <w:tc>
          <w:tcPr>
            <w:tcW w:w="1408" w:type="dxa"/>
            <w:tcBorders>
              <w:top w:val="nil"/>
              <w:left w:val="nil"/>
              <w:bottom w:val="single" w:sz="4" w:space="0" w:color="A5BBC2" w:themeColor="accent5"/>
              <w:right w:val="nil"/>
            </w:tcBorders>
            <w:shd w:val="clear" w:color="auto" w:fill="auto"/>
            <w:noWrap/>
            <w:vAlign w:val="center"/>
          </w:tcPr>
          <w:p w14:paraId="4499C32D" w14:textId="77777777" w:rsidR="00BE4E09" w:rsidRPr="00C00498" w:rsidRDefault="00BE4E09" w:rsidP="006A1E6B">
            <w:pPr>
              <w:spacing w:line="240" w:lineRule="auto"/>
              <w:jc w:val="center"/>
              <w:rPr>
                <w:rFonts w:ascii="Georgia" w:hAnsi="Georgia" w:cs="Arial"/>
              </w:rPr>
            </w:pPr>
          </w:p>
        </w:tc>
        <w:tc>
          <w:tcPr>
            <w:tcW w:w="236" w:type="dxa"/>
            <w:tcBorders>
              <w:top w:val="nil"/>
              <w:left w:val="nil"/>
              <w:bottom w:val="single" w:sz="4" w:space="0" w:color="A5BBC2" w:themeColor="accent5"/>
              <w:right w:val="nil"/>
            </w:tcBorders>
            <w:shd w:val="clear" w:color="auto" w:fill="auto"/>
            <w:noWrap/>
            <w:vAlign w:val="center"/>
          </w:tcPr>
          <w:p w14:paraId="59E179D3" w14:textId="77777777" w:rsidR="00BE4E09" w:rsidRPr="00C00498" w:rsidRDefault="00BE4E09" w:rsidP="006A1E6B">
            <w:pPr>
              <w:spacing w:line="240" w:lineRule="auto"/>
              <w:jc w:val="center"/>
              <w:rPr>
                <w:rFonts w:ascii="Georgia" w:hAnsi="Georgia" w:cs="Arial"/>
              </w:rPr>
            </w:pPr>
          </w:p>
        </w:tc>
        <w:tc>
          <w:tcPr>
            <w:tcW w:w="3779" w:type="dxa"/>
            <w:gridSpan w:val="2"/>
            <w:tcBorders>
              <w:top w:val="nil"/>
              <w:left w:val="nil"/>
              <w:bottom w:val="single" w:sz="4" w:space="0" w:color="A5BBC2" w:themeColor="accent5"/>
              <w:right w:val="nil"/>
            </w:tcBorders>
            <w:shd w:val="clear" w:color="auto" w:fill="auto"/>
            <w:noWrap/>
            <w:vAlign w:val="center"/>
          </w:tcPr>
          <w:p w14:paraId="3A0B83BF" w14:textId="150A3328" w:rsidR="00BE4E09" w:rsidRPr="00C00498" w:rsidRDefault="0035614A" w:rsidP="0035614A">
            <w:pPr>
              <w:spacing w:line="240" w:lineRule="auto"/>
              <w:jc w:val="center"/>
              <w:rPr>
                <w:rFonts w:ascii="Georgia" w:hAnsi="Georgia" w:cs="Arial"/>
                <w:color w:val="595959" w:themeColor="text1" w:themeTint="A6"/>
              </w:rPr>
            </w:pPr>
            <w:del w:id="2204" w:author="Ayush Mittal" w:date="2019-04-29T17:09:00Z">
              <w:r w:rsidRPr="00C00498" w:rsidDel="00653831">
                <w:rPr>
                  <w:rFonts w:ascii="Georgia" w:hAnsi="Georgia" w:cs="Arial"/>
                  <w:b/>
                  <w:color w:val="595959" w:themeColor="text1" w:themeTint="A6"/>
                </w:rPr>
                <w:delText>114</w:delText>
              </w:r>
              <w:r w:rsidR="00BE4E09" w:rsidRPr="00C00498" w:rsidDel="00653831">
                <w:rPr>
                  <w:rFonts w:ascii="Georgia" w:hAnsi="Georgia" w:cs="Arial"/>
                  <w:b/>
                  <w:color w:val="595959" w:themeColor="text1" w:themeTint="A6"/>
                </w:rPr>
                <w:delText>,</w:delText>
              </w:r>
              <w:r w:rsidRPr="00C00498" w:rsidDel="00653831">
                <w:rPr>
                  <w:rFonts w:ascii="Georgia" w:hAnsi="Georgia" w:cs="Arial"/>
                  <w:b/>
                  <w:color w:val="595959" w:themeColor="text1" w:themeTint="A6"/>
                </w:rPr>
                <w:delText>660</w:delText>
              </w:r>
              <w:r w:rsidR="00BE4E09" w:rsidRPr="00C00498" w:rsidDel="00653831">
                <w:rPr>
                  <w:rFonts w:ascii="Georgia" w:hAnsi="Georgia" w:cs="Arial"/>
                  <w:b/>
                  <w:color w:val="595959" w:themeColor="text1" w:themeTint="A6"/>
                </w:rPr>
                <w:delText>.0</w:delText>
              </w:r>
            </w:del>
          </w:p>
        </w:tc>
      </w:tr>
    </w:tbl>
    <w:p w14:paraId="769D1C16" w14:textId="6F566454" w:rsidR="00573796" w:rsidRPr="00C00498" w:rsidRDefault="00573796" w:rsidP="00573796">
      <w:pPr>
        <w:rPr>
          <w:rFonts w:ascii="Georgia" w:hAnsi="Georgia" w:cs="Arial"/>
          <w:rPrChange w:id="2205" w:author="Ayush Mittal" w:date="2019-04-26T15:10:00Z">
            <w:rPr>
              <w:rFonts w:ascii="Arial" w:hAnsi="Arial" w:cs="Arial"/>
            </w:rPr>
          </w:rPrChange>
        </w:rPr>
      </w:pPr>
    </w:p>
    <w:p w14:paraId="5DE1ACD3" w14:textId="77777777" w:rsidR="00573796" w:rsidRPr="00C00498" w:rsidRDefault="00573796" w:rsidP="00D55352">
      <w:pPr>
        <w:pStyle w:val="RNABodyCopy"/>
      </w:pPr>
      <w:r w:rsidRPr="00C00498">
        <w:t xml:space="preserve">The conclusions and opinions expressed in this letter and the accompanying Report are contingent upon the qualifying factors set forth in the Statement of Limiting Conditions attached to the completed Report.  </w:t>
      </w:r>
    </w:p>
    <w:p w14:paraId="565160C8" w14:textId="77777777" w:rsidR="00E8313B" w:rsidRPr="00C00498" w:rsidRDefault="00E8313B" w:rsidP="00D55352">
      <w:pPr>
        <w:pStyle w:val="RNABodyCopy"/>
        <w:rPr>
          <w:sz w:val="24"/>
        </w:rPr>
      </w:pPr>
    </w:p>
    <w:p w14:paraId="35AFFE28" w14:textId="42DF0A39" w:rsidR="00573796" w:rsidRPr="00C00498" w:rsidRDefault="00573796" w:rsidP="00565DEF">
      <w:pPr>
        <w:pStyle w:val="RNAHeadlineA"/>
        <w:outlineLvl w:val="0"/>
      </w:pPr>
      <w:r w:rsidRPr="00C00498">
        <w:rPr>
          <w:sz w:val="24"/>
        </w:rPr>
        <w:br w:type="page"/>
      </w:r>
      <w:bookmarkStart w:id="2206" w:name="_Toc425496327"/>
      <w:bookmarkStart w:id="2207" w:name="_Toc481756175"/>
      <w:r w:rsidRPr="00C00498">
        <w:t>Statement of Limiting Conditions</w:t>
      </w:r>
      <w:bookmarkEnd w:id="2206"/>
      <w:bookmarkEnd w:id="2207"/>
    </w:p>
    <w:p w14:paraId="3BB626C3" w14:textId="77777777" w:rsidR="00573796" w:rsidRPr="00C00498" w:rsidRDefault="00573796" w:rsidP="00565DEF">
      <w:pPr>
        <w:pStyle w:val="RNABodyCopy"/>
      </w:pPr>
    </w:p>
    <w:p w14:paraId="55F9E5B3" w14:textId="77777777" w:rsidR="00573796" w:rsidRPr="00C00498" w:rsidRDefault="00573796" w:rsidP="00E8313B">
      <w:pPr>
        <w:pStyle w:val="RNAHeadlineD"/>
        <w:rPr>
          <w:b w:val="0"/>
        </w:rPr>
      </w:pPr>
      <w:r w:rsidRPr="00C00498">
        <w:rPr>
          <w:b w:val="0"/>
        </w:rPr>
        <w:t>This Opinion has been prepared pursuant to the following general assumptions and general limiting conditions:</w:t>
      </w:r>
    </w:p>
    <w:p w14:paraId="6EEDDC37" w14:textId="77777777" w:rsidR="00573796" w:rsidRPr="00C00498" w:rsidRDefault="00573796" w:rsidP="00E8313B">
      <w:pPr>
        <w:pStyle w:val="RNABodyCopy"/>
      </w:pPr>
    </w:p>
    <w:p w14:paraId="3626222B" w14:textId="77777777" w:rsidR="00573796" w:rsidRPr="00C00498" w:rsidRDefault="00573796">
      <w:pPr>
        <w:pStyle w:val="RNABodyCopy-bullets"/>
        <w:ind w:left="1080" w:hanging="720"/>
      </w:pPr>
      <w:r w:rsidRPr="00C00498">
        <w:t xml:space="preserve">We assume no responsibility for the legal description of real property or matters including legal or title considerations.  For real property included in this appraisal, we were not furnished legal descriptions or other detailed site and improvement drawings.  Title to the subject assets, properties, or business interests is assumed to be good and marketable unless otherwise stated.  </w:t>
      </w:r>
    </w:p>
    <w:p w14:paraId="6FF98C95" w14:textId="77777777" w:rsidR="00573796" w:rsidRPr="00C00498" w:rsidRDefault="00573796" w:rsidP="00635992">
      <w:pPr>
        <w:pStyle w:val="RNABodyCopy-bullets"/>
        <w:ind w:left="1080" w:hanging="720"/>
      </w:pPr>
      <w:r w:rsidRPr="00C00498">
        <w:t xml:space="preserve">The subject assets, properties, or business interests are appraised free and clear of any or all liens or encumbrances unless otherwise stated.  </w:t>
      </w:r>
    </w:p>
    <w:p w14:paraId="53931C79" w14:textId="77777777" w:rsidR="00573796" w:rsidRPr="00C00498" w:rsidRDefault="00573796" w:rsidP="00635992">
      <w:pPr>
        <w:pStyle w:val="RNABodyCopy-bullets"/>
        <w:ind w:left="1080" w:hanging="720"/>
      </w:pPr>
      <w:r w:rsidRPr="00C00498">
        <w:t xml:space="preserve">We assume responsible ownership and competent management with respect to the subject assets, properties, or business interests.  </w:t>
      </w:r>
    </w:p>
    <w:p w14:paraId="4DB840F9" w14:textId="77777777" w:rsidR="00573796" w:rsidRPr="00C00498" w:rsidRDefault="00573796" w:rsidP="00635992">
      <w:pPr>
        <w:pStyle w:val="RNABodyCopy-bullets"/>
        <w:ind w:left="1080" w:hanging="720"/>
      </w:pPr>
      <w:r w:rsidRPr="00C00498">
        <w:t xml:space="preserve">The information furnished by management is believed to be reliable.  However, we issue no warranty or other form of assurance regarding its accuracy.  </w:t>
      </w:r>
    </w:p>
    <w:p w14:paraId="30A16354" w14:textId="77777777" w:rsidR="00573796" w:rsidRPr="00C00498" w:rsidRDefault="00573796" w:rsidP="00635992">
      <w:pPr>
        <w:pStyle w:val="RNABodyCopy-bullets"/>
        <w:ind w:left="1080" w:hanging="720"/>
      </w:pPr>
      <w:r w:rsidRPr="00C00498">
        <w:t xml:space="preserve">We assume that there is full compliance with all applicable Federal, state, and local regulations and laws unless noncompliance is stated, defined, and considered in the appraisal Report.  </w:t>
      </w:r>
    </w:p>
    <w:p w14:paraId="3A6C634F" w14:textId="77777777" w:rsidR="00573796" w:rsidRPr="00C00498" w:rsidRDefault="00573796" w:rsidP="00635992">
      <w:pPr>
        <w:pStyle w:val="RNABodyCopy-bullets"/>
        <w:ind w:left="1080" w:hanging="720"/>
      </w:pPr>
      <w:r w:rsidRPr="00C00498">
        <w:t xml:space="preserve">We assume that all required licenses, certificates of occupancy, consents, or legislative or administrative authority from any local, state, or national government, private company or organization have been or can be obtained or renewed for any use on which the valuation opinion contained in this Report is based.  </w:t>
      </w:r>
    </w:p>
    <w:p w14:paraId="6B2AA6B6" w14:textId="619DFAF6" w:rsidR="00573796" w:rsidRPr="00C00498" w:rsidRDefault="00573796" w:rsidP="00635992">
      <w:pPr>
        <w:pStyle w:val="RNABodyCopy-bullets"/>
        <w:ind w:left="1080" w:hanging="720"/>
      </w:pPr>
      <w:r w:rsidRPr="00C00498">
        <w:t>Possession of this valuation Report, or a copy thereof, does not carry with it the right of publication.  It may not be used</w:t>
      </w:r>
      <w:r w:rsidR="00DB7AD5" w:rsidRPr="00C00498">
        <w:t>, without our written consent,</w:t>
      </w:r>
      <w:r w:rsidRPr="00C00498">
        <w:t xml:space="preserve"> for any purpose by any person other than the party to whom it is addressed and, in any event, only with proper written qualifications and only in its entirety.  </w:t>
      </w:r>
    </w:p>
    <w:p w14:paraId="5E4A8C3A" w14:textId="04B1A10A" w:rsidR="00573796" w:rsidRPr="00C00498" w:rsidRDefault="00573796" w:rsidP="00635992">
      <w:pPr>
        <w:pStyle w:val="RNABodyCopy-bullets"/>
        <w:ind w:left="1080" w:hanging="720"/>
      </w:pPr>
      <w:r w:rsidRPr="00C00498">
        <w:t xml:space="preserve">We, by reason of this valuation, are </w:t>
      </w:r>
      <w:r w:rsidR="00C81AA9" w:rsidRPr="00C00498">
        <w:t xml:space="preserve">neither </w:t>
      </w:r>
      <w:r w:rsidRPr="00C00498">
        <w:t xml:space="preserve">required to give testimony nor to be in attendance in court with reference to the assets, properties, or business interests in question unless arrangements have been previously made.  </w:t>
      </w:r>
    </w:p>
    <w:p w14:paraId="6CF26D80" w14:textId="77777777" w:rsidR="00573796" w:rsidRPr="00C00498" w:rsidRDefault="00573796" w:rsidP="00635992">
      <w:pPr>
        <w:pStyle w:val="RNABodyCopy-bullets"/>
        <w:ind w:left="1080" w:hanging="720"/>
      </w:pPr>
      <w:r w:rsidRPr="00C00498">
        <w:t xml:space="preserve">This valuation Report has been prepared in conformity with, and is subject to, the requirements of the code of professional ethics and standards of professional conduct of the professional appraisal organizations of which we are members.  </w:t>
      </w:r>
    </w:p>
    <w:p w14:paraId="2B5FBEF0" w14:textId="77777777" w:rsidR="00573796" w:rsidRPr="00C00498" w:rsidRDefault="00573796" w:rsidP="00635992">
      <w:pPr>
        <w:pStyle w:val="RNABodyCopy-bullets"/>
        <w:ind w:left="1080" w:hanging="720"/>
      </w:pPr>
      <w:r w:rsidRPr="00C00498">
        <w:t xml:space="preserve">Disclosure of the contents of this valuation Report is governed by the bylaws and regulations of the CFA Institute.  </w:t>
      </w:r>
    </w:p>
    <w:p w14:paraId="132CC559" w14:textId="77777777" w:rsidR="00573796" w:rsidRPr="00C00498" w:rsidRDefault="00573796" w:rsidP="00635992">
      <w:pPr>
        <w:pStyle w:val="RNABodyCopy-bullets"/>
        <w:ind w:left="1080" w:hanging="720"/>
      </w:pPr>
      <w:r w:rsidRPr="00C00498">
        <w:t xml:space="preserve">No part of the contents of this Report, especially any conclusions of value, the identity of the appraisers, or the firm with which the appraisers are associated, shall be disseminated to the public through advertising, public relations, news, sales, or other media without our prior written consent and approval.  </w:t>
      </w:r>
    </w:p>
    <w:p w14:paraId="379B97BD" w14:textId="77777777" w:rsidR="00573796" w:rsidRPr="00C00498" w:rsidRDefault="00573796" w:rsidP="00635992">
      <w:pPr>
        <w:pStyle w:val="RNABodyCopy-bullets"/>
        <w:ind w:left="1080" w:hanging="720"/>
      </w:pPr>
      <w:r w:rsidRPr="00C00498">
        <w:t xml:space="preserve">We assume no responsibility for any financial reporting judgments, which are appropriately those of Management.  Management accepts the responsibility for any related financial reporting with respect to the assets, properties, or business interests encompassed by this appraisal.  </w:t>
      </w:r>
    </w:p>
    <w:p w14:paraId="6718EE2C" w14:textId="77777777" w:rsidR="00573796" w:rsidRPr="00C00498" w:rsidRDefault="00573796" w:rsidP="00E8313B">
      <w:pPr>
        <w:pStyle w:val="RNABodyCopy"/>
        <w:rPr>
          <w:sz w:val="42"/>
          <w:szCs w:val="42"/>
        </w:rPr>
      </w:pPr>
    </w:p>
    <w:p w14:paraId="795264ED" w14:textId="77777777" w:rsidR="00D7426A" w:rsidRPr="00C00498" w:rsidRDefault="00D7426A">
      <w:pPr>
        <w:spacing w:line="240" w:lineRule="auto"/>
        <w:jc w:val="left"/>
        <w:rPr>
          <w:rFonts w:ascii="Georgia" w:hAnsi="Georgia"/>
          <w:color w:val="DE9C2F" w:themeColor="accent4"/>
          <w:sz w:val="42"/>
          <w:szCs w:val="42"/>
        </w:rPr>
      </w:pPr>
      <w:bookmarkStart w:id="2208" w:name="_Toc425496328"/>
      <w:bookmarkStart w:id="2209" w:name="_Toc432004256"/>
      <w:r w:rsidRPr="00C00498">
        <w:rPr>
          <w:rFonts w:ascii="Georgia" w:hAnsi="Georgia"/>
          <w:rPrChange w:id="2210" w:author="Ayush Mittal" w:date="2019-04-26T15:10:00Z">
            <w:rPr/>
          </w:rPrChange>
        </w:rPr>
        <w:br w:type="page"/>
      </w:r>
    </w:p>
    <w:p w14:paraId="4275F6E2" w14:textId="5C09A6D7" w:rsidR="00573796" w:rsidRPr="00C00498" w:rsidRDefault="00573796" w:rsidP="00565DEF">
      <w:pPr>
        <w:pStyle w:val="RNAHeadlineA"/>
        <w:outlineLvl w:val="0"/>
      </w:pPr>
      <w:bookmarkStart w:id="2211" w:name="_Toc481756176"/>
      <w:r w:rsidRPr="00C00498">
        <w:t>Qualifications</w:t>
      </w:r>
      <w:bookmarkEnd w:id="2208"/>
      <w:bookmarkEnd w:id="2209"/>
      <w:bookmarkEnd w:id="2211"/>
    </w:p>
    <w:p w14:paraId="428D2154" w14:textId="77777777" w:rsidR="00573796" w:rsidRPr="00C00498" w:rsidRDefault="00573796" w:rsidP="00565DEF">
      <w:pPr>
        <w:pStyle w:val="RNABodyCopy"/>
      </w:pPr>
      <w:bookmarkStart w:id="2212" w:name="_Toc425496329"/>
    </w:p>
    <w:p w14:paraId="4D6B937A" w14:textId="4708ADE6" w:rsidR="00573796" w:rsidRPr="00C00498" w:rsidRDefault="00573796" w:rsidP="00565DEF">
      <w:pPr>
        <w:pStyle w:val="RNAHeadlineB"/>
        <w:outlineLvl w:val="1"/>
        <w:rPr>
          <w:rFonts w:ascii="Georgia" w:hAnsi="Georgia"/>
        </w:rPr>
      </w:pPr>
      <w:bookmarkStart w:id="2213" w:name="_Toc424227177"/>
      <w:bookmarkStart w:id="2214" w:name="_Toc437003822"/>
      <w:bookmarkStart w:id="2215" w:name="_Toc432004257"/>
      <w:bookmarkStart w:id="2216" w:name="_Toc481756177"/>
      <w:r w:rsidRPr="00C00498">
        <w:rPr>
          <w:rFonts w:ascii="Georgia" w:hAnsi="Georgia"/>
        </w:rPr>
        <w:t>Samuel Renwick, CFA</w:t>
      </w:r>
      <w:bookmarkEnd w:id="2212"/>
      <w:bookmarkEnd w:id="2213"/>
      <w:bookmarkEnd w:id="2214"/>
      <w:bookmarkEnd w:id="2215"/>
      <w:bookmarkEnd w:id="2216"/>
    </w:p>
    <w:p w14:paraId="33059021" w14:textId="77777777" w:rsidR="00573796" w:rsidRPr="00C00498" w:rsidRDefault="00573796" w:rsidP="00D55352">
      <w:pPr>
        <w:pStyle w:val="RNABodyCopy"/>
      </w:pPr>
      <w:r w:rsidRPr="00C00498">
        <w:t xml:space="preserve">Sam Renwick provides valuation and advisory services to biopharmaceutical, medical device and equipment, diagnostic companies, and clinical research and manufacturing organizations, as well as other IP-centric technology companies.  His experience includes buy-side and sell-side advisory engagements for licensing, financing, and mergers and acquisitions, as well as for tax and financial reporting matters for large public companies to small venture-backed enterprises.  Whether developing dynamic, patient flow models for late-clinical therapeutic assets or developing an opinion of value for a security for compliance purposes, Mr. Renwick combines his breadth of industry knowledge with deep expertise in finance and financial models to create compelling communications regarding the value proposition of an asset, portfolio of assets or a company.  Mr. Renwick has worked with well over 600 life sciences and technology companies in his career.  </w:t>
      </w:r>
    </w:p>
    <w:p w14:paraId="77770F89" w14:textId="77777777" w:rsidR="00573796" w:rsidRPr="00C00498" w:rsidRDefault="00573796" w:rsidP="00D55352">
      <w:pPr>
        <w:pStyle w:val="RNABodyCopy"/>
      </w:pPr>
    </w:p>
    <w:p w14:paraId="2D9BFAE6" w14:textId="77777777" w:rsidR="00573796" w:rsidRPr="00C00498" w:rsidRDefault="00573796" w:rsidP="00D55352">
      <w:pPr>
        <w:pStyle w:val="RNAHeadline3"/>
      </w:pPr>
      <w:r w:rsidRPr="00C00498">
        <w:t>Professional Affiliations</w:t>
      </w:r>
    </w:p>
    <w:p w14:paraId="53F51468" w14:textId="77777777" w:rsidR="00573796" w:rsidRPr="00C00498" w:rsidRDefault="00573796" w:rsidP="00724D57">
      <w:pPr>
        <w:pStyle w:val="RNABodyCopy-bullets"/>
        <w:ind w:left="1080" w:hanging="720"/>
      </w:pPr>
      <w:r w:rsidRPr="00C00498">
        <w:t>UCLA Anderson Business Honor Society</w:t>
      </w:r>
    </w:p>
    <w:p w14:paraId="7C1CC53A" w14:textId="77777777" w:rsidR="00573796" w:rsidRPr="00C00498" w:rsidRDefault="00573796" w:rsidP="00724D57">
      <w:pPr>
        <w:pStyle w:val="RNABodyCopy-bullets"/>
        <w:ind w:left="1080" w:hanging="720"/>
      </w:pPr>
      <w:r w:rsidRPr="00C00498">
        <w:t>CFA Institute</w:t>
      </w:r>
    </w:p>
    <w:p w14:paraId="76C72E0A" w14:textId="77777777" w:rsidR="00573796" w:rsidRPr="00C00498" w:rsidRDefault="00573796" w:rsidP="00724D57">
      <w:pPr>
        <w:pStyle w:val="RNABodyCopy-bullets"/>
        <w:ind w:left="1080" w:hanging="720"/>
      </w:pPr>
      <w:r w:rsidRPr="00C00498">
        <w:t>Chartered Financial Analyst Society of San Francisco</w:t>
      </w:r>
    </w:p>
    <w:p w14:paraId="523E2C18" w14:textId="77777777" w:rsidR="00573796" w:rsidRPr="00C00498" w:rsidRDefault="00573796" w:rsidP="00724D57">
      <w:pPr>
        <w:pStyle w:val="RNABodyCopy-bullets"/>
        <w:ind w:left="1080" w:hanging="720"/>
      </w:pPr>
      <w:r w:rsidRPr="00C00498">
        <w:t>Member, Fair Value Forum</w:t>
      </w:r>
    </w:p>
    <w:p w14:paraId="362E754D" w14:textId="77777777" w:rsidR="00573796" w:rsidRPr="00C00498" w:rsidRDefault="00573796" w:rsidP="00724D57">
      <w:pPr>
        <w:pStyle w:val="RNABodyCopy-bullets"/>
        <w:ind w:left="1080" w:hanging="720"/>
      </w:pPr>
      <w:r w:rsidRPr="00C00498">
        <w:t>Licensing Executive Society</w:t>
      </w:r>
    </w:p>
    <w:p w14:paraId="5A687343" w14:textId="77777777" w:rsidR="00101F38" w:rsidRPr="00C00498" w:rsidRDefault="00101F38" w:rsidP="006A1E6B">
      <w:pPr>
        <w:pStyle w:val="RNABodyCopy-bullets"/>
        <w:numPr>
          <w:ilvl w:val="0"/>
          <w:numId w:val="0"/>
        </w:numPr>
      </w:pPr>
    </w:p>
    <w:p w14:paraId="345B2850" w14:textId="77777777" w:rsidR="00573796" w:rsidRPr="00C00498" w:rsidRDefault="00573796" w:rsidP="00D55352">
      <w:pPr>
        <w:pStyle w:val="RNAHeadline3"/>
      </w:pPr>
      <w:r w:rsidRPr="00C00498">
        <w:t>Education</w:t>
      </w:r>
    </w:p>
    <w:p w14:paraId="28264EA5" w14:textId="77777777" w:rsidR="00573796" w:rsidRPr="00C00498" w:rsidRDefault="00573796" w:rsidP="00724D57">
      <w:pPr>
        <w:pStyle w:val="RNABodyCopy-bullets"/>
        <w:ind w:left="1080" w:hanging="720"/>
      </w:pPr>
      <w:r w:rsidRPr="00C00498">
        <w:t>BA/Economics &amp; Business – Westmont College, Honors</w:t>
      </w:r>
    </w:p>
    <w:p w14:paraId="60A3D1A7" w14:textId="77777777" w:rsidR="00573796" w:rsidRPr="00C00498" w:rsidRDefault="00573796" w:rsidP="00724D57">
      <w:pPr>
        <w:pStyle w:val="RNABodyCopy-bullets"/>
        <w:ind w:left="1080" w:hanging="720"/>
      </w:pPr>
      <w:r w:rsidRPr="00C00498">
        <w:t>MBA/Finance – UCLA Anderson, Honors, J. Fred Weston award for Academic Excellence in Finance</w:t>
      </w:r>
    </w:p>
    <w:p w14:paraId="07AED8FA" w14:textId="77777777" w:rsidR="00573796" w:rsidRPr="00C00498" w:rsidRDefault="00573796" w:rsidP="00724D57">
      <w:pPr>
        <w:pStyle w:val="RNABodyCopy-bullets"/>
        <w:ind w:left="1080" w:hanging="720"/>
      </w:pPr>
      <w:r w:rsidRPr="00C00498">
        <w:t>Chartered Financial Analyst (CFA)</w:t>
      </w:r>
    </w:p>
    <w:p w14:paraId="412DF277" w14:textId="77777777" w:rsidR="00101F38" w:rsidRPr="00C00498" w:rsidRDefault="00101F38" w:rsidP="006A1E6B">
      <w:pPr>
        <w:pStyle w:val="RNABodyCopy-bullets"/>
        <w:numPr>
          <w:ilvl w:val="0"/>
          <w:numId w:val="0"/>
        </w:numPr>
        <w:ind w:left="576" w:hanging="288"/>
      </w:pPr>
    </w:p>
    <w:p w14:paraId="31E02B37" w14:textId="77777777" w:rsidR="00573796" w:rsidRPr="00C00498" w:rsidRDefault="00573796" w:rsidP="00D55352">
      <w:pPr>
        <w:pStyle w:val="RNAHeadline3"/>
      </w:pPr>
      <w:r w:rsidRPr="00C00498">
        <w:t>Publications</w:t>
      </w:r>
    </w:p>
    <w:p w14:paraId="7FE6BE29" w14:textId="77777777" w:rsidR="00573796" w:rsidRPr="00C00498" w:rsidRDefault="00573796" w:rsidP="00724D57">
      <w:pPr>
        <w:pStyle w:val="RNABodyCopy-bullets"/>
        <w:ind w:left="1080" w:hanging="720"/>
      </w:pPr>
      <w:r w:rsidRPr="00C00498">
        <w:t>409A Administration Handbook Valuation Section – Thomson Reuters, 2014</w:t>
      </w:r>
    </w:p>
    <w:p w14:paraId="521A1B49" w14:textId="77777777" w:rsidR="00573796" w:rsidRPr="00C00498" w:rsidRDefault="00573796" w:rsidP="00724D57">
      <w:pPr>
        <w:pStyle w:val="RNABodyCopy-bullets"/>
        <w:ind w:left="1080" w:hanging="720"/>
        <w:rPr>
          <w:rFonts w:cstheme="majorBidi"/>
        </w:rPr>
      </w:pPr>
      <w:r w:rsidRPr="00C00498">
        <w:t xml:space="preserve">Why Your 409A Valuation is Too High – Dis-Incentive Stock Compensation in the Life Sciences – </w:t>
      </w:r>
      <w:r w:rsidRPr="00C00498">
        <w:rPr>
          <w:u w:val="single"/>
        </w:rPr>
        <w:t>BPM White Paper</w:t>
      </w:r>
      <w:r w:rsidRPr="00C00498">
        <w:t>, May 2013</w:t>
      </w:r>
    </w:p>
    <w:p w14:paraId="4E95AB0B" w14:textId="77777777" w:rsidR="00573796" w:rsidRPr="00C00498" w:rsidRDefault="00573796" w:rsidP="00724D57">
      <w:pPr>
        <w:pStyle w:val="RNABodyCopy-bullets"/>
        <w:ind w:left="1080" w:hanging="720"/>
      </w:pPr>
      <w:r w:rsidRPr="00C00498">
        <w:t xml:space="preserve">Modeling and Forecasting to Communicate the Biotherapeutic Value Proposition – </w:t>
      </w:r>
      <w:proofErr w:type="spellStart"/>
      <w:r w:rsidRPr="00C00498">
        <w:rPr>
          <w:u w:val="single"/>
        </w:rPr>
        <w:t>BayBio</w:t>
      </w:r>
      <w:proofErr w:type="spellEnd"/>
      <w:r w:rsidRPr="00C00498">
        <w:rPr>
          <w:u w:val="single"/>
        </w:rPr>
        <w:t xml:space="preserve"> White Paper</w:t>
      </w:r>
      <w:r w:rsidRPr="00C00498">
        <w:t>, May 2010</w:t>
      </w:r>
    </w:p>
    <w:p w14:paraId="5ECF9192" w14:textId="77777777" w:rsidR="00573796" w:rsidRPr="00C00498" w:rsidRDefault="00573796" w:rsidP="00724D57">
      <w:pPr>
        <w:pStyle w:val="RNABodyCopy-bullets"/>
        <w:ind w:left="1080" w:hanging="720"/>
      </w:pPr>
      <w:r w:rsidRPr="00C00498">
        <w:t xml:space="preserve">Common Stock Valuation – Tips from the Trade, </w:t>
      </w:r>
      <w:proofErr w:type="spellStart"/>
      <w:r w:rsidRPr="00C00498">
        <w:rPr>
          <w:u w:val="single"/>
        </w:rPr>
        <w:t>BayBio</w:t>
      </w:r>
      <w:proofErr w:type="spellEnd"/>
      <w:r w:rsidRPr="00C00498">
        <w:rPr>
          <w:u w:val="single"/>
        </w:rPr>
        <w:t xml:space="preserve"> NOTES</w:t>
      </w:r>
      <w:r w:rsidRPr="00C00498">
        <w:t>, April 2010</w:t>
      </w:r>
    </w:p>
    <w:p w14:paraId="5C10804E" w14:textId="77777777" w:rsidR="00573796" w:rsidRPr="00C00498" w:rsidRDefault="00573796" w:rsidP="00724D57">
      <w:pPr>
        <w:pStyle w:val="RNABodyCopy-bullets"/>
        <w:ind w:left="1080" w:hanging="720"/>
      </w:pPr>
      <w:r w:rsidRPr="00C00498">
        <w:t xml:space="preserve">Defensible Equity Incentive Valuation Opinions Under IRC 409A, </w:t>
      </w:r>
      <w:r w:rsidRPr="00C00498">
        <w:rPr>
          <w:u w:val="single"/>
        </w:rPr>
        <w:t>Company Newsletter</w:t>
      </w:r>
      <w:r w:rsidRPr="00C00498">
        <w:t>, December 2009</w:t>
      </w:r>
    </w:p>
    <w:p w14:paraId="00170A41" w14:textId="77777777" w:rsidR="00573796" w:rsidRPr="00C00498" w:rsidRDefault="00573796" w:rsidP="00724D57">
      <w:pPr>
        <w:pStyle w:val="RNABodyCopy-bullets"/>
        <w:ind w:left="1080" w:hanging="720"/>
      </w:pPr>
      <w:r w:rsidRPr="00C00498">
        <w:t xml:space="preserve">What is the IRS Doing with IRC 409A, </w:t>
      </w:r>
      <w:r w:rsidRPr="00C00498">
        <w:rPr>
          <w:u w:val="single"/>
        </w:rPr>
        <w:t>Silicon Valley Bank Newsletter</w:t>
      </w:r>
      <w:r w:rsidRPr="00C00498">
        <w:t xml:space="preserve">, December </w:t>
      </w:r>
      <w:proofErr w:type="gramStart"/>
      <w:r w:rsidRPr="00C00498">
        <w:t>2008</w:t>
      </w:r>
      <w:proofErr w:type="gramEnd"/>
    </w:p>
    <w:p w14:paraId="0EF111E5" w14:textId="77777777" w:rsidR="00573796" w:rsidRPr="00C00498" w:rsidRDefault="00573796" w:rsidP="00724D57">
      <w:pPr>
        <w:pStyle w:val="RNABodyCopy-bullets"/>
        <w:ind w:left="1080" w:hanging="720"/>
      </w:pPr>
      <w:r w:rsidRPr="00C00498">
        <w:t xml:space="preserve">Eleven of the Top Ten Mistakes to Avoid in Your Options Program, </w:t>
      </w:r>
      <w:r w:rsidRPr="00C00498">
        <w:rPr>
          <w:u w:val="single"/>
        </w:rPr>
        <w:t xml:space="preserve">Atlanta CEO </w:t>
      </w:r>
      <w:proofErr w:type="spellStart"/>
      <w:r w:rsidRPr="00C00498">
        <w:rPr>
          <w:u w:val="single"/>
        </w:rPr>
        <w:t>Connexions</w:t>
      </w:r>
      <w:proofErr w:type="spellEnd"/>
      <w:r w:rsidRPr="00C00498">
        <w:t>, August 2007</w:t>
      </w:r>
    </w:p>
    <w:p w14:paraId="29D51A3F" w14:textId="77777777" w:rsidR="00101F38" w:rsidRPr="00C00498" w:rsidRDefault="00101F38" w:rsidP="006A1E6B">
      <w:pPr>
        <w:pStyle w:val="RNABodyCopy-bullets"/>
        <w:numPr>
          <w:ilvl w:val="0"/>
          <w:numId w:val="0"/>
        </w:numPr>
      </w:pPr>
    </w:p>
    <w:p w14:paraId="58F6F456" w14:textId="77777777" w:rsidR="00573796" w:rsidRPr="00C00498" w:rsidRDefault="00573796" w:rsidP="00D55352">
      <w:pPr>
        <w:pStyle w:val="RNAHeadline3"/>
      </w:pPr>
      <w:r w:rsidRPr="00C00498">
        <w:t>Instruction and Seminars</w:t>
      </w:r>
    </w:p>
    <w:p w14:paraId="15087038" w14:textId="77777777" w:rsidR="00573796" w:rsidRPr="00C00498" w:rsidRDefault="00573796" w:rsidP="00724D57">
      <w:pPr>
        <w:pStyle w:val="RNABodyCopy-bullets"/>
        <w:ind w:left="1080" w:hanging="720"/>
      </w:pPr>
      <w:r w:rsidRPr="00C00498">
        <w:t>Panelist on Valuation Issues in Early Stage Company Valuations – Fair Value Summit November 2015</w:t>
      </w:r>
    </w:p>
    <w:p w14:paraId="7FC5DA2C" w14:textId="77777777" w:rsidR="00573796" w:rsidRPr="00C00498" w:rsidRDefault="00573796" w:rsidP="00724D57">
      <w:pPr>
        <w:pStyle w:val="RNABodyCopy-bullets"/>
        <w:ind w:left="1080" w:hanging="720"/>
      </w:pPr>
      <w:r w:rsidRPr="00C00498">
        <w:t>Presentation on Funding Technology Innovation to Caltech Science and Entrepreneurship Group, Pasadena, March 2015</w:t>
      </w:r>
    </w:p>
    <w:p w14:paraId="644FD546" w14:textId="77777777" w:rsidR="00573796" w:rsidRPr="00C00498" w:rsidRDefault="00573796" w:rsidP="00724D57">
      <w:pPr>
        <w:pStyle w:val="RNABodyCopy-bullets"/>
        <w:ind w:left="1080" w:hanging="720"/>
      </w:pPr>
      <w:r w:rsidRPr="00C00498">
        <w:t xml:space="preserve">Presentation to accelerator programs/technology transfer group on Financing Early Stage Technologies – Navigating Valuation Discussions, UC Berkeley, October 2014 </w:t>
      </w:r>
    </w:p>
    <w:p w14:paraId="65B5D20B" w14:textId="77777777" w:rsidR="00573796" w:rsidRPr="00C00498" w:rsidRDefault="00573796" w:rsidP="00724D57">
      <w:pPr>
        <w:pStyle w:val="RNABodyCopy-bullets"/>
        <w:ind w:left="1080" w:hanging="720"/>
      </w:pPr>
      <w:r w:rsidRPr="00C00498">
        <w:t>Panelist, Funding Early Stage Ventures, Sand Hill Angels, September 2013</w:t>
      </w:r>
    </w:p>
    <w:p w14:paraId="0B47D441" w14:textId="77777777" w:rsidR="00573796" w:rsidRPr="00C00498" w:rsidRDefault="00573796" w:rsidP="00724D57">
      <w:pPr>
        <w:pStyle w:val="RNABodyCopy-bullets"/>
        <w:ind w:left="1080" w:hanging="720"/>
        <w:rPr>
          <w:rFonts w:cstheme="majorBidi"/>
        </w:rPr>
      </w:pPr>
      <w:r w:rsidRPr="00C00498">
        <w:t xml:space="preserve">Panelist on Communicating the Biotech Value Proposition, </w:t>
      </w:r>
      <w:proofErr w:type="spellStart"/>
      <w:r w:rsidRPr="00C00498">
        <w:t>BayBio</w:t>
      </w:r>
      <w:proofErr w:type="spellEnd"/>
      <w:r w:rsidRPr="00C00498">
        <w:t xml:space="preserve"> Annual Event, South San Francisco, May 2011</w:t>
      </w:r>
    </w:p>
    <w:p w14:paraId="5DA67670" w14:textId="77777777" w:rsidR="00573796" w:rsidRPr="00C00498" w:rsidRDefault="00573796" w:rsidP="00724D57">
      <w:pPr>
        <w:pStyle w:val="RNABodyCopy-bullets"/>
        <w:ind w:left="1080" w:hanging="720"/>
      </w:pPr>
      <w:r w:rsidRPr="00C00498">
        <w:t>Presentation on the Use of Discount Rates in the PWERM, Fair Value Forum, Palo Alto, November 2008</w:t>
      </w:r>
    </w:p>
    <w:p w14:paraId="561A82B3" w14:textId="77777777" w:rsidR="00573796" w:rsidRPr="00C00498" w:rsidRDefault="00573796" w:rsidP="00724D57">
      <w:pPr>
        <w:pStyle w:val="RNABodyCopy-bullets"/>
        <w:ind w:left="1080" w:hanging="720"/>
      </w:pPr>
      <w:r w:rsidRPr="00C00498">
        <w:t>Panelist on the Valuation of Biotechnology Companies, Biocom, San Diego, May 2008</w:t>
      </w:r>
    </w:p>
    <w:p w14:paraId="5214E8F7" w14:textId="77777777" w:rsidR="00573796" w:rsidRPr="00C00498" w:rsidRDefault="00573796" w:rsidP="00573796">
      <w:pPr>
        <w:rPr>
          <w:rFonts w:ascii="Georgia" w:hAnsi="Georgia"/>
          <w:color w:val="1F4E79" w:themeColor="accent2" w:themeShade="80"/>
          <w:spacing w:val="15"/>
          <w:sz w:val="24"/>
          <w:rPrChange w:id="2217" w:author="Ayush Mittal" w:date="2019-04-26T15:10:00Z">
            <w:rPr>
              <w:color w:val="1F4E79" w:themeColor="accent2" w:themeShade="80"/>
              <w:spacing w:val="15"/>
              <w:sz w:val="24"/>
            </w:rPr>
          </w:rPrChange>
        </w:rPr>
      </w:pPr>
      <w:r w:rsidRPr="00C00498">
        <w:rPr>
          <w:rFonts w:ascii="Georgia" w:hAnsi="Georgia"/>
          <w:rPrChange w:id="2218" w:author="Ayush Mittal" w:date="2019-04-26T15:10:00Z">
            <w:rPr/>
          </w:rPrChange>
        </w:rPr>
        <w:br w:type="page"/>
      </w:r>
    </w:p>
    <w:p w14:paraId="073A20B4" w14:textId="7C5DEDE1" w:rsidR="00573796" w:rsidRPr="00C00498" w:rsidRDefault="00573796" w:rsidP="00565DEF">
      <w:pPr>
        <w:pStyle w:val="RNAHeadlineA"/>
        <w:outlineLvl w:val="0"/>
      </w:pPr>
      <w:bookmarkStart w:id="2219" w:name="_Toc481756178"/>
      <w:r w:rsidRPr="00C00498">
        <w:t>Certification</w:t>
      </w:r>
      <w:bookmarkEnd w:id="2219"/>
    </w:p>
    <w:p w14:paraId="5C054C1E" w14:textId="77777777" w:rsidR="00573796" w:rsidRPr="00C00498" w:rsidRDefault="00573796" w:rsidP="00573796">
      <w:pPr>
        <w:rPr>
          <w:rFonts w:ascii="Georgia" w:hAnsi="Georgia"/>
          <w:rPrChange w:id="2220" w:author="Ayush Mittal" w:date="2019-04-26T15:10:00Z">
            <w:rPr/>
          </w:rPrChange>
        </w:rPr>
      </w:pPr>
    </w:p>
    <w:p w14:paraId="5245F39D" w14:textId="77777777" w:rsidR="00573796" w:rsidRPr="00C00498" w:rsidRDefault="00573796" w:rsidP="00D55352">
      <w:pPr>
        <w:pStyle w:val="RNABodyCopy"/>
      </w:pPr>
      <w:r w:rsidRPr="00C00498">
        <w:t>I certify that, to the best of my knowledge and belief:</w:t>
      </w:r>
    </w:p>
    <w:p w14:paraId="609FAA45" w14:textId="77777777" w:rsidR="00573796" w:rsidRPr="00C00498" w:rsidRDefault="00573796" w:rsidP="00D55352">
      <w:pPr>
        <w:pStyle w:val="RNABodyCopy"/>
      </w:pPr>
    </w:p>
    <w:p w14:paraId="685409E8" w14:textId="77777777" w:rsidR="00573796" w:rsidRPr="00C00498" w:rsidRDefault="00573796" w:rsidP="00724D57">
      <w:pPr>
        <w:pStyle w:val="RNABodyCopy-bullets"/>
        <w:ind w:left="1080" w:hanging="720"/>
      </w:pPr>
      <w:r w:rsidRPr="00C00498">
        <w:t xml:space="preserve">The statements of fact contained in this Report are true and correct.  </w:t>
      </w:r>
    </w:p>
    <w:p w14:paraId="7B0CF83F" w14:textId="77777777" w:rsidR="00573796" w:rsidRPr="00C00498" w:rsidRDefault="00573796" w:rsidP="00724D57">
      <w:pPr>
        <w:pStyle w:val="RNABodyCopy-bullets"/>
        <w:ind w:left="1080" w:hanging="720"/>
      </w:pPr>
      <w:r w:rsidRPr="00C00498">
        <w:t xml:space="preserve">The reported analyses, opinions, and conclusions are limited only by the reported assumptions and limiting conditions, and are our personal, impartial, and unbiased professional analyses, opinions, and conclusions.  </w:t>
      </w:r>
    </w:p>
    <w:p w14:paraId="3B9C8977" w14:textId="77777777" w:rsidR="00573796" w:rsidRPr="00C00498" w:rsidRDefault="00573796" w:rsidP="00724D57">
      <w:pPr>
        <w:pStyle w:val="RNABodyCopy-bullets"/>
        <w:ind w:left="1080" w:hanging="720"/>
      </w:pPr>
      <w:r w:rsidRPr="00C00498">
        <w:t xml:space="preserve">We have no present or prospective interest in the property that is the subject of this Report, and we have no personal interest with respect to the parties involved.  </w:t>
      </w:r>
    </w:p>
    <w:p w14:paraId="7F526861" w14:textId="77777777" w:rsidR="00573796" w:rsidRPr="00C00498" w:rsidRDefault="00573796" w:rsidP="00724D57">
      <w:pPr>
        <w:pStyle w:val="RNABodyCopy-bullets"/>
        <w:ind w:left="1080" w:hanging="720"/>
      </w:pPr>
      <w:r w:rsidRPr="00C00498">
        <w:t xml:space="preserve">We have no bias with respect to the property that is the subject of this Report or to the parties involved with this assignment.  </w:t>
      </w:r>
    </w:p>
    <w:p w14:paraId="177B3C63" w14:textId="77777777" w:rsidR="00573796" w:rsidRPr="00C00498" w:rsidRDefault="00573796" w:rsidP="00724D57">
      <w:pPr>
        <w:pStyle w:val="RNABodyCopy-bullets"/>
        <w:ind w:left="1080" w:hanging="720"/>
      </w:pPr>
      <w:r w:rsidRPr="00C00498">
        <w:t xml:space="preserve">Our engagement in this assignment was not contingent upon developing or reporting predetermined results.  </w:t>
      </w:r>
    </w:p>
    <w:p w14:paraId="6DC87236" w14:textId="77777777" w:rsidR="00573796" w:rsidRPr="00C00498" w:rsidRDefault="00573796" w:rsidP="00724D57">
      <w:pPr>
        <w:pStyle w:val="RNABodyCopy-bullets"/>
        <w:ind w:left="1080" w:hanging="720"/>
      </w:pPr>
      <w:r w:rsidRPr="00C00498">
        <w:t xml:space="preserve">Our compensation for completing this assignment is not contingent upon the development or reporting of a predetermined value of direction in value that favors the cause of the client, the amount of the value opinion, the attainment of a stipulated result, or the occurrence of a subsequent event directly related to the intended use of this appraisal.  </w:t>
      </w:r>
    </w:p>
    <w:p w14:paraId="3DD27010" w14:textId="7E88354A" w:rsidR="00573796" w:rsidRPr="00C00498" w:rsidRDefault="00573796" w:rsidP="00724D57">
      <w:pPr>
        <w:pStyle w:val="RNABodyCopy-bullets"/>
        <w:ind w:left="1080" w:hanging="720"/>
      </w:pPr>
      <w:r w:rsidRPr="00C00498">
        <w:t xml:space="preserve">Our analyses, opinions and conclusions were developed, and this Report has been prepared, in conformity with the American Institute of Certified Public Accountants Statement on Standards for Valuation Services.  </w:t>
      </w:r>
    </w:p>
    <w:p w14:paraId="4D21E5C3" w14:textId="77777777" w:rsidR="00573796" w:rsidRPr="00C00498" w:rsidRDefault="00573796" w:rsidP="00573796">
      <w:pPr>
        <w:rPr>
          <w:rFonts w:ascii="Georgia" w:hAnsi="Georgia"/>
          <w:rPrChange w:id="2221" w:author="Ayush Mittal" w:date="2019-04-26T15:10:00Z">
            <w:rPr/>
          </w:rPrChange>
        </w:rPr>
      </w:pPr>
    </w:p>
    <w:p w14:paraId="28783C6A" w14:textId="77777777" w:rsidR="00573796" w:rsidRPr="00C00498" w:rsidRDefault="00573796" w:rsidP="00D55352">
      <w:pPr>
        <w:pStyle w:val="RNABodyCopy"/>
      </w:pPr>
      <w:r w:rsidRPr="00C00498">
        <w:t>Sincerely,</w:t>
      </w:r>
    </w:p>
    <w:p w14:paraId="27B2686E" w14:textId="3D2B7A8D" w:rsidR="00573796" w:rsidRPr="00C00498" w:rsidRDefault="00966AD0" w:rsidP="00D55352">
      <w:pPr>
        <w:pStyle w:val="RNABodyCopy"/>
      </w:pPr>
      <w:r w:rsidRPr="00C00498">
        <w:rPr>
          <w:i/>
          <w:noProof/>
          <w:sz w:val="30"/>
          <w:szCs w:val="30"/>
        </w:rPr>
        <w:drawing>
          <wp:anchor distT="0" distB="0" distL="114300" distR="114300" simplePos="0" relativeHeight="251679744" behindDoc="1" locked="0" layoutInCell="1" allowOverlap="1" wp14:anchorId="426EC225" wp14:editId="1B785ECC">
            <wp:simplePos x="0" y="0"/>
            <wp:positionH relativeFrom="column">
              <wp:posOffset>0</wp:posOffset>
            </wp:positionH>
            <wp:positionV relativeFrom="paragraph">
              <wp:posOffset>47625</wp:posOffset>
            </wp:positionV>
            <wp:extent cx="1123950" cy="495300"/>
            <wp:effectExtent l="0" t="0" r="0" b="0"/>
            <wp:wrapTight wrapText="bothSides">
              <wp:wrapPolygon edited="0">
                <wp:start x="0" y="0"/>
                <wp:lineTo x="0" y="20769"/>
                <wp:lineTo x="21234" y="20769"/>
                <wp:lineTo x="21234" y="0"/>
                <wp:lineTo x="0" y="0"/>
              </wp:wrapPolygon>
            </wp:wrapTight>
            <wp:docPr id="4" name="Picture 4" descr="C:\Users\hmansatta\Desktop\S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nsatta\Desktop\SR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D071A" w14:textId="18D75B39" w:rsidR="00573796" w:rsidRPr="00C00498" w:rsidRDefault="00573796" w:rsidP="00D55352">
      <w:pPr>
        <w:pStyle w:val="RNABodyCopy"/>
        <w:rPr>
          <w:i/>
          <w:color w:val="FF0000"/>
          <w:sz w:val="30"/>
          <w:szCs w:val="30"/>
        </w:rPr>
      </w:pPr>
    </w:p>
    <w:p w14:paraId="45E61A55" w14:textId="77777777" w:rsidR="00573796" w:rsidRPr="00C00498" w:rsidRDefault="00573796" w:rsidP="00D55352">
      <w:pPr>
        <w:pStyle w:val="RNABodyCopy"/>
      </w:pPr>
    </w:p>
    <w:p w14:paraId="278CF6F7" w14:textId="77777777" w:rsidR="00573796" w:rsidRPr="00C00498" w:rsidRDefault="00573796" w:rsidP="00D55352">
      <w:pPr>
        <w:pStyle w:val="RNABodyCopy"/>
      </w:pPr>
      <w:r w:rsidRPr="00C00498">
        <w:t>Samuel Renwick, CFA</w:t>
      </w:r>
    </w:p>
    <w:p w14:paraId="65EB222B" w14:textId="77777777" w:rsidR="00573796" w:rsidRPr="00C00498" w:rsidRDefault="00573796" w:rsidP="00D55352">
      <w:pPr>
        <w:pStyle w:val="RNABodyCopy"/>
      </w:pPr>
      <w:r w:rsidRPr="00C00498">
        <w:br w:type="page"/>
      </w:r>
    </w:p>
    <w:p w14:paraId="088AAD8E" w14:textId="5FDF1651" w:rsidR="00573796" w:rsidRPr="00C00498" w:rsidRDefault="00573796" w:rsidP="00565DEF">
      <w:pPr>
        <w:pStyle w:val="RNAHeadlineA"/>
        <w:outlineLvl w:val="0"/>
      </w:pPr>
      <w:bookmarkStart w:id="2222" w:name="_Toc425496331"/>
      <w:bookmarkStart w:id="2223" w:name="_Toc432004259"/>
      <w:bookmarkStart w:id="2224" w:name="_Toc481756179"/>
      <w:r w:rsidRPr="00C00498">
        <w:t>Exhibits</w:t>
      </w:r>
      <w:bookmarkEnd w:id="2222"/>
      <w:bookmarkEnd w:id="2223"/>
      <w:bookmarkEnd w:id="2224"/>
    </w:p>
    <w:p w14:paraId="4B30E392" w14:textId="77777777" w:rsidR="00C1309D" w:rsidRPr="00C00498" w:rsidRDefault="00C1309D">
      <w:pPr>
        <w:rPr>
          <w:rFonts w:ascii="Georgia" w:hAnsi="Georgia"/>
          <w:rPrChange w:id="2225" w:author="Ayush Mittal" w:date="2019-04-26T15:10:00Z">
            <w:rPr/>
          </w:rPrChange>
        </w:rPr>
      </w:pPr>
    </w:p>
    <w:sectPr w:rsidR="00C1309D" w:rsidRPr="00C00498" w:rsidSect="00573796">
      <w:headerReference w:type="default" r:id="rId16"/>
      <w:footerReference w:type="default" r:id="rId17"/>
      <w:pgSz w:w="12240" w:h="15840" w:code="1"/>
      <w:pgMar w:top="1530" w:right="1080" w:bottom="1620" w:left="1080" w:header="720" w:footer="2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3E69D" w14:textId="77777777" w:rsidR="00717471" w:rsidRDefault="00717471" w:rsidP="00573796">
      <w:pPr>
        <w:spacing w:line="240" w:lineRule="auto"/>
      </w:pPr>
      <w:r>
        <w:separator/>
      </w:r>
    </w:p>
  </w:endnote>
  <w:endnote w:type="continuationSeparator" w:id="0">
    <w:p w14:paraId="3088C44D" w14:textId="77777777" w:rsidR="00717471" w:rsidRDefault="00717471" w:rsidP="005737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Imprint MT Shadow">
    <w:altName w:val="Imprint MT Shadow"/>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18DE4" w14:textId="1E275227" w:rsidR="00717471" w:rsidRPr="00573796" w:rsidRDefault="00717471" w:rsidP="00264D7C">
    <w:pPr>
      <w:pStyle w:val="Footer"/>
      <w:tabs>
        <w:tab w:val="clear" w:pos="4680"/>
        <w:tab w:val="clear" w:pos="9360"/>
        <w:tab w:val="left" w:pos="2620"/>
      </w:tabs>
      <w:spacing w:before="200"/>
      <w:ind w:left="90"/>
      <w:rPr>
        <w:rFonts w:ascii="Arial" w:hAnsi="Arial" w:cs="Arial"/>
        <w:color w:val="A5A5A5" w:themeColor="accent3"/>
        <w:sz w:val="20"/>
        <w:szCs w:val="20"/>
      </w:rPr>
    </w:pPr>
    <w:ins w:id="2229" w:author="Ayush Mittal" w:date="2019-04-26T15:08:00Z">
      <w:r>
        <w:rPr>
          <w:rFonts w:ascii="Arial" w:hAnsi="Arial" w:cs="Arial"/>
          <w:noProof/>
          <w:color w:val="A5A5A5" w:themeColor="accent3"/>
          <w:sz w:val="20"/>
          <w:szCs w:val="20"/>
        </w:rPr>
        <w:drawing>
          <wp:anchor distT="0" distB="0" distL="114300" distR="114300" simplePos="0" relativeHeight="251665408" behindDoc="1" locked="0" layoutInCell="1" allowOverlap="1" wp14:anchorId="0482E751" wp14:editId="2FA015F7">
            <wp:simplePos x="0" y="0"/>
            <wp:positionH relativeFrom="column">
              <wp:posOffset>-228600</wp:posOffset>
            </wp:positionH>
            <wp:positionV relativeFrom="paragraph">
              <wp:posOffset>-271689</wp:posOffset>
            </wp:positionV>
            <wp:extent cx="6963177" cy="555625"/>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lea13:Desktop:RNA Word Doc:art:Word_Footer2.jpg"/>
                    <pic:cNvPicPr>
                      <a:picLocks noChangeAspect="1" noChangeArrowheads="1"/>
                    </pic:cNvPicPr>
                  </pic:nvPicPr>
                  <pic:blipFill>
                    <a:blip r:embed="rId1"/>
                    <a:stretch>
                      <a:fillRect/>
                    </a:stretch>
                  </pic:blipFill>
                  <pic:spPr bwMode="auto">
                    <a:xfrm>
                      <a:off x="0" y="0"/>
                      <a:ext cx="6963177" cy="555625"/>
                    </a:xfrm>
                    <a:prstGeom prst="rect">
                      <a:avLst/>
                    </a:prstGeom>
                    <a:noFill/>
                    <a:ln>
                      <a:noFill/>
                    </a:ln>
                  </pic:spPr>
                </pic:pic>
              </a:graphicData>
            </a:graphic>
            <wp14:sizeRelH relativeFrom="page">
              <wp14:pctWidth>0</wp14:pctWidth>
            </wp14:sizeRelH>
            <wp14:sizeRelV relativeFrom="page">
              <wp14:pctHeight>0</wp14:pctHeight>
            </wp14:sizeRelV>
          </wp:anchor>
        </w:drawing>
      </w:r>
    </w:ins>
    <w:del w:id="2230" w:author="Ayush Mittal" w:date="2019-04-26T15:08:00Z">
      <w:r w:rsidDel="00F51D54">
        <w:rPr>
          <w:rFonts w:ascii="Arial" w:hAnsi="Arial" w:cs="Arial"/>
          <w:noProof/>
          <w:color w:val="A5A5A5" w:themeColor="accent3"/>
          <w:sz w:val="20"/>
          <w:szCs w:val="20"/>
        </w:rPr>
        <w:drawing>
          <wp:anchor distT="0" distB="0" distL="114300" distR="114300" simplePos="0" relativeHeight="251663360" behindDoc="1" locked="0" layoutInCell="1" allowOverlap="1" wp14:anchorId="71444AC5" wp14:editId="120E1B7C">
            <wp:simplePos x="0" y="0"/>
            <wp:positionH relativeFrom="column">
              <wp:posOffset>-676910</wp:posOffset>
            </wp:positionH>
            <wp:positionV relativeFrom="paragraph">
              <wp:posOffset>-531022</wp:posOffset>
            </wp:positionV>
            <wp:extent cx="7772400" cy="962154"/>
            <wp:effectExtent l="0" t="0" r="0" b="9525"/>
            <wp:wrapNone/>
            <wp:docPr id="2" name="Picture 2" descr="Macintosh HD:Users:jalea13:Desktop:RNA Word Doc:art:Word_Foo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lea13:Desktop:RNA Word Doc:art:Word_Footer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962154"/>
                    </a:xfrm>
                    <a:prstGeom prst="rect">
                      <a:avLst/>
                    </a:prstGeom>
                    <a:noFill/>
                    <a:ln>
                      <a:noFill/>
                    </a:ln>
                  </pic:spPr>
                </pic:pic>
              </a:graphicData>
            </a:graphic>
            <wp14:sizeRelH relativeFrom="page">
              <wp14:pctWidth>0</wp14:pctWidth>
            </wp14:sizeRelH>
            <wp14:sizeRelV relativeFrom="page">
              <wp14:pctHeight>0</wp14:pctHeight>
            </wp14:sizeRelV>
          </wp:anchor>
        </w:drawing>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E9F71" w14:textId="77777777" w:rsidR="00717471" w:rsidRDefault="00717471" w:rsidP="00573796">
      <w:pPr>
        <w:spacing w:line="240" w:lineRule="auto"/>
      </w:pPr>
      <w:r>
        <w:separator/>
      </w:r>
    </w:p>
  </w:footnote>
  <w:footnote w:type="continuationSeparator" w:id="0">
    <w:p w14:paraId="6C9548CD" w14:textId="77777777" w:rsidR="00717471" w:rsidRDefault="00717471" w:rsidP="00573796">
      <w:pPr>
        <w:spacing w:line="240" w:lineRule="auto"/>
      </w:pPr>
      <w:r>
        <w:continuationSeparator/>
      </w:r>
    </w:p>
  </w:footnote>
  <w:footnote w:id="1">
    <w:p w14:paraId="5915F646" w14:textId="668EF342" w:rsidR="00717471" w:rsidRPr="006A1E6B" w:rsidRDefault="00717471">
      <w:pPr>
        <w:pStyle w:val="FootnoteText"/>
        <w:pPrChange w:id="109" w:author="Ayush Mittal" w:date="2019-04-26T14:16:00Z">
          <w:pPr>
            <w:pStyle w:val="FootnoteText"/>
            <w:ind w:left="130" w:hanging="130"/>
          </w:pPr>
        </w:pPrChange>
      </w:pPr>
      <w:r w:rsidRPr="006A1E6B">
        <w:rPr>
          <w:rStyle w:val="FootnoteReference"/>
        </w:rPr>
        <w:footnoteRef/>
      </w:r>
      <w:r w:rsidRPr="006A1E6B">
        <w:t xml:space="preserve"> This AICPA Practice Aid, which was initially developed in 2001, was revised in 2014 by the AICPA staff and IPR&amp;D Task Force.</w:t>
      </w:r>
      <w:r>
        <w:t xml:space="preserve">  </w:t>
      </w:r>
      <w:r w:rsidRPr="006A1E6B">
        <w:t>Source: https://www.kpmg.com/CN/en/IssuesAndInsights/ArticlesPublications/Newsletters/Defining-Issues/Documents/Defining-Issues-O-1401-04.pdf</w:t>
      </w:r>
      <w:r>
        <w:t>.</w:t>
      </w:r>
    </w:p>
  </w:footnote>
  <w:footnote w:id="2">
    <w:p w14:paraId="30043110" w14:textId="77777777" w:rsidR="00717471" w:rsidRPr="00E106FD" w:rsidDel="00A56EA5" w:rsidRDefault="00717471" w:rsidP="00C016B5">
      <w:pPr>
        <w:pStyle w:val="FootnoteText"/>
        <w:rPr>
          <w:del w:id="453" w:author="Ayush Mittal" w:date="2019-04-26T16:53:00Z"/>
        </w:rPr>
      </w:pPr>
      <w:del w:id="454" w:author="Ayush Mittal" w:date="2019-04-26T16:53:00Z">
        <w:r w:rsidRPr="00E106FD" w:rsidDel="00A56EA5">
          <w:rPr>
            <w:rStyle w:val="FootnoteReference"/>
          </w:rPr>
          <w:footnoteRef/>
        </w:r>
        <w:r w:rsidRPr="00E106FD" w:rsidDel="00A56EA5">
          <w:delText xml:space="preserve"> Source: http</w:delText>
        </w:r>
        <w:r w:rsidDel="00A56EA5">
          <w:delText>s</w:delText>
        </w:r>
        <w:r w:rsidRPr="00E106FD" w:rsidDel="00A56EA5">
          <w:delText>://relationshipscience.com/rana-therapeutics-inc-o24965</w:delText>
        </w:r>
        <w:r w:rsidDel="00A56EA5">
          <w:delText>9.</w:delText>
        </w:r>
      </w:del>
    </w:p>
  </w:footnote>
  <w:footnote w:id="3">
    <w:p w14:paraId="2BDB04B6" w14:textId="77777777" w:rsidR="00717471" w:rsidRPr="00E106FD" w:rsidDel="00A56EA5" w:rsidRDefault="00717471" w:rsidP="00C016B5">
      <w:pPr>
        <w:pStyle w:val="FootnoteText"/>
        <w:rPr>
          <w:del w:id="457" w:author="Ayush Mittal" w:date="2019-04-26T16:53:00Z"/>
        </w:rPr>
      </w:pPr>
      <w:del w:id="458" w:author="Ayush Mittal" w:date="2019-04-26T16:53:00Z">
        <w:r w:rsidRPr="00E106FD" w:rsidDel="00A56EA5">
          <w:rPr>
            <w:rStyle w:val="FootnoteReference"/>
          </w:rPr>
          <w:footnoteRef/>
        </w:r>
        <w:r w:rsidRPr="00E106FD" w:rsidDel="00A56EA5">
          <w:delText xml:space="preserve"> Source: Company website, http://ranarx.com/about-rana/.</w:delText>
        </w:r>
      </w:del>
    </w:p>
  </w:footnote>
  <w:footnote w:id="4">
    <w:p w14:paraId="0C50820D" w14:textId="77777777" w:rsidR="00717471" w:rsidDel="00A56EA5" w:rsidRDefault="00717471" w:rsidP="00C016B5">
      <w:pPr>
        <w:pStyle w:val="FootnoteText"/>
        <w:rPr>
          <w:del w:id="461" w:author="Ayush Mittal" w:date="2019-04-26T16:53:00Z"/>
        </w:rPr>
      </w:pPr>
      <w:del w:id="462" w:author="Ayush Mittal" w:date="2019-04-26T16:53:00Z">
        <w:r w:rsidRPr="00E106FD" w:rsidDel="00A56EA5">
          <w:rPr>
            <w:rStyle w:val="FootnoteReference"/>
          </w:rPr>
          <w:footnoteRef/>
        </w:r>
        <w:r w:rsidRPr="00E106FD" w:rsidDel="00A56EA5">
          <w:delText xml:space="preserve"> Source: Information provided by Management</w:delText>
        </w:r>
      </w:del>
    </w:p>
  </w:footnote>
  <w:footnote w:id="5">
    <w:p w14:paraId="5951CC3A" w14:textId="1FB37E41" w:rsidR="00717471" w:rsidRDefault="00717471">
      <w:pPr>
        <w:pStyle w:val="FootnoteText"/>
      </w:pPr>
      <w:ins w:id="514" w:author="Ayush Mittal" w:date="2019-04-26T18:27:00Z">
        <w:r>
          <w:rPr>
            <w:rStyle w:val="FootnoteReference"/>
          </w:rPr>
          <w:footnoteRef/>
        </w:r>
        <w:r>
          <w:t xml:space="preserve"> Source: </w:t>
        </w:r>
        <w:r w:rsidRPr="00457E80">
          <w:t>https://www.bloomberg.com/research/stocks/private/snapshot.asp?privcapId=23409</w:t>
        </w:r>
        <w:r>
          <w:t>.</w:t>
        </w:r>
      </w:ins>
    </w:p>
  </w:footnote>
  <w:footnote w:id="6">
    <w:p w14:paraId="273CC98B" w14:textId="25C24925" w:rsidR="00717471" w:rsidDel="00457E80" w:rsidRDefault="00717471" w:rsidP="00C016B5">
      <w:pPr>
        <w:pStyle w:val="RNAFootnote1"/>
        <w:rPr>
          <w:del w:id="544" w:author="Ayush Mittal" w:date="2019-04-26T18:27:00Z"/>
        </w:rPr>
      </w:pPr>
      <w:del w:id="545" w:author="Ayush Mittal" w:date="2019-04-26T18:27:00Z">
        <w:r w:rsidDel="00457E80">
          <w:rPr>
            <w:rStyle w:val="FootnoteReference"/>
          </w:rPr>
          <w:footnoteRef/>
        </w:r>
        <w:r w:rsidDel="00457E80">
          <w:delText xml:space="preserve"> Source: Information provided by Management.</w:delText>
        </w:r>
      </w:del>
    </w:p>
  </w:footnote>
  <w:footnote w:id="7">
    <w:p w14:paraId="5D91DE32" w14:textId="7F3DD9D3" w:rsidR="00717471" w:rsidRDefault="00717471" w:rsidP="00C016B5">
      <w:pPr>
        <w:pStyle w:val="FootnoteText"/>
      </w:pPr>
      <w:r w:rsidRPr="00E106FD">
        <w:rPr>
          <w:rStyle w:val="FootnoteReference"/>
        </w:rPr>
        <w:footnoteRef/>
      </w:r>
      <w:r w:rsidRPr="00E106FD">
        <w:t xml:space="preserve"> Source: </w:t>
      </w:r>
      <w:del w:id="550" w:author="Ayush Mittal" w:date="2019-04-29T14:05:00Z">
        <w:r w:rsidRPr="00E106FD" w:rsidDel="00397902">
          <w:delText>Asset Purchase Agreement and i</w:delText>
        </w:r>
      </w:del>
      <w:ins w:id="551" w:author="Ayush Mittal" w:date="2019-04-29T14:05:00Z">
        <w:r>
          <w:t>I</w:t>
        </w:r>
      </w:ins>
      <w:r w:rsidRPr="00E106FD">
        <w:t>nformation provided by Management.</w:t>
      </w:r>
    </w:p>
  </w:footnote>
  <w:footnote w:id="8">
    <w:p w14:paraId="6E26C682" w14:textId="773F5BF0" w:rsidR="00717471" w:rsidRDefault="00717471">
      <w:pPr>
        <w:pStyle w:val="FootnoteText"/>
      </w:pPr>
      <w:ins w:id="813" w:author="Ayush Mittal" w:date="2019-04-29T15:09:00Z">
        <w:r>
          <w:rPr>
            <w:rStyle w:val="FootnoteReference"/>
          </w:rPr>
          <w:footnoteRef/>
        </w:r>
        <w:r>
          <w:t xml:space="preserve"> Source: Company Website: </w:t>
        </w:r>
      </w:ins>
      <w:ins w:id="814" w:author="Ayush Mittal" w:date="2019-04-29T15:10:00Z">
        <w:r w:rsidRPr="00B51283">
          <w:rPr>
            <w:rPrChange w:id="815" w:author="Ayush Mittal" w:date="2019-04-29T15:10:00Z">
              <w:rPr>
                <w:rStyle w:val="Hyperlink"/>
              </w:rPr>
            </w:rPrChange>
          </w:rPr>
          <w:t>https://lrn.com/ethics-compliance/education/</w:t>
        </w:r>
      </w:ins>
      <w:ins w:id="816" w:author="Ayush Mittal" w:date="2019-04-29T15:09:00Z">
        <w:r>
          <w:t>.</w:t>
        </w:r>
      </w:ins>
    </w:p>
  </w:footnote>
  <w:footnote w:id="9">
    <w:p w14:paraId="2BA393CD" w14:textId="1E58060D" w:rsidR="00717471" w:rsidRDefault="00717471" w:rsidP="008C05A2">
      <w:pPr>
        <w:pStyle w:val="FootnoteText"/>
        <w:rPr>
          <w:ins w:id="822" w:author="Ayush Mittal" w:date="2019-04-29T15:12:00Z"/>
        </w:rPr>
      </w:pPr>
      <w:ins w:id="823" w:author="Ayush Mittal" w:date="2019-04-29T15:12:00Z">
        <w:r>
          <w:rPr>
            <w:rStyle w:val="FootnoteReference"/>
          </w:rPr>
          <w:footnoteRef/>
        </w:r>
        <w:r>
          <w:t xml:space="preserve"> Source: Company Website: </w:t>
        </w:r>
        <w:r w:rsidRPr="00F63321">
          <w:t>https://lrn.com/ethics-compliance/</w:t>
        </w:r>
        <w:r>
          <w:t>advisory-services</w:t>
        </w:r>
        <w:r w:rsidRPr="00F63321">
          <w:t>/</w:t>
        </w:r>
        <w:r>
          <w:t>.</w:t>
        </w:r>
      </w:ins>
    </w:p>
  </w:footnote>
  <w:footnote w:id="10">
    <w:p w14:paraId="3DC274B5" w14:textId="77777777" w:rsidR="00717471" w:rsidRDefault="00717471" w:rsidP="001635BA">
      <w:pPr>
        <w:pStyle w:val="FootnoteText"/>
        <w:rPr>
          <w:ins w:id="835" w:author="Ayush Mittal" w:date="2019-04-29T14:12:00Z"/>
        </w:rPr>
      </w:pPr>
      <w:ins w:id="836" w:author="Ayush Mittal" w:date="2019-04-29T14:12:00Z">
        <w:r>
          <w:rPr>
            <w:rStyle w:val="FootnoteReference"/>
          </w:rPr>
          <w:footnoteRef/>
        </w:r>
        <w:r>
          <w:t xml:space="preserve"> Source: Company website, </w:t>
        </w:r>
        <w:r w:rsidRPr="00A56EA5">
          <w:t>https://lrn.com/ethics-compliance/</w:t>
        </w:r>
        <w:r>
          <w:t>.</w:t>
        </w:r>
      </w:ins>
    </w:p>
  </w:footnote>
  <w:footnote w:id="11">
    <w:p w14:paraId="680424B6" w14:textId="77777777" w:rsidR="00717471" w:rsidRDefault="00717471" w:rsidP="001635BA">
      <w:pPr>
        <w:pStyle w:val="FootnoteText"/>
        <w:rPr>
          <w:ins w:id="839" w:author="Ayush Mittal" w:date="2019-04-29T14:12:00Z"/>
        </w:rPr>
      </w:pPr>
      <w:ins w:id="840" w:author="Ayush Mittal" w:date="2019-04-29T14:12:00Z">
        <w:r>
          <w:rPr>
            <w:rStyle w:val="FootnoteReference"/>
          </w:rPr>
          <w:footnoteRef/>
        </w:r>
        <w:r>
          <w:t xml:space="preserve"> Source: Company website, </w:t>
        </w:r>
        <w:r w:rsidRPr="00F63321">
          <w:t>https://lrn.com/governance-culture-leadership/</w:t>
        </w:r>
        <w:r>
          <w:t>.</w:t>
        </w:r>
      </w:ins>
    </w:p>
  </w:footnote>
  <w:footnote w:id="12">
    <w:p w14:paraId="64657173" w14:textId="77777777" w:rsidR="00717471" w:rsidDel="001635BA" w:rsidRDefault="00717471" w:rsidP="00C016B5">
      <w:pPr>
        <w:pStyle w:val="RNAFootnote1"/>
        <w:rPr>
          <w:del w:id="899" w:author="Ayush Mittal" w:date="2019-04-29T14:17:00Z"/>
        </w:rPr>
      </w:pPr>
      <w:del w:id="900" w:author="Ayush Mittal" w:date="2019-04-29T14:17:00Z">
        <w:r w:rsidDel="001635BA">
          <w:rPr>
            <w:rStyle w:val="FootnoteReference"/>
          </w:rPr>
          <w:footnoteRef/>
        </w:r>
        <w:r w:rsidDel="001635BA">
          <w:delText xml:space="preserve"> Source: Ibid.</w:delText>
        </w:r>
      </w:del>
    </w:p>
  </w:footnote>
  <w:footnote w:id="13">
    <w:p w14:paraId="59A1F654" w14:textId="77777777" w:rsidR="00717471" w:rsidDel="001635BA" w:rsidRDefault="00717471" w:rsidP="00C016B5">
      <w:pPr>
        <w:pStyle w:val="RNAFootnote1"/>
        <w:rPr>
          <w:del w:id="955" w:author="Ayush Mittal" w:date="2019-04-29T14:17:00Z"/>
        </w:rPr>
      </w:pPr>
      <w:del w:id="956" w:author="Ayush Mittal" w:date="2019-04-29T14:17:00Z">
        <w:r w:rsidDel="001635BA">
          <w:rPr>
            <w:rStyle w:val="FootnoteReference"/>
          </w:rPr>
          <w:footnoteRef/>
        </w:r>
        <w:r w:rsidDel="001635BA">
          <w:delText xml:space="preserve"> Source: Information provided by Management.</w:delText>
        </w:r>
      </w:del>
    </w:p>
  </w:footnote>
  <w:footnote w:id="14">
    <w:p w14:paraId="723433CC" w14:textId="26FFE0CD" w:rsidR="00717471" w:rsidRPr="00185394" w:rsidRDefault="00717471" w:rsidP="000E648A">
      <w:pPr>
        <w:pStyle w:val="RNAFootnote1"/>
        <w:rPr>
          <w:ins w:id="966" w:author="Ayush Mittal" w:date="2019-04-29T15:01:00Z"/>
          <w:rFonts w:ascii="Times New Roman" w:hAnsi="Times New Roman"/>
        </w:rPr>
      </w:pPr>
      <w:ins w:id="967" w:author="Ayush Mittal" w:date="2019-04-29T15:01:00Z">
        <w:r w:rsidRPr="00185394">
          <w:rPr>
            <w:rStyle w:val="FootnoteReference"/>
            <w:rFonts w:ascii="Times New Roman" w:hAnsi="Times New Roman"/>
          </w:rPr>
          <w:footnoteRef/>
        </w:r>
        <w:r w:rsidRPr="00185394">
          <w:rPr>
            <w:rFonts w:ascii="Times New Roman" w:hAnsi="Times New Roman"/>
          </w:rPr>
          <w:t xml:space="preserve"> Source: </w:t>
        </w:r>
      </w:ins>
      <w:ins w:id="968" w:author="Ayush Mittal" w:date="2019-04-29T15:02:00Z">
        <w:r w:rsidRPr="00B51283">
          <w:rPr>
            <w:rFonts w:ascii="Times New Roman" w:hAnsi="Times New Roman"/>
          </w:rPr>
          <w:t>http://www.patentsencyclopedia.com/assignee/lrn-corporation/</w:t>
        </w:r>
      </w:ins>
      <w:ins w:id="969" w:author="Ayush Mittal" w:date="2019-04-29T15:01:00Z">
        <w:r>
          <w:rPr>
            <w:rFonts w:ascii="Times New Roman" w:hAnsi="Times New Roman"/>
          </w:rPr>
          <w:t>.</w:t>
        </w:r>
      </w:ins>
    </w:p>
  </w:footnote>
  <w:footnote w:id="15">
    <w:p w14:paraId="7E8CE6CE" w14:textId="77777777" w:rsidR="00717471" w:rsidDel="00E94ECD" w:rsidRDefault="00717471" w:rsidP="00C016B5">
      <w:pPr>
        <w:pStyle w:val="RNAFootnote1"/>
        <w:rPr>
          <w:del w:id="1024" w:author="Ayush Mittal" w:date="2019-04-29T15:22:00Z"/>
        </w:rPr>
      </w:pPr>
      <w:del w:id="1025" w:author="Ayush Mittal" w:date="2019-04-29T15:22:00Z">
        <w:r w:rsidDel="00E94ECD">
          <w:rPr>
            <w:rStyle w:val="FootnoteReference"/>
          </w:rPr>
          <w:footnoteRef/>
        </w:r>
        <w:r w:rsidDel="00E94ECD">
          <w:delText xml:space="preserve"> Source: Information provided by Management.</w:delText>
        </w:r>
      </w:del>
    </w:p>
  </w:footnote>
  <w:footnote w:id="16">
    <w:p w14:paraId="7E7F5941" w14:textId="77777777" w:rsidR="00717471" w:rsidRPr="00E106FD" w:rsidRDefault="00717471" w:rsidP="00C016B5">
      <w:pPr>
        <w:pStyle w:val="FootnoteText"/>
      </w:pPr>
      <w:r w:rsidRPr="00E106FD">
        <w:rPr>
          <w:rStyle w:val="FootnoteReference"/>
        </w:rPr>
        <w:footnoteRef/>
      </w:r>
      <w:r w:rsidRPr="00E106FD">
        <w:t xml:space="preserve"> </w:t>
      </w:r>
      <w:r w:rsidRPr="00F66E85">
        <w:rPr>
          <w:lang w:val="en-IN"/>
        </w:rPr>
        <w:t>Source: Company</w:t>
      </w:r>
      <w:del w:id="1029" w:author="Ayush Mittal" w:date="2019-04-26T15:03:00Z">
        <w:r w:rsidRPr="00F66E85" w:rsidDel="00CA675D">
          <w:rPr>
            <w:lang w:val="en-IN"/>
          </w:rPr>
          <w:delText>’s</w:delText>
        </w:r>
      </w:del>
      <w:r w:rsidRPr="00F66E85">
        <w:rPr>
          <w:lang w:val="en-IN"/>
        </w:rPr>
        <w:t xml:space="preserve"> website, http://ranarx.com/about-rana/.</w:t>
      </w:r>
    </w:p>
  </w:footnote>
  <w:footnote w:id="17">
    <w:p w14:paraId="7D9EEB53" w14:textId="481770F7" w:rsidR="00717471" w:rsidRPr="00454A84" w:rsidRDefault="00717471" w:rsidP="00C016B5">
      <w:pPr>
        <w:pStyle w:val="RNAFootnote1"/>
        <w:rPr>
          <w:ins w:id="1084" w:author="Ayush Mittal" w:date="2019-04-26T14:06:00Z"/>
          <w:lang w:val="en-IN"/>
        </w:rPr>
      </w:pPr>
      <w:ins w:id="1085" w:author="Ayush Mittal" w:date="2019-04-26T14:06:00Z">
        <w:r w:rsidRPr="00185394">
          <w:rPr>
            <w:rStyle w:val="FootnoteReference"/>
            <w:rFonts w:ascii="Times New Roman" w:hAnsi="Times New Roman"/>
          </w:rPr>
          <w:footnoteRef/>
        </w:r>
        <w:r w:rsidRPr="00185394">
          <w:t xml:space="preserve"> </w:t>
        </w:r>
        <w:r w:rsidRPr="00185394">
          <w:rPr>
            <w:lang w:val="en-IN"/>
          </w:rPr>
          <w:t xml:space="preserve">Source: </w:t>
        </w:r>
      </w:ins>
      <w:ins w:id="1086" w:author="Ayush Mittal" w:date="2019-04-26T15:02:00Z">
        <w:r w:rsidRPr="00F66E85">
          <w:rPr>
            <w:lang w:val="en-IN"/>
          </w:rPr>
          <w:t xml:space="preserve">Company website, </w:t>
        </w:r>
      </w:ins>
      <w:ins w:id="1087" w:author="Ayush Mittal" w:date="2019-04-26T14:06:00Z">
        <w:r w:rsidRPr="00185394">
          <w:rPr>
            <w:lang w:val="en-IN"/>
          </w:rPr>
          <w:t>http://lrn.com/about/people/</w:t>
        </w:r>
      </w:ins>
      <w:ins w:id="1088" w:author="Ayush Mittal" w:date="2019-04-26T15:00:00Z">
        <w:r>
          <w:rPr>
            <w:lang w:val="en-IN"/>
          </w:rPr>
          <w:t>.</w:t>
        </w:r>
      </w:ins>
    </w:p>
  </w:footnote>
  <w:footnote w:id="18">
    <w:p w14:paraId="54B6CA09" w14:textId="3AB3F1BC" w:rsidR="00717471" w:rsidRPr="00C016B5" w:rsidRDefault="00717471">
      <w:pPr>
        <w:pStyle w:val="FootnoteText"/>
        <w:rPr>
          <w:ins w:id="1134" w:author="Ayush Mittal" w:date="2019-04-26T14:06:00Z"/>
          <w:rPrChange w:id="1135" w:author="Ayush Mittal" w:date="2019-04-26T14:16:00Z">
            <w:rPr>
              <w:ins w:id="1136" w:author="Ayush Mittal" w:date="2019-04-26T14:06:00Z"/>
              <w:rFonts w:ascii="Times New Roman" w:hAnsi="Times New Roman"/>
              <w:lang w:val="en-IN"/>
            </w:rPr>
          </w:rPrChange>
        </w:rPr>
        <w:pPrChange w:id="1137" w:author="Ayush Mittal" w:date="2019-04-26T14:16:00Z">
          <w:pPr>
            <w:pStyle w:val="RNAFootnote1"/>
          </w:pPr>
        </w:pPrChange>
      </w:pPr>
      <w:ins w:id="1138" w:author="Ayush Mittal" w:date="2019-04-26T14:06:00Z">
        <w:r w:rsidRPr="00C016B5">
          <w:rPr>
            <w:rStyle w:val="FootnoteReference"/>
          </w:rPr>
          <w:footnoteRef/>
        </w:r>
        <w:r w:rsidRPr="00C016B5">
          <w:t xml:space="preserve"> Source: http://www.bloomberg.com/research/stocks/private/person.asp?personId=7244590&amp;privcapId=544780</w:t>
        </w:r>
      </w:ins>
      <w:ins w:id="1139" w:author="Ayush Mittal" w:date="2019-04-26T14:59:00Z">
        <w:r>
          <w:t>.</w:t>
        </w:r>
      </w:ins>
    </w:p>
  </w:footnote>
  <w:footnote w:id="19">
    <w:p w14:paraId="03208F6C" w14:textId="72DB32ED" w:rsidR="00717471" w:rsidRDefault="00717471" w:rsidP="00C016B5">
      <w:pPr>
        <w:pStyle w:val="FootnoteText"/>
      </w:pPr>
      <w:ins w:id="1251" w:author="Ayush Mittal" w:date="2019-04-26T14:15:00Z">
        <w:r>
          <w:rPr>
            <w:rStyle w:val="FootnoteReference"/>
          </w:rPr>
          <w:footnoteRef/>
        </w:r>
        <w:r>
          <w:t xml:space="preserve"> </w:t>
        </w:r>
        <w:r w:rsidRPr="00F51D54">
          <w:rPr>
            <w:rStyle w:val="RNAFootnote1Char"/>
            <w:rPrChange w:id="1252" w:author="Ayush Mittal" w:date="2019-04-26T15:07:00Z">
              <w:rPr/>
            </w:rPrChange>
          </w:rPr>
          <w:t xml:space="preserve">Source: </w:t>
        </w:r>
      </w:ins>
      <w:ins w:id="1253" w:author="Ayush Mittal" w:date="2019-04-26T15:04:00Z">
        <w:r w:rsidRPr="00F51D54">
          <w:rPr>
            <w:rStyle w:val="RNAFootnote1Char"/>
            <w:rPrChange w:id="1254" w:author="Ayush Mittal" w:date="2019-04-26T15:07:00Z">
              <w:rPr/>
            </w:rPrChange>
          </w:rPr>
          <w:t>https://www.bloomberg.com/research/stocks/private/person.asp?personId=312432874&amp;privcapId=544780</w:t>
        </w:r>
      </w:ins>
      <w:ins w:id="1255" w:author="Ayush Mittal" w:date="2019-04-26T15:05:00Z">
        <w:r w:rsidRPr="00F51D54">
          <w:rPr>
            <w:rStyle w:val="RNAFootnote1Char"/>
            <w:rPrChange w:id="1256" w:author="Ayush Mittal" w:date="2019-04-26T15:07:00Z">
              <w:rPr/>
            </w:rPrChange>
          </w:rPr>
          <w:t>.</w:t>
        </w:r>
      </w:ins>
    </w:p>
  </w:footnote>
  <w:footnote w:id="20">
    <w:p w14:paraId="45648939" w14:textId="0C53E718" w:rsidR="00717471" w:rsidRDefault="00717471">
      <w:pPr>
        <w:pStyle w:val="FootnoteText"/>
      </w:pPr>
      <w:ins w:id="1485" w:author="Ayush Mittal" w:date="2019-04-26T14:59:00Z">
        <w:r>
          <w:rPr>
            <w:rStyle w:val="FootnoteReference"/>
          </w:rPr>
          <w:footnoteRef/>
        </w:r>
        <w:r>
          <w:t xml:space="preserve"> Source: </w:t>
        </w:r>
        <w:r w:rsidRPr="00CA675D">
          <w:t>https://www.linkedin.com/in/danielleschlar</w:t>
        </w:r>
        <w:r>
          <w:t>.</w:t>
        </w:r>
      </w:ins>
    </w:p>
  </w:footnote>
  <w:footnote w:id="21">
    <w:p w14:paraId="3A2BAE4B" w14:textId="77777777" w:rsidR="00717471" w:rsidRPr="0031041F" w:rsidRDefault="00717471" w:rsidP="00C016B5">
      <w:pPr>
        <w:pStyle w:val="FootnoteText"/>
        <w:rPr>
          <w:lang w:val="en-IN"/>
        </w:rPr>
      </w:pPr>
      <w:r w:rsidRPr="0031041F">
        <w:rPr>
          <w:rStyle w:val="FootnoteReference"/>
        </w:rPr>
        <w:footnoteRef/>
      </w:r>
      <w:r w:rsidRPr="0031041F">
        <w:t xml:space="preserve"> </w:t>
      </w:r>
      <w:r w:rsidRPr="0031041F">
        <w:rPr>
          <w:lang w:val="en-IN"/>
        </w:rPr>
        <w:t>Source: Article</w:t>
      </w:r>
      <w:r>
        <w:rPr>
          <w:lang w:val="en-IN"/>
        </w:rPr>
        <w:t xml:space="preserve"> published in July 2016</w:t>
      </w:r>
      <w:r w:rsidRPr="0031041F">
        <w:rPr>
          <w:lang w:val="en-IN"/>
        </w:rPr>
        <w:t>, “Bioprocessing Technology Trends of RNA-Based Therapeutics and Vaccines”, http://www.biopharminternational.com/bioprocessing-technology-trends-rna-based-therapeutics-and-vaccines</w:t>
      </w:r>
      <w:r>
        <w:rPr>
          <w:lang w:val="en-IN"/>
        </w:rPr>
        <w:t>.</w:t>
      </w:r>
    </w:p>
  </w:footnote>
  <w:footnote w:id="22">
    <w:p w14:paraId="38CA34CF" w14:textId="77777777" w:rsidR="00717471" w:rsidRPr="00941284" w:rsidRDefault="00717471" w:rsidP="00C016B5">
      <w:pPr>
        <w:pStyle w:val="FootnoteText"/>
        <w:rPr>
          <w:lang w:val="en-IN"/>
        </w:rPr>
      </w:pPr>
      <w:r w:rsidRPr="00941284">
        <w:rPr>
          <w:rStyle w:val="FootnoteReference"/>
        </w:rPr>
        <w:footnoteRef/>
      </w:r>
      <w:r w:rsidRPr="00941284">
        <w:t xml:space="preserve"> </w:t>
      </w:r>
      <w:r w:rsidRPr="00941284">
        <w:rPr>
          <w:lang w:val="en-IN"/>
        </w:rPr>
        <w:t>Source: Article published in November 2016, “RNAi Therapeutics Market, 2015 - 2030”, http://www.prnewswire.com/news-releases/rnai-therapeutics-market-2015---2030-300357424.html.</w:t>
      </w:r>
    </w:p>
  </w:footnote>
  <w:footnote w:id="23">
    <w:p w14:paraId="4058C091" w14:textId="77777777" w:rsidR="00717471" w:rsidRPr="00941284" w:rsidRDefault="00717471" w:rsidP="00C016B5">
      <w:pPr>
        <w:pStyle w:val="FootnoteText"/>
        <w:rPr>
          <w:lang w:val="en-IN"/>
        </w:rPr>
      </w:pPr>
      <w:r w:rsidRPr="00941284">
        <w:rPr>
          <w:rStyle w:val="FootnoteReference"/>
        </w:rPr>
        <w:footnoteRef/>
      </w:r>
      <w:r w:rsidRPr="00941284">
        <w:t xml:space="preserve"> </w:t>
      </w:r>
      <w:r w:rsidRPr="00941284">
        <w:rPr>
          <w:lang w:val="en-IN"/>
        </w:rPr>
        <w:t>Source: Article, “Antisense and RNAi Therapeutics Market Will Grow To $4.58 Billion By 2022: Grand View Research, Inc.”, http://www.medgadget.com/2016/05/antisense-and-rnai-therapeutics-market-will-grow-to-4-58-billion-by-2022-grand-view-research-inc.html.</w:t>
      </w:r>
    </w:p>
  </w:footnote>
  <w:footnote w:id="24">
    <w:p w14:paraId="27E04C93" w14:textId="77777777" w:rsidR="00717471" w:rsidRPr="00941284" w:rsidRDefault="00717471" w:rsidP="00C016B5">
      <w:pPr>
        <w:pStyle w:val="FootnoteText"/>
        <w:rPr>
          <w:lang w:val="en-IN"/>
        </w:rPr>
      </w:pPr>
      <w:r w:rsidRPr="00941284">
        <w:rPr>
          <w:rStyle w:val="FootnoteReference"/>
        </w:rPr>
        <w:footnoteRef/>
      </w:r>
      <w:r w:rsidRPr="00941284">
        <w:t xml:space="preserve"> </w:t>
      </w:r>
      <w:r w:rsidRPr="00941284">
        <w:rPr>
          <w:lang w:val="en-IN"/>
        </w:rPr>
        <w:t>Source: News Release, “Global Respiratory Disorders Market Forecast to Reach $46.6 Billion By 2022 - Current Clinical and Commercial Landscape: MarketResearchReports.biz”, https://globenewswire.com/news-release/2016/09/14/871840/0/en/Global-Respiratory-Disorders-Market-Forecast-To-Reach-46-6-Billion-By-2022-Current-Clinical-and-Commercial-Landscape-MarketResearchReports-biz.html</w:t>
      </w:r>
    </w:p>
  </w:footnote>
  <w:footnote w:id="25">
    <w:p w14:paraId="62E66B55" w14:textId="77777777" w:rsidR="00717471" w:rsidRPr="00941284" w:rsidRDefault="00717471" w:rsidP="00C016B5">
      <w:pPr>
        <w:pStyle w:val="FootnoteText"/>
        <w:rPr>
          <w:lang w:val="en-IN"/>
        </w:rPr>
      </w:pPr>
      <w:r w:rsidRPr="00941284">
        <w:rPr>
          <w:rStyle w:val="FootnoteReference"/>
        </w:rPr>
        <w:footnoteRef/>
      </w:r>
      <w:r w:rsidRPr="00941284">
        <w:t xml:space="preserve"> </w:t>
      </w:r>
      <w:r w:rsidRPr="00941284">
        <w:rPr>
          <w:lang w:val="en-IN"/>
        </w:rPr>
        <w:t>Source: Article, “Global Cystic Fibrosis Therapeutics Market 2016-2026”, http://www.marketwatch.com/story/global-cystic-fibrosis-therapeutics-market-2016-2026-2016-11-03-11203415</w:t>
      </w:r>
      <w:r>
        <w:rPr>
          <w:lang w:val="en-IN"/>
        </w:rPr>
        <w:t>.</w:t>
      </w:r>
    </w:p>
  </w:footnote>
  <w:footnote w:id="26">
    <w:p w14:paraId="3CB0841B" w14:textId="77777777" w:rsidR="00717471" w:rsidRDefault="00717471" w:rsidP="00C016B5">
      <w:pPr>
        <w:pStyle w:val="FootnoteText"/>
      </w:pPr>
      <w:r w:rsidRPr="00E106FD">
        <w:rPr>
          <w:rStyle w:val="FootnoteReference"/>
        </w:rPr>
        <w:footnoteRef/>
      </w:r>
      <w:r w:rsidRPr="00E106FD">
        <w:t xml:space="preserve"> Source: https://www.ncbi.nlm.nih.gov/books/NBK1217/.</w:t>
      </w:r>
    </w:p>
  </w:footnote>
  <w:footnote w:id="27">
    <w:p w14:paraId="5AC8CCAF" w14:textId="77777777" w:rsidR="00717471" w:rsidRDefault="00717471" w:rsidP="00C016B5">
      <w:pPr>
        <w:pStyle w:val="FootnoteText"/>
      </w:pPr>
      <w:r w:rsidRPr="00E106FD">
        <w:rPr>
          <w:rStyle w:val="FootnoteReference"/>
        </w:rPr>
        <w:footnoteRef/>
      </w:r>
      <w:r w:rsidRPr="00E106FD">
        <w:t xml:space="preserve"> Source: https://rarediseases.org/rare-diseases/ornithine-transcarbamylase-deficiency/.</w:t>
      </w:r>
    </w:p>
  </w:footnote>
  <w:footnote w:id="28">
    <w:p w14:paraId="64613D59" w14:textId="77777777" w:rsidR="00717471" w:rsidRDefault="00717471" w:rsidP="00C016B5">
      <w:pPr>
        <w:pStyle w:val="FootnoteText"/>
      </w:pPr>
      <w:r w:rsidRPr="00E106FD">
        <w:rPr>
          <w:rStyle w:val="FootnoteReference"/>
        </w:rPr>
        <w:footnoteRef/>
      </w:r>
      <w:r w:rsidRPr="00E106FD">
        <w:t xml:space="preserve"> Source: https://www.ncbi.nlm.nih.gov/books/NBK154378/.</w:t>
      </w:r>
    </w:p>
  </w:footnote>
  <w:footnote w:id="29">
    <w:p w14:paraId="017B6F21" w14:textId="77777777" w:rsidR="00717471" w:rsidRDefault="00717471" w:rsidP="00C016B5">
      <w:pPr>
        <w:pStyle w:val="FootnoteText"/>
      </w:pPr>
      <w:r w:rsidRPr="00E106FD">
        <w:rPr>
          <w:rStyle w:val="FootnoteReference"/>
        </w:rPr>
        <w:footnoteRef/>
      </w:r>
      <w:r w:rsidRPr="00E106FD">
        <w:t xml:space="preserve"> Source: https://www.ncbi.nlm.nih.gov/pmc/articles/PMC4364413/.</w:t>
      </w:r>
    </w:p>
  </w:footnote>
  <w:footnote w:id="30">
    <w:p w14:paraId="7762F8C3" w14:textId="77777777" w:rsidR="00717471" w:rsidRDefault="00717471" w:rsidP="00C016B5">
      <w:pPr>
        <w:pStyle w:val="FootnoteText"/>
      </w:pPr>
      <w:r w:rsidRPr="00E106FD">
        <w:rPr>
          <w:rStyle w:val="FootnoteReference"/>
        </w:rPr>
        <w:footnoteRef/>
      </w:r>
      <w:r w:rsidRPr="00E106FD">
        <w:t xml:space="preserve"> Source: Information provided by Management.</w:t>
      </w:r>
    </w:p>
  </w:footnote>
  <w:footnote w:id="31">
    <w:p w14:paraId="60971B12" w14:textId="597FB396" w:rsidR="00717471" w:rsidRPr="009C143C" w:rsidDel="006C64F0" w:rsidRDefault="00717471">
      <w:pPr>
        <w:pStyle w:val="FootnoteText"/>
        <w:rPr>
          <w:del w:id="1846" w:author="Ayush Mittal" w:date="2019-04-29T18:39:00Z"/>
        </w:rPr>
        <w:pPrChange w:id="1847" w:author="Ayush Mittal" w:date="2019-04-26T14:16:00Z">
          <w:pPr>
            <w:pStyle w:val="FootnoteText"/>
            <w:ind w:left="144" w:hanging="144"/>
          </w:pPr>
        </w:pPrChange>
      </w:pPr>
      <w:del w:id="1848" w:author="Ayush Mittal" w:date="2019-04-29T18:39:00Z">
        <w:r w:rsidRPr="009C143C" w:rsidDel="006C64F0">
          <w:rPr>
            <w:rStyle w:val="FootnoteReference"/>
            <w:color w:val="404040" w:themeColor="text1" w:themeTint="BF"/>
          </w:rPr>
          <w:footnoteRef/>
        </w:r>
        <w:r w:rsidRPr="009C143C" w:rsidDel="006C64F0">
          <w:delText xml:space="preserve"> Source: News article “New Pharmaceutical Product Launch Spend: Developing Competitive Launch and Pre-launch Budgets to Ensure a Successful Market Entry”, dated September 20, 2013, http://www.prnewswire.com/news-releases/new-pharmaceutical-product-launch-spend-developing-competitive-launch-and-pre-launch-budgets-to-ensure-a-successful-market-entry-224614101.html.</w:delText>
        </w:r>
      </w:del>
    </w:p>
  </w:footnote>
  <w:footnote w:id="32">
    <w:p w14:paraId="29AA1D02" w14:textId="12499055" w:rsidR="00717471" w:rsidDel="006C64F0" w:rsidRDefault="00717471">
      <w:pPr>
        <w:pStyle w:val="FootnoteText"/>
        <w:rPr>
          <w:del w:id="1849" w:author="Ayush Mittal" w:date="2019-04-29T18:39:00Z"/>
        </w:rPr>
        <w:pPrChange w:id="1850" w:author="Ayush Mittal" w:date="2019-04-26T14:16:00Z">
          <w:pPr>
            <w:pStyle w:val="FootnoteText"/>
            <w:ind w:left="144" w:hanging="144"/>
          </w:pPr>
        </w:pPrChange>
      </w:pPr>
      <w:del w:id="1851" w:author="Ayush Mittal" w:date="2019-04-29T18:39:00Z">
        <w:r w:rsidRPr="009C143C" w:rsidDel="006C64F0">
          <w:rPr>
            <w:rStyle w:val="FootnoteReference"/>
            <w:color w:val="404040" w:themeColor="text1" w:themeTint="BF"/>
          </w:rPr>
          <w:footnoteRef/>
        </w:r>
        <w:r w:rsidRPr="009C143C" w:rsidDel="006C64F0">
          <w:delText xml:space="preserve"> Source: Report “Launch success in specialty medicine” dated August 2009, http://heritagepartners.com/wp-content/uploads/2015/12/60780_wrmw2.LaunchSpecialtyMedicine.MedAdNews-2-1.pdf.</w:delText>
        </w:r>
      </w:del>
    </w:p>
  </w:footnote>
  <w:footnote w:id="33">
    <w:p w14:paraId="38A62FD4" w14:textId="0CADB82E" w:rsidR="00717471" w:rsidRPr="00AA30EC" w:rsidDel="00130D0F" w:rsidRDefault="00717471" w:rsidP="00C016B5">
      <w:pPr>
        <w:pStyle w:val="FootnoteText"/>
        <w:rPr>
          <w:del w:id="1920" w:author="Ayush Mittal" w:date="2019-04-29T18:51:00Z"/>
        </w:rPr>
      </w:pPr>
      <w:del w:id="1921" w:author="Ayush Mittal" w:date="2019-04-29T18:51:00Z">
        <w:r w:rsidRPr="00AA30EC" w:rsidDel="00130D0F">
          <w:rPr>
            <w:rStyle w:val="FootnoteReference"/>
          </w:rPr>
          <w:footnoteRef/>
        </w:r>
        <w:r w:rsidRPr="00AA30EC" w:rsidDel="00130D0F">
          <w:delText xml:space="preserve"> Source: “Valuation in Life Sciences”, Bogdan and Villiger</w:delText>
        </w:r>
        <w:r w:rsidDel="00130D0F">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2520F" w14:textId="68A230DF" w:rsidR="00717471" w:rsidRPr="00264D7C" w:rsidRDefault="00717471" w:rsidP="00573796">
    <w:pPr>
      <w:pStyle w:val="TableHeader"/>
      <w:rPr>
        <w:rFonts w:ascii="Georgia" w:eastAsia="Calibri" w:hAnsi="Georgia"/>
        <w:color w:val="2E74B5" w:themeColor="accent2" w:themeShade="BF"/>
        <w:sz w:val="22"/>
        <w:szCs w:val="24"/>
      </w:rPr>
    </w:pPr>
    <w:del w:id="2226" w:author="Ayush Mittal" w:date="2019-04-26T11:27:00Z">
      <w:r w:rsidDel="00B119E7">
        <w:rPr>
          <w:rFonts w:ascii="Georgia" w:hAnsi="Georgia"/>
          <w:color w:val="2E74B5" w:themeColor="accent2" w:themeShade="BF"/>
          <w:sz w:val="22"/>
          <w:szCs w:val="24"/>
        </w:rPr>
        <w:delText>RaNA Therapeutics/Shire MRT</w:delText>
      </w:r>
    </w:del>
    <w:ins w:id="2227" w:author="Ayush Mittal" w:date="2019-04-26T11:27:00Z">
      <w:r>
        <w:rPr>
          <w:rFonts w:ascii="Georgia" w:hAnsi="Georgia"/>
          <w:color w:val="2E74B5" w:themeColor="accent2" w:themeShade="BF"/>
          <w:sz w:val="22"/>
          <w:szCs w:val="24"/>
        </w:rPr>
        <w:t>LRN Corporation/</w:t>
      </w:r>
    </w:ins>
    <w:ins w:id="2228" w:author="Ayush Mittal" w:date="2019-04-26T11:28:00Z">
      <w:r w:rsidRPr="00B119E7">
        <w:rPr>
          <w:rFonts w:ascii="Georgia" w:hAnsi="Georgia"/>
          <w:color w:val="2E74B5" w:themeColor="accent2" w:themeShade="BF"/>
          <w:sz w:val="22"/>
          <w:szCs w:val="24"/>
        </w:rPr>
        <w:t>Leeds Equity Partners VI, L.P</w:t>
      </w:r>
    </w:ins>
    <w:r>
      <w:rPr>
        <w:rFonts w:ascii="Georgia" w:hAnsi="Georgia"/>
        <w:color w:val="2E74B5" w:themeColor="accent2" w:themeShade="BF"/>
        <w:sz w:val="22"/>
        <w:szCs w:val="24"/>
      </w:rPr>
      <w:t xml:space="preserve"> Purchase Price Allocation</w:t>
    </w:r>
    <w:r w:rsidRPr="00264D7C">
      <w:rPr>
        <w:rFonts w:ascii="Georgia" w:eastAsia="Calibri" w:hAnsi="Georgia"/>
        <w:color w:val="2E74B5" w:themeColor="accent2" w:themeShade="BF"/>
        <w:sz w:val="22"/>
        <w:szCs w:val="24"/>
      </w:rPr>
      <w:ptab w:relativeTo="margin" w:alignment="right" w:leader="none"/>
    </w:r>
  </w:p>
  <w:p w14:paraId="2472DB20" w14:textId="77777777" w:rsidR="00717471" w:rsidRDefault="00717471">
    <w:pPr>
      <w:pStyle w:val="Header"/>
    </w:pPr>
    <w:r>
      <w:rPr>
        <w:noProof/>
      </w:rPr>
      <w:drawing>
        <wp:anchor distT="0" distB="0" distL="114300" distR="114300" simplePos="0" relativeHeight="251661312" behindDoc="1" locked="0" layoutInCell="1" allowOverlap="1" wp14:anchorId="6D643BB5" wp14:editId="395389A3">
          <wp:simplePos x="0" y="0"/>
          <wp:positionH relativeFrom="column">
            <wp:posOffset>-685800</wp:posOffset>
          </wp:positionH>
          <wp:positionV relativeFrom="paragraph">
            <wp:posOffset>50800</wp:posOffset>
          </wp:positionV>
          <wp:extent cx="7785100" cy="138430"/>
          <wp:effectExtent l="0" t="0" r="12700" b="0"/>
          <wp:wrapNone/>
          <wp:docPr id="7" name="Picture 7" descr="Macintosh HD:Users:jalea13:Desktop:RNA Word Doc:art: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lea13:Desktop:RNA Word Doc:art:lin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38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F0A"/>
    <w:multiLevelType w:val="hybridMultilevel"/>
    <w:tmpl w:val="1C76334A"/>
    <w:lvl w:ilvl="0" w:tplc="63B69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A1B8D"/>
    <w:multiLevelType w:val="hybridMultilevel"/>
    <w:tmpl w:val="68840D00"/>
    <w:lvl w:ilvl="0" w:tplc="C0CAAC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64CC7"/>
    <w:multiLevelType w:val="hybridMultilevel"/>
    <w:tmpl w:val="66DEEB2A"/>
    <w:lvl w:ilvl="0" w:tplc="21D0917A">
      <w:start w:val="1"/>
      <w:numFmt w:val="lowerRoman"/>
      <w:lvlText w:val="(%1)"/>
      <w:lvlJc w:val="left"/>
      <w:pPr>
        <w:ind w:left="576" w:hanging="288"/>
      </w:pPr>
      <w:rPr>
        <w:rFonts w:hint="default"/>
        <w:b w:val="0"/>
        <w:bCs w:val="0"/>
        <w:i w:val="0"/>
        <w:iCs w:val="0"/>
        <w:color w:val="595959" w:themeColor="text1" w:themeTint="A6"/>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25CC9"/>
    <w:multiLevelType w:val="hybridMultilevel"/>
    <w:tmpl w:val="D0365804"/>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97DAD"/>
    <w:multiLevelType w:val="hybridMultilevel"/>
    <w:tmpl w:val="741487D2"/>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61B9D"/>
    <w:multiLevelType w:val="hybridMultilevel"/>
    <w:tmpl w:val="C516540C"/>
    <w:lvl w:ilvl="0" w:tplc="8612D0C0">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070612"/>
    <w:multiLevelType w:val="hybridMultilevel"/>
    <w:tmpl w:val="56C09E8E"/>
    <w:lvl w:ilvl="0" w:tplc="A12468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C14F07"/>
    <w:multiLevelType w:val="hybridMultilevel"/>
    <w:tmpl w:val="3A645A72"/>
    <w:lvl w:ilvl="0" w:tplc="2C66A786">
      <w:start w:val="1"/>
      <w:numFmt w:val="lowerRoman"/>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1075AE"/>
    <w:multiLevelType w:val="hybridMultilevel"/>
    <w:tmpl w:val="CC44E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0F1C5B"/>
    <w:multiLevelType w:val="hybridMultilevel"/>
    <w:tmpl w:val="20E8B36E"/>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B7028"/>
    <w:multiLevelType w:val="hybridMultilevel"/>
    <w:tmpl w:val="F020AA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77872"/>
    <w:multiLevelType w:val="hybridMultilevel"/>
    <w:tmpl w:val="EDD0DE6A"/>
    <w:lvl w:ilvl="0" w:tplc="8612D0C0">
      <w:start w:val="1"/>
      <w:numFmt w:val="lowerRoman"/>
      <w:lvlText w:val="(%1)"/>
      <w:lvlJc w:val="left"/>
      <w:pPr>
        <w:ind w:left="1080" w:hanging="720"/>
      </w:pPr>
      <w:rPr>
        <w:rFonts w:hint="default"/>
      </w:rPr>
    </w:lvl>
    <w:lvl w:ilvl="1" w:tplc="08C271BE">
      <w:start w:val="1"/>
      <w:numFmt w:val="lowerLetter"/>
      <w:pStyle w:val="RNABodyCopy-2ndABClist"/>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879E0"/>
    <w:multiLevelType w:val="hybridMultilevel"/>
    <w:tmpl w:val="AA32E4AA"/>
    <w:lvl w:ilvl="0" w:tplc="9BF2FD2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7A198C"/>
    <w:multiLevelType w:val="hybridMultilevel"/>
    <w:tmpl w:val="5010DF52"/>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456E07"/>
    <w:multiLevelType w:val="hybridMultilevel"/>
    <w:tmpl w:val="8BB07010"/>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7D14F4"/>
    <w:multiLevelType w:val="hybridMultilevel"/>
    <w:tmpl w:val="6E3A31AE"/>
    <w:lvl w:ilvl="0" w:tplc="6CC2CD98">
      <w:start w:val="1"/>
      <w:numFmt w:val="lowerRoman"/>
      <w:lvlText w:val="(%1)"/>
      <w:lvlJc w:val="left"/>
      <w:pPr>
        <w:ind w:left="720" w:hanging="360"/>
      </w:pPr>
      <w:rPr>
        <w:rFonts w:ascii="Georgia" w:eastAsiaTheme="majorEastAsia" w:hAnsi="Georg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D39DB"/>
    <w:multiLevelType w:val="hybridMultilevel"/>
    <w:tmpl w:val="7EE21742"/>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8F2C47"/>
    <w:multiLevelType w:val="hybridMultilevel"/>
    <w:tmpl w:val="B85876B0"/>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B907B5"/>
    <w:multiLevelType w:val="hybridMultilevel"/>
    <w:tmpl w:val="959875F2"/>
    <w:lvl w:ilvl="0" w:tplc="21D0917A">
      <w:start w:val="1"/>
      <w:numFmt w:val="lowerRoman"/>
      <w:lvlText w:val="(%1)"/>
      <w:lvlJc w:val="left"/>
      <w:pPr>
        <w:ind w:left="1080" w:hanging="360"/>
      </w:pPr>
      <w:rPr>
        <w:rFonts w:hint="default"/>
        <w:b w:val="0"/>
        <w:bCs w:val="0"/>
        <w:i w:val="0"/>
        <w:iCs w:val="0"/>
        <w:color w:val="595959" w:themeColor="text1" w:themeTint="A6"/>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9DD3684"/>
    <w:multiLevelType w:val="hybridMultilevel"/>
    <w:tmpl w:val="E7F64AB0"/>
    <w:lvl w:ilvl="0" w:tplc="4386F6F0">
      <w:start w:val="1"/>
      <w:numFmt w:val="decimal"/>
      <w:pStyle w:val="BodyTextNumbered"/>
      <w:lvlText w:val="%1."/>
      <w:lvlJc w:val="right"/>
      <w:pPr>
        <w:tabs>
          <w:tab w:val="num" w:pos="360"/>
        </w:tabs>
        <w:ind w:left="360"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A7D3A3F"/>
    <w:multiLevelType w:val="hybridMultilevel"/>
    <w:tmpl w:val="8AA6A832"/>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215388"/>
    <w:multiLevelType w:val="hybridMultilevel"/>
    <w:tmpl w:val="B798F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B7D32"/>
    <w:multiLevelType w:val="hybridMultilevel"/>
    <w:tmpl w:val="2034F188"/>
    <w:lvl w:ilvl="0" w:tplc="7DFCAAB4">
      <w:start w:val="1"/>
      <w:numFmt w:val="lowerRoman"/>
      <w:pStyle w:val="RNANumberedList"/>
      <w:lvlText w:val="(%1)"/>
      <w:lvlJc w:val="left"/>
      <w:pPr>
        <w:ind w:left="576" w:hanging="288"/>
      </w:pPr>
      <w:rPr>
        <w:rFonts w:hint="default"/>
        <w:b w:val="0"/>
        <w:bCs w:val="0"/>
        <w:i w:val="0"/>
        <w:iCs w:val="0"/>
        <w:color w:val="595959" w:themeColor="text1" w:themeTint="A6"/>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1E7944"/>
    <w:multiLevelType w:val="hybridMultilevel"/>
    <w:tmpl w:val="F92A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9F7DF8"/>
    <w:multiLevelType w:val="hybridMultilevel"/>
    <w:tmpl w:val="8EE2F58A"/>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083C57"/>
    <w:multiLevelType w:val="hybridMultilevel"/>
    <w:tmpl w:val="47C01408"/>
    <w:lvl w:ilvl="0" w:tplc="07B279E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E63D9B"/>
    <w:multiLevelType w:val="hybridMultilevel"/>
    <w:tmpl w:val="E50E0E08"/>
    <w:lvl w:ilvl="0" w:tplc="DF8A2D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E65BF3"/>
    <w:multiLevelType w:val="hybridMultilevel"/>
    <w:tmpl w:val="6ECE451A"/>
    <w:lvl w:ilvl="0" w:tplc="A124683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771312"/>
    <w:multiLevelType w:val="hybridMultilevel"/>
    <w:tmpl w:val="A43E4782"/>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F77E3A"/>
    <w:multiLevelType w:val="hybridMultilevel"/>
    <w:tmpl w:val="5CB4EAB0"/>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F235DC"/>
    <w:multiLevelType w:val="hybridMultilevel"/>
    <w:tmpl w:val="CF988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197561"/>
    <w:multiLevelType w:val="hybridMultilevel"/>
    <w:tmpl w:val="C21A0CD0"/>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AE4D08"/>
    <w:multiLevelType w:val="hybridMultilevel"/>
    <w:tmpl w:val="42F66244"/>
    <w:lvl w:ilvl="0" w:tplc="90440A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C645E4"/>
    <w:multiLevelType w:val="hybridMultilevel"/>
    <w:tmpl w:val="E6E467D0"/>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6B6DFB"/>
    <w:multiLevelType w:val="hybridMultilevel"/>
    <w:tmpl w:val="EA8C9696"/>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E25AC6"/>
    <w:multiLevelType w:val="hybridMultilevel"/>
    <w:tmpl w:val="2D5A4E88"/>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3D5216"/>
    <w:multiLevelType w:val="hybridMultilevel"/>
    <w:tmpl w:val="67603E26"/>
    <w:lvl w:ilvl="0" w:tplc="CE2CF0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E3330A"/>
    <w:multiLevelType w:val="hybridMultilevel"/>
    <w:tmpl w:val="56C09E8E"/>
    <w:lvl w:ilvl="0" w:tplc="A12468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3B1CE1"/>
    <w:multiLevelType w:val="hybridMultilevel"/>
    <w:tmpl w:val="247E6A2C"/>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A5429E"/>
    <w:multiLevelType w:val="hybridMultilevel"/>
    <w:tmpl w:val="BF164330"/>
    <w:lvl w:ilvl="0" w:tplc="21D0917A">
      <w:start w:val="1"/>
      <w:numFmt w:val="lowerRoman"/>
      <w:lvlText w:val="(%1)"/>
      <w:lvlJc w:val="left"/>
      <w:pPr>
        <w:ind w:left="1080" w:hanging="360"/>
      </w:pPr>
      <w:rPr>
        <w:rFonts w:hint="default"/>
        <w:b w:val="0"/>
        <w:bCs w:val="0"/>
        <w:i w:val="0"/>
        <w:iCs w:val="0"/>
        <w:color w:val="595959" w:themeColor="text1" w:themeTint="A6"/>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3732A5C"/>
    <w:multiLevelType w:val="hybridMultilevel"/>
    <w:tmpl w:val="6E58C6B0"/>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2B3217"/>
    <w:multiLevelType w:val="hybridMultilevel"/>
    <w:tmpl w:val="236C5C0E"/>
    <w:lvl w:ilvl="0" w:tplc="6A26A3DA">
      <w:start w:val="1"/>
      <w:numFmt w:val="lowerRoman"/>
      <w:lvlText w:val="(%1)"/>
      <w:lvlJc w:val="left"/>
      <w:pPr>
        <w:ind w:left="576" w:hanging="288"/>
      </w:pPr>
      <w:rPr>
        <w:rFonts w:hint="default"/>
        <w:b w:val="0"/>
        <w:bCs w:val="0"/>
        <w:i w:val="0"/>
        <w:iCs w:val="0"/>
        <w:color w:val="595959" w:themeColor="text1" w:themeTint="A6"/>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CC20F3"/>
    <w:multiLevelType w:val="hybridMultilevel"/>
    <w:tmpl w:val="EA8C9696"/>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6866E5"/>
    <w:multiLevelType w:val="hybridMultilevel"/>
    <w:tmpl w:val="32DA45EE"/>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38263E"/>
    <w:multiLevelType w:val="hybridMultilevel"/>
    <w:tmpl w:val="8EE2F58A"/>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4363F6"/>
    <w:multiLevelType w:val="hybridMultilevel"/>
    <w:tmpl w:val="7A0463AA"/>
    <w:lvl w:ilvl="0" w:tplc="04090001">
      <w:start w:val="1"/>
      <w:numFmt w:val="bullet"/>
      <w:pStyle w:val="RNABodyCopy-bullets"/>
      <w:lvlText w:val=""/>
      <w:lvlJc w:val="left"/>
      <w:pPr>
        <w:ind w:left="576" w:hanging="288"/>
      </w:pPr>
      <w:rPr>
        <w:rFonts w:ascii="Symbol" w:hAnsi="Symbol" w:hint="default"/>
        <w:b w:val="0"/>
        <w:bCs w:val="0"/>
        <w:i w:val="0"/>
        <w:iCs w:val="0"/>
        <w:color w:val="595959" w:themeColor="text1" w:themeTint="A6"/>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785386"/>
    <w:multiLevelType w:val="hybridMultilevel"/>
    <w:tmpl w:val="EA8C9696"/>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DE1DA0"/>
    <w:multiLevelType w:val="hybridMultilevel"/>
    <w:tmpl w:val="703658F8"/>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F36FE9"/>
    <w:multiLevelType w:val="hybridMultilevel"/>
    <w:tmpl w:val="1C7E82EA"/>
    <w:lvl w:ilvl="0" w:tplc="AA74BF2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2E64A1"/>
    <w:multiLevelType w:val="hybridMultilevel"/>
    <w:tmpl w:val="7734AC2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F89545E"/>
    <w:multiLevelType w:val="hybridMultilevel"/>
    <w:tmpl w:val="C21A0CD0"/>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BB0525"/>
    <w:multiLevelType w:val="hybridMultilevel"/>
    <w:tmpl w:val="0FE89536"/>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4738A9"/>
    <w:multiLevelType w:val="hybridMultilevel"/>
    <w:tmpl w:val="5A76F278"/>
    <w:lvl w:ilvl="0" w:tplc="DC508AE2">
      <w:start w:val="1"/>
      <w:numFmt w:val="lowerRoman"/>
      <w:lvlText w:val="(%1)"/>
      <w:lvlJc w:val="left"/>
      <w:pPr>
        <w:ind w:left="720" w:hanging="360"/>
      </w:pPr>
      <w:rPr>
        <w:rFonts w:hint="default"/>
        <w:color w:val="595959" w:themeColor="text1" w:themeTint="A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BB36E0"/>
    <w:multiLevelType w:val="hybridMultilevel"/>
    <w:tmpl w:val="B6B6D4AE"/>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1D6244"/>
    <w:multiLevelType w:val="hybridMultilevel"/>
    <w:tmpl w:val="12F8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C90F4F"/>
    <w:multiLevelType w:val="hybridMultilevel"/>
    <w:tmpl w:val="DDEC578C"/>
    <w:lvl w:ilvl="0" w:tplc="07B279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744639"/>
    <w:multiLevelType w:val="hybridMultilevel"/>
    <w:tmpl w:val="823EE7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7654F08"/>
    <w:multiLevelType w:val="hybridMultilevel"/>
    <w:tmpl w:val="3CF87EEA"/>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79044A8"/>
    <w:multiLevelType w:val="hybridMultilevel"/>
    <w:tmpl w:val="2B8E5E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04548D"/>
    <w:multiLevelType w:val="hybridMultilevel"/>
    <w:tmpl w:val="EAA41E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073BC4"/>
    <w:multiLevelType w:val="hybridMultilevel"/>
    <w:tmpl w:val="59743E14"/>
    <w:lvl w:ilvl="0" w:tplc="F39AE1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B23645D"/>
    <w:multiLevelType w:val="hybridMultilevel"/>
    <w:tmpl w:val="AA32E4AA"/>
    <w:lvl w:ilvl="0" w:tplc="9BF2FD2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BC35418"/>
    <w:multiLevelType w:val="hybridMultilevel"/>
    <w:tmpl w:val="ABC091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D937371"/>
    <w:multiLevelType w:val="hybridMultilevel"/>
    <w:tmpl w:val="F58202C0"/>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E690E67"/>
    <w:multiLevelType w:val="hybridMultilevel"/>
    <w:tmpl w:val="C82E304A"/>
    <w:lvl w:ilvl="0" w:tplc="5D4CBB2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2322FF"/>
    <w:multiLevelType w:val="hybridMultilevel"/>
    <w:tmpl w:val="AA32E4AA"/>
    <w:lvl w:ilvl="0" w:tplc="9BF2FD2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17739B1"/>
    <w:multiLevelType w:val="hybridMultilevel"/>
    <w:tmpl w:val="0BA87234"/>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2E223E3"/>
    <w:multiLevelType w:val="hybridMultilevel"/>
    <w:tmpl w:val="F7AAB6CA"/>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C13329"/>
    <w:multiLevelType w:val="hybridMultilevel"/>
    <w:tmpl w:val="E7682F3E"/>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67E16C7"/>
    <w:multiLevelType w:val="hybridMultilevel"/>
    <w:tmpl w:val="0D780BAE"/>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F1305C"/>
    <w:multiLevelType w:val="hybridMultilevel"/>
    <w:tmpl w:val="F67A3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6D253C"/>
    <w:multiLevelType w:val="hybridMultilevel"/>
    <w:tmpl w:val="475879E8"/>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A81714A"/>
    <w:multiLevelType w:val="hybridMultilevel"/>
    <w:tmpl w:val="C6BE1810"/>
    <w:lvl w:ilvl="0" w:tplc="DC508AE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151E93"/>
    <w:multiLevelType w:val="hybridMultilevel"/>
    <w:tmpl w:val="356E1E1C"/>
    <w:lvl w:ilvl="0" w:tplc="16D68A5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5948C8"/>
    <w:multiLevelType w:val="hybridMultilevel"/>
    <w:tmpl w:val="A8BE104A"/>
    <w:lvl w:ilvl="0" w:tplc="50C89D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C813C24"/>
    <w:multiLevelType w:val="hybridMultilevel"/>
    <w:tmpl w:val="C088AF20"/>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09270D"/>
    <w:multiLevelType w:val="hybridMultilevel"/>
    <w:tmpl w:val="93908C6C"/>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421CC1"/>
    <w:multiLevelType w:val="hybridMultilevel"/>
    <w:tmpl w:val="32DA45EE"/>
    <w:lvl w:ilvl="0" w:tplc="8612D0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8A6E99"/>
    <w:multiLevelType w:val="hybridMultilevel"/>
    <w:tmpl w:val="73CE0842"/>
    <w:lvl w:ilvl="0" w:tplc="04090001">
      <w:start w:val="1"/>
      <w:numFmt w:val="bullet"/>
      <w:lvlText w:val=""/>
      <w:lvlJc w:val="left"/>
      <w:pPr>
        <w:ind w:left="576" w:hanging="288"/>
      </w:pPr>
      <w:rPr>
        <w:rFonts w:ascii="Symbol" w:hAnsi="Symbol" w:hint="default"/>
        <w:b w:val="0"/>
        <w:bCs w:val="0"/>
        <w:i w:val="0"/>
        <w:iCs w:val="0"/>
        <w:color w:val="595959" w:themeColor="text1" w:themeTint="A6"/>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FE005FB"/>
    <w:multiLevelType w:val="hybridMultilevel"/>
    <w:tmpl w:val="46188F5A"/>
    <w:lvl w:ilvl="0" w:tplc="DC508AE2">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0"/>
  </w:num>
  <w:num w:numId="3">
    <w:abstractNumId w:val="13"/>
  </w:num>
  <w:num w:numId="4">
    <w:abstractNumId w:val="6"/>
  </w:num>
  <w:num w:numId="5">
    <w:abstractNumId w:val="37"/>
  </w:num>
  <w:num w:numId="6">
    <w:abstractNumId w:val="60"/>
  </w:num>
  <w:num w:numId="7">
    <w:abstractNumId w:val="5"/>
  </w:num>
  <w:num w:numId="8">
    <w:abstractNumId w:val="23"/>
  </w:num>
  <w:num w:numId="9">
    <w:abstractNumId w:val="21"/>
  </w:num>
  <w:num w:numId="1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26"/>
  </w:num>
  <w:num w:numId="13">
    <w:abstractNumId w:val="49"/>
  </w:num>
  <w:num w:numId="14">
    <w:abstractNumId w:val="70"/>
  </w:num>
  <w:num w:numId="15">
    <w:abstractNumId w:val="65"/>
  </w:num>
  <w:num w:numId="16">
    <w:abstractNumId w:val="54"/>
  </w:num>
  <w:num w:numId="17">
    <w:abstractNumId w:val="61"/>
  </w:num>
  <w:num w:numId="18">
    <w:abstractNumId w:val="12"/>
  </w:num>
  <w:num w:numId="19">
    <w:abstractNumId w:val="45"/>
  </w:num>
  <w:num w:numId="20">
    <w:abstractNumId w:val="25"/>
  </w:num>
  <w:num w:numId="21">
    <w:abstractNumId w:val="48"/>
  </w:num>
  <w:num w:numId="22">
    <w:abstractNumId w:val="43"/>
  </w:num>
  <w:num w:numId="23">
    <w:abstractNumId w:val="9"/>
  </w:num>
  <w:num w:numId="24">
    <w:abstractNumId w:val="7"/>
  </w:num>
  <w:num w:numId="25">
    <w:abstractNumId w:val="29"/>
  </w:num>
  <w:num w:numId="26">
    <w:abstractNumId w:val="11"/>
  </w:num>
  <w:num w:numId="27">
    <w:abstractNumId w:val="56"/>
  </w:num>
  <w:num w:numId="28">
    <w:abstractNumId w:val="63"/>
  </w:num>
  <w:num w:numId="29">
    <w:abstractNumId w:val="62"/>
  </w:num>
  <w:num w:numId="30">
    <w:abstractNumId w:val="53"/>
  </w:num>
  <w:num w:numId="31">
    <w:abstractNumId w:val="3"/>
  </w:num>
  <w:num w:numId="32">
    <w:abstractNumId w:val="8"/>
  </w:num>
  <w:num w:numId="33">
    <w:abstractNumId w:val="75"/>
  </w:num>
  <w:num w:numId="34">
    <w:abstractNumId w:val="58"/>
  </w:num>
  <w:num w:numId="35">
    <w:abstractNumId w:val="76"/>
  </w:num>
  <w:num w:numId="36">
    <w:abstractNumId w:val="59"/>
  </w:num>
  <w:num w:numId="37">
    <w:abstractNumId w:val="20"/>
  </w:num>
  <w:num w:numId="38">
    <w:abstractNumId w:val="57"/>
  </w:num>
  <w:num w:numId="39">
    <w:abstractNumId w:val="4"/>
  </w:num>
  <w:num w:numId="40">
    <w:abstractNumId w:val="71"/>
  </w:num>
  <w:num w:numId="41">
    <w:abstractNumId w:val="38"/>
  </w:num>
  <w:num w:numId="42">
    <w:abstractNumId w:val="66"/>
  </w:num>
  <w:num w:numId="43">
    <w:abstractNumId w:val="28"/>
  </w:num>
  <w:num w:numId="44">
    <w:abstractNumId w:val="40"/>
  </w:num>
  <w:num w:numId="45">
    <w:abstractNumId w:val="35"/>
  </w:num>
  <w:num w:numId="46">
    <w:abstractNumId w:val="51"/>
  </w:num>
  <w:num w:numId="47">
    <w:abstractNumId w:val="22"/>
  </w:num>
  <w:num w:numId="48">
    <w:abstractNumId w:val="78"/>
  </w:num>
  <w:num w:numId="49">
    <w:abstractNumId w:val="2"/>
  </w:num>
  <w:num w:numId="50">
    <w:abstractNumId w:val="39"/>
  </w:num>
  <w:num w:numId="51">
    <w:abstractNumId w:val="18"/>
  </w:num>
  <w:num w:numId="52">
    <w:abstractNumId w:val="55"/>
  </w:num>
  <w:num w:numId="53">
    <w:abstractNumId w:val="73"/>
  </w:num>
  <w:num w:numId="54">
    <w:abstractNumId w:val="41"/>
  </w:num>
  <w:num w:numId="55">
    <w:abstractNumId w:val="52"/>
  </w:num>
  <w:num w:numId="56">
    <w:abstractNumId w:val="16"/>
  </w:num>
  <w:num w:numId="57">
    <w:abstractNumId w:val="44"/>
  </w:num>
  <w:num w:numId="58">
    <w:abstractNumId w:val="24"/>
  </w:num>
  <w:num w:numId="59">
    <w:abstractNumId w:val="17"/>
  </w:num>
  <w:num w:numId="60">
    <w:abstractNumId w:val="79"/>
  </w:num>
  <w:num w:numId="61">
    <w:abstractNumId w:val="72"/>
  </w:num>
  <w:num w:numId="62">
    <w:abstractNumId w:val="46"/>
  </w:num>
  <w:num w:numId="63">
    <w:abstractNumId w:val="42"/>
  </w:num>
  <w:num w:numId="64">
    <w:abstractNumId w:val="34"/>
  </w:num>
  <w:num w:numId="65">
    <w:abstractNumId w:val="68"/>
  </w:num>
  <w:num w:numId="66">
    <w:abstractNumId w:val="33"/>
  </w:num>
  <w:num w:numId="67">
    <w:abstractNumId w:val="77"/>
  </w:num>
  <w:num w:numId="68">
    <w:abstractNumId w:val="14"/>
  </w:num>
  <w:num w:numId="69">
    <w:abstractNumId w:val="74"/>
  </w:num>
  <w:num w:numId="70">
    <w:abstractNumId w:val="0"/>
  </w:num>
  <w:num w:numId="71">
    <w:abstractNumId w:val="27"/>
  </w:num>
  <w:num w:numId="72">
    <w:abstractNumId w:val="10"/>
  </w:num>
  <w:num w:numId="73">
    <w:abstractNumId w:val="36"/>
  </w:num>
  <w:num w:numId="74">
    <w:abstractNumId w:val="32"/>
  </w:num>
  <w:num w:numId="75">
    <w:abstractNumId w:val="15"/>
  </w:num>
  <w:num w:numId="76">
    <w:abstractNumId w:val="47"/>
  </w:num>
  <w:num w:numId="77">
    <w:abstractNumId w:val="50"/>
  </w:num>
  <w:num w:numId="78">
    <w:abstractNumId w:val="69"/>
  </w:num>
  <w:num w:numId="79">
    <w:abstractNumId w:val="67"/>
  </w:num>
  <w:num w:numId="80">
    <w:abstractNumId w:val="31"/>
  </w:num>
  <w:num w:numId="81">
    <w:abstractNumId w:val="22"/>
    <w:lvlOverride w:ilvl="0">
      <w:startOverride w:val="1"/>
    </w:lvlOverride>
  </w:num>
  <w:num w:numId="82">
    <w:abstractNumId w:val="22"/>
    <w:lvlOverride w:ilvl="0">
      <w:startOverride w:val="1"/>
    </w:lvlOverride>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yush Mittal">
    <w15:presenceInfo w15:providerId="AD" w15:userId="S::amittal@knowcraft.in::80201568-316b-4620-ae8e-5a4f0fec5e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A3NjQ1NjM0MTOxMDZV0lEKTi0uzszPAykwrgUATSGTRywAAAA="/>
  </w:docVars>
  <w:rsids>
    <w:rsidRoot w:val="00573796"/>
    <w:rsid w:val="000006D5"/>
    <w:rsid w:val="000137BE"/>
    <w:rsid w:val="00013DD3"/>
    <w:rsid w:val="0001464B"/>
    <w:rsid w:val="0001506C"/>
    <w:rsid w:val="00016C8F"/>
    <w:rsid w:val="000216A4"/>
    <w:rsid w:val="00031953"/>
    <w:rsid w:val="00031BC3"/>
    <w:rsid w:val="000337C6"/>
    <w:rsid w:val="00035858"/>
    <w:rsid w:val="00035DB4"/>
    <w:rsid w:val="00037806"/>
    <w:rsid w:val="00037EE5"/>
    <w:rsid w:val="00044716"/>
    <w:rsid w:val="00046353"/>
    <w:rsid w:val="000503A9"/>
    <w:rsid w:val="000523AE"/>
    <w:rsid w:val="000532F0"/>
    <w:rsid w:val="00055D76"/>
    <w:rsid w:val="00056AF9"/>
    <w:rsid w:val="00057C93"/>
    <w:rsid w:val="00060FCA"/>
    <w:rsid w:val="00067964"/>
    <w:rsid w:val="00070529"/>
    <w:rsid w:val="0007416D"/>
    <w:rsid w:val="00074A07"/>
    <w:rsid w:val="0007657A"/>
    <w:rsid w:val="00077B52"/>
    <w:rsid w:val="00077E58"/>
    <w:rsid w:val="00081AAD"/>
    <w:rsid w:val="000850E4"/>
    <w:rsid w:val="00096E7E"/>
    <w:rsid w:val="000A4A37"/>
    <w:rsid w:val="000A76A9"/>
    <w:rsid w:val="000B2292"/>
    <w:rsid w:val="000B5A86"/>
    <w:rsid w:val="000C2435"/>
    <w:rsid w:val="000C5DDF"/>
    <w:rsid w:val="000C668C"/>
    <w:rsid w:val="000C7661"/>
    <w:rsid w:val="000D2FA5"/>
    <w:rsid w:val="000D7AC6"/>
    <w:rsid w:val="000E0D34"/>
    <w:rsid w:val="000E32C5"/>
    <w:rsid w:val="000E648A"/>
    <w:rsid w:val="000F2519"/>
    <w:rsid w:val="000F50E1"/>
    <w:rsid w:val="000F52F8"/>
    <w:rsid w:val="00100F7E"/>
    <w:rsid w:val="00101F38"/>
    <w:rsid w:val="0010637E"/>
    <w:rsid w:val="00112C92"/>
    <w:rsid w:val="00130BB8"/>
    <w:rsid w:val="00130D0F"/>
    <w:rsid w:val="00133CDF"/>
    <w:rsid w:val="001355C4"/>
    <w:rsid w:val="001415BC"/>
    <w:rsid w:val="00142A65"/>
    <w:rsid w:val="001459E4"/>
    <w:rsid w:val="00147673"/>
    <w:rsid w:val="0014767E"/>
    <w:rsid w:val="0015017D"/>
    <w:rsid w:val="0015087D"/>
    <w:rsid w:val="00152AE7"/>
    <w:rsid w:val="00160357"/>
    <w:rsid w:val="001625C0"/>
    <w:rsid w:val="001635BA"/>
    <w:rsid w:val="00165F47"/>
    <w:rsid w:val="0017075A"/>
    <w:rsid w:val="00174631"/>
    <w:rsid w:val="00180D49"/>
    <w:rsid w:val="001812CE"/>
    <w:rsid w:val="00182152"/>
    <w:rsid w:val="00184EB7"/>
    <w:rsid w:val="00186974"/>
    <w:rsid w:val="001877B5"/>
    <w:rsid w:val="0019296F"/>
    <w:rsid w:val="00195095"/>
    <w:rsid w:val="001979ED"/>
    <w:rsid w:val="001A5714"/>
    <w:rsid w:val="001A6176"/>
    <w:rsid w:val="001A643D"/>
    <w:rsid w:val="001A7424"/>
    <w:rsid w:val="001A7B0E"/>
    <w:rsid w:val="001B3E4A"/>
    <w:rsid w:val="001B438B"/>
    <w:rsid w:val="001B4437"/>
    <w:rsid w:val="001B5794"/>
    <w:rsid w:val="001C5283"/>
    <w:rsid w:val="001C6872"/>
    <w:rsid w:val="001D1474"/>
    <w:rsid w:val="001D15F5"/>
    <w:rsid w:val="001D4F25"/>
    <w:rsid w:val="001D6E1B"/>
    <w:rsid w:val="001E28CA"/>
    <w:rsid w:val="001E3783"/>
    <w:rsid w:val="001E4987"/>
    <w:rsid w:val="001E4E1F"/>
    <w:rsid w:val="001E6A4F"/>
    <w:rsid w:val="001F18DE"/>
    <w:rsid w:val="001F1922"/>
    <w:rsid w:val="001F2365"/>
    <w:rsid w:val="00200EDE"/>
    <w:rsid w:val="00201DF1"/>
    <w:rsid w:val="00203C9E"/>
    <w:rsid w:val="00206236"/>
    <w:rsid w:val="0021018E"/>
    <w:rsid w:val="00211758"/>
    <w:rsid w:val="00213D55"/>
    <w:rsid w:val="002154DF"/>
    <w:rsid w:val="002160B4"/>
    <w:rsid w:val="00216627"/>
    <w:rsid w:val="0022043F"/>
    <w:rsid w:val="00220F51"/>
    <w:rsid w:val="00224337"/>
    <w:rsid w:val="002245ED"/>
    <w:rsid w:val="00230A8D"/>
    <w:rsid w:val="00232032"/>
    <w:rsid w:val="00236B1E"/>
    <w:rsid w:val="00241611"/>
    <w:rsid w:val="00241FEC"/>
    <w:rsid w:val="00246E34"/>
    <w:rsid w:val="002479B5"/>
    <w:rsid w:val="002515D5"/>
    <w:rsid w:val="00260C11"/>
    <w:rsid w:val="00264D7C"/>
    <w:rsid w:val="002650DC"/>
    <w:rsid w:val="00266597"/>
    <w:rsid w:val="00266F75"/>
    <w:rsid w:val="00271EE7"/>
    <w:rsid w:val="00272B8C"/>
    <w:rsid w:val="00274493"/>
    <w:rsid w:val="0028299B"/>
    <w:rsid w:val="00283AAC"/>
    <w:rsid w:val="00285D56"/>
    <w:rsid w:val="00285E14"/>
    <w:rsid w:val="00290425"/>
    <w:rsid w:val="00290B9C"/>
    <w:rsid w:val="00291F78"/>
    <w:rsid w:val="00293FB8"/>
    <w:rsid w:val="002A0BE7"/>
    <w:rsid w:val="002A1201"/>
    <w:rsid w:val="002A7126"/>
    <w:rsid w:val="002A76DA"/>
    <w:rsid w:val="002A7FFD"/>
    <w:rsid w:val="002B580B"/>
    <w:rsid w:val="002B6FC6"/>
    <w:rsid w:val="002C1643"/>
    <w:rsid w:val="002C6C75"/>
    <w:rsid w:val="002C7EC9"/>
    <w:rsid w:val="002D1047"/>
    <w:rsid w:val="002D248C"/>
    <w:rsid w:val="002E1286"/>
    <w:rsid w:val="002E17FE"/>
    <w:rsid w:val="002E18A7"/>
    <w:rsid w:val="002E7A1C"/>
    <w:rsid w:val="002F0C93"/>
    <w:rsid w:val="002F4465"/>
    <w:rsid w:val="00304C4A"/>
    <w:rsid w:val="003077EB"/>
    <w:rsid w:val="00307B8F"/>
    <w:rsid w:val="00311D10"/>
    <w:rsid w:val="0031490E"/>
    <w:rsid w:val="00320E75"/>
    <w:rsid w:val="003216DE"/>
    <w:rsid w:val="00321E23"/>
    <w:rsid w:val="003451B3"/>
    <w:rsid w:val="0034531A"/>
    <w:rsid w:val="0035169D"/>
    <w:rsid w:val="00351F2B"/>
    <w:rsid w:val="003530DA"/>
    <w:rsid w:val="00353AFA"/>
    <w:rsid w:val="00354885"/>
    <w:rsid w:val="00355D13"/>
    <w:rsid w:val="0035614A"/>
    <w:rsid w:val="00356421"/>
    <w:rsid w:val="003636DE"/>
    <w:rsid w:val="00370F98"/>
    <w:rsid w:val="00380BF2"/>
    <w:rsid w:val="003846D0"/>
    <w:rsid w:val="00394EA9"/>
    <w:rsid w:val="00395798"/>
    <w:rsid w:val="00397902"/>
    <w:rsid w:val="003A0475"/>
    <w:rsid w:val="003A0704"/>
    <w:rsid w:val="003A0BF0"/>
    <w:rsid w:val="003A1926"/>
    <w:rsid w:val="003A35AD"/>
    <w:rsid w:val="003A4288"/>
    <w:rsid w:val="003A653C"/>
    <w:rsid w:val="003A7096"/>
    <w:rsid w:val="003B4089"/>
    <w:rsid w:val="003B487A"/>
    <w:rsid w:val="003B57FD"/>
    <w:rsid w:val="003B5FC6"/>
    <w:rsid w:val="003C4B18"/>
    <w:rsid w:val="003C6458"/>
    <w:rsid w:val="003D0831"/>
    <w:rsid w:val="003E4740"/>
    <w:rsid w:val="003E4832"/>
    <w:rsid w:val="003E4B51"/>
    <w:rsid w:val="003E59DC"/>
    <w:rsid w:val="003F2E28"/>
    <w:rsid w:val="003F39F1"/>
    <w:rsid w:val="003F6A57"/>
    <w:rsid w:val="003F7A3A"/>
    <w:rsid w:val="004018FC"/>
    <w:rsid w:val="0041037F"/>
    <w:rsid w:val="00412C27"/>
    <w:rsid w:val="004145DB"/>
    <w:rsid w:val="0042327C"/>
    <w:rsid w:val="0042333D"/>
    <w:rsid w:val="00423BBC"/>
    <w:rsid w:val="00426904"/>
    <w:rsid w:val="00431C03"/>
    <w:rsid w:val="00433735"/>
    <w:rsid w:val="004375D0"/>
    <w:rsid w:val="00445D89"/>
    <w:rsid w:val="004468B5"/>
    <w:rsid w:val="00450C5C"/>
    <w:rsid w:val="00451B94"/>
    <w:rsid w:val="004530A6"/>
    <w:rsid w:val="004566E9"/>
    <w:rsid w:val="00457E80"/>
    <w:rsid w:val="0046340D"/>
    <w:rsid w:val="00465258"/>
    <w:rsid w:val="00465BB4"/>
    <w:rsid w:val="0047140B"/>
    <w:rsid w:val="00471A93"/>
    <w:rsid w:val="00473422"/>
    <w:rsid w:val="00482317"/>
    <w:rsid w:val="0048372D"/>
    <w:rsid w:val="004900A6"/>
    <w:rsid w:val="00492136"/>
    <w:rsid w:val="00493B90"/>
    <w:rsid w:val="00493FD8"/>
    <w:rsid w:val="00497031"/>
    <w:rsid w:val="004A6A4F"/>
    <w:rsid w:val="004A7897"/>
    <w:rsid w:val="004A7CE1"/>
    <w:rsid w:val="004B12CD"/>
    <w:rsid w:val="004B17A5"/>
    <w:rsid w:val="004B6A84"/>
    <w:rsid w:val="004C6623"/>
    <w:rsid w:val="004C7D87"/>
    <w:rsid w:val="004D40E9"/>
    <w:rsid w:val="004D6381"/>
    <w:rsid w:val="004D6E75"/>
    <w:rsid w:val="004E005E"/>
    <w:rsid w:val="004E0BA1"/>
    <w:rsid w:val="004F0F70"/>
    <w:rsid w:val="004F4533"/>
    <w:rsid w:val="004F5886"/>
    <w:rsid w:val="00501535"/>
    <w:rsid w:val="005031D9"/>
    <w:rsid w:val="00505324"/>
    <w:rsid w:val="00511E6F"/>
    <w:rsid w:val="00513B2A"/>
    <w:rsid w:val="00515E6F"/>
    <w:rsid w:val="00516D7D"/>
    <w:rsid w:val="00522E9E"/>
    <w:rsid w:val="00525A58"/>
    <w:rsid w:val="00525EA2"/>
    <w:rsid w:val="0053047F"/>
    <w:rsid w:val="00532836"/>
    <w:rsid w:val="00534AFF"/>
    <w:rsid w:val="005474BE"/>
    <w:rsid w:val="005510F9"/>
    <w:rsid w:val="00554E2C"/>
    <w:rsid w:val="0055687B"/>
    <w:rsid w:val="00561953"/>
    <w:rsid w:val="00565DEF"/>
    <w:rsid w:val="00571D7E"/>
    <w:rsid w:val="00573067"/>
    <w:rsid w:val="00573796"/>
    <w:rsid w:val="00574490"/>
    <w:rsid w:val="00575DEC"/>
    <w:rsid w:val="00580306"/>
    <w:rsid w:val="00583019"/>
    <w:rsid w:val="005834ED"/>
    <w:rsid w:val="00585CEE"/>
    <w:rsid w:val="0058639D"/>
    <w:rsid w:val="005871E5"/>
    <w:rsid w:val="0058754D"/>
    <w:rsid w:val="005925B6"/>
    <w:rsid w:val="00594DDD"/>
    <w:rsid w:val="00595370"/>
    <w:rsid w:val="005976E1"/>
    <w:rsid w:val="005A0D8A"/>
    <w:rsid w:val="005B38AD"/>
    <w:rsid w:val="005B4496"/>
    <w:rsid w:val="005B54BF"/>
    <w:rsid w:val="005C0E50"/>
    <w:rsid w:val="005C24B2"/>
    <w:rsid w:val="005C3ACB"/>
    <w:rsid w:val="005C5CD1"/>
    <w:rsid w:val="005D5272"/>
    <w:rsid w:val="005D59F4"/>
    <w:rsid w:val="005D5EE2"/>
    <w:rsid w:val="005E4B4C"/>
    <w:rsid w:val="005E4F7B"/>
    <w:rsid w:val="005E5547"/>
    <w:rsid w:val="005F0280"/>
    <w:rsid w:val="005F0F48"/>
    <w:rsid w:val="005F212C"/>
    <w:rsid w:val="005F3838"/>
    <w:rsid w:val="005F3A3E"/>
    <w:rsid w:val="005F5321"/>
    <w:rsid w:val="005F72EE"/>
    <w:rsid w:val="005F741A"/>
    <w:rsid w:val="0060042C"/>
    <w:rsid w:val="00604C05"/>
    <w:rsid w:val="006078AE"/>
    <w:rsid w:val="0062007E"/>
    <w:rsid w:val="00623AFD"/>
    <w:rsid w:val="00624B6F"/>
    <w:rsid w:val="0062633F"/>
    <w:rsid w:val="0062758D"/>
    <w:rsid w:val="00634783"/>
    <w:rsid w:val="00635992"/>
    <w:rsid w:val="00642435"/>
    <w:rsid w:val="0064546E"/>
    <w:rsid w:val="006460D5"/>
    <w:rsid w:val="00651848"/>
    <w:rsid w:val="006526C1"/>
    <w:rsid w:val="00653831"/>
    <w:rsid w:val="00656F26"/>
    <w:rsid w:val="0066247D"/>
    <w:rsid w:val="006624EB"/>
    <w:rsid w:val="00662DAD"/>
    <w:rsid w:val="00663108"/>
    <w:rsid w:val="00664D73"/>
    <w:rsid w:val="006664FE"/>
    <w:rsid w:val="00677EC3"/>
    <w:rsid w:val="0068065C"/>
    <w:rsid w:val="00680ADD"/>
    <w:rsid w:val="00684A4A"/>
    <w:rsid w:val="00686DE7"/>
    <w:rsid w:val="00687A8B"/>
    <w:rsid w:val="00693128"/>
    <w:rsid w:val="006937FF"/>
    <w:rsid w:val="00695399"/>
    <w:rsid w:val="006A1E6B"/>
    <w:rsid w:val="006A7BC0"/>
    <w:rsid w:val="006B003C"/>
    <w:rsid w:val="006B418E"/>
    <w:rsid w:val="006C1529"/>
    <w:rsid w:val="006C2DB3"/>
    <w:rsid w:val="006C49DA"/>
    <w:rsid w:val="006C4BDE"/>
    <w:rsid w:val="006C4DCE"/>
    <w:rsid w:val="006C5B83"/>
    <w:rsid w:val="006C64F0"/>
    <w:rsid w:val="006C7573"/>
    <w:rsid w:val="006D61B7"/>
    <w:rsid w:val="006D65C4"/>
    <w:rsid w:val="006D7717"/>
    <w:rsid w:val="006E3A85"/>
    <w:rsid w:val="006E48C9"/>
    <w:rsid w:val="006E6A76"/>
    <w:rsid w:val="006F7D24"/>
    <w:rsid w:val="007006C6"/>
    <w:rsid w:val="00717471"/>
    <w:rsid w:val="00717C6F"/>
    <w:rsid w:val="00720E7C"/>
    <w:rsid w:val="00723FB4"/>
    <w:rsid w:val="00724AB2"/>
    <w:rsid w:val="00724D57"/>
    <w:rsid w:val="00724DA1"/>
    <w:rsid w:val="007253A8"/>
    <w:rsid w:val="00725480"/>
    <w:rsid w:val="007266F3"/>
    <w:rsid w:val="00730291"/>
    <w:rsid w:val="00737937"/>
    <w:rsid w:val="00740283"/>
    <w:rsid w:val="00744F14"/>
    <w:rsid w:val="00745494"/>
    <w:rsid w:val="00745A48"/>
    <w:rsid w:val="00746CBC"/>
    <w:rsid w:val="0076779C"/>
    <w:rsid w:val="007700E4"/>
    <w:rsid w:val="00773DBB"/>
    <w:rsid w:val="007757D8"/>
    <w:rsid w:val="0078073A"/>
    <w:rsid w:val="00785AF1"/>
    <w:rsid w:val="0078710E"/>
    <w:rsid w:val="007871F6"/>
    <w:rsid w:val="00794F06"/>
    <w:rsid w:val="00796DF7"/>
    <w:rsid w:val="007A047F"/>
    <w:rsid w:val="007B4542"/>
    <w:rsid w:val="007C77D3"/>
    <w:rsid w:val="007D43D3"/>
    <w:rsid w:val="007E0EEF"/>
    <w:rsid w:val="007E2C1A"/>
    <w:rsid w:val="007E3BB1"/>
    <w:rsid w:val="007E4AD0"/>
    <w:rsid w:val="007E7DEA"/>
    <w:rsid w:val="007F3C62"/>
    <w:rsid w:val="007F3E36"/>
    <w:rsid w:val="007F460E"/>
    <w:rsid w:val="007F51A0"/>
    <w:rsid w:val="008044D4"/>
    <w:rsid w:val="00806D59"/>
    <w:rsid w:val="008120AF"/>
    <w:rsid w:val="00820C4C"/>
    <w:rsid w:val="00822862"/>
    <w:rsid w:val="00830366"/>
    <w:rsid w:val="008309E1"/>
    <w:rsid w:val="00834B82"/>
    <w:rsid w:val="00845F12"/>
    <w:rsid w:val="008466D2"/>
    <w:rsid w:val="00846F44"/>
    <w:rsid w:val="00847079"/>
    <w:rsid w:val="00852A9E"/>
    <w:rsid w:val="00853A96"/>
    <w:rsid w:val="00854235"/>
    <w:rsid w:val="00854FE3"/>
    <w:rsid w:val="00860932"/>
    <w:rsid w:val="008609ED"/>
    <w:rsid w:val="00862485"/>
    <w:rsid w:val="00862E90"/>
    <w:rsid w:val="008655D5"/>
    <w:rsid w:val="00867F60"/>
    <w:rsid w:val="00870F67"/>
    <w:rsid w:val="00871B36"/>
    <w:rsid w:val="00875FF6"/>
    <w:rsid w:val="00881BC0"/>
    <w:rsid w:val="00881D29"/>
    <w:rsid w:val="00882166"/>
    <w:rsid w:val="008871FC"/>
    <w:rsid w:val="00892296"/>
    <w:rsid w:val="00894E64"/>
    <w:rsid w:val="00897B2E"/>
    <w:rsid w:val="008A153F"/>
    <w:rsid w:val="008A4E7E"/>
    <w:rsid w:val="008A5C14"/>
    <w:rsid w:val="008B7792"/>
    <w:rsid w:val="008C05A2"/>
    <w:rsid w:val="008C6ED1"/>
    <w:rsid w:val="008D10FA"/>
    <w:rsid w:val="008D1937"/>
    <w:rsid w:val="008D6257"/>
    <w:rsid w:val="008E0902"/>
    <w:rsid w:val="008E1735"/>
    <w:rsid w:val="008E77CC"/>
    <w:rsid w:val="008E7C2E"/>
    <w:rsid w:val="008F0996"/>
    <w:rsid w:val="008F1771"/>
    <w:rsid w:val="008F4467"/>
    <w:rsid w:val="008F4F8E"/>
    <w:rsid w:val="009034C2"/>
    <w:rsid w:val="00904503"/>
    <w:rsid w:val="0090774F"/>
    <w:rsid w:val="00907A8B"/>
    <w:rsid w:val="009151B9"/>
    <w:rsid w:val="00916296"/>
    <w:rsid w:val="0091746F"/>
    <w:rsid w:val="009223BA"/>
    <w:rsid w:val="00924DC3"/>
    <w:rsid w:val="00930BB6"/>
    <w:rsid w:val="00931893"/>
    <w:rsid w:val="009324EC"/>
    <w:rsid w:val="00932FFD"/>
    <w:rsid w:val="00933060"/>
    <w:rsid w:val="009355D7"/>
    <w:rsid w:val="009361A5"/>
    <w:rsid w:val="00941C39"/>
    <w:rsid w:val="00944D35"/>
    <w:rsid w:val="0094531A"/>
    <w:rsid w:val="00946BAA"/>
    <w:rsid w:val="00951EE2"/>
    <w:rsid w:val="00966AD0"/>
    <w:rsid w:val="009700AE"/>
    <w:rsid w:val="009721D9"/>
    <w:rsid w:val="009724A4"/>
    <w:rsid w:val="00973ED6"/>
    <w:rsid w:val="0098119A"/>
    <w:rsid w:val="00985133"/>
    <w:rsid w:val="00986DEB"/>
    <w:rsid w:val="0099292A"/>
    <w:rsid w:val="009949D6"/>
    <w:rsid w:val="009A2113"/>
    <w:rsid w:val="009A4271"/>
    <w:rsid w:val="009A5506"/>
    <w:rsid w:val="009A775C"/>
    <w:rsid w:val="009B170E"/>
    <w:rsid w:val="009B3B89"/>
    <w:rsid w:val="009B3D1E"/>
    <w:rsid w:val="009B5DB1"/>
    <w:rsid w:val="009B6B21"/>
    <w:rsid w:val="009C0782"/>
    <w:rsid w:val="009C10AB"/>
    <w:rsid w:val="009C143C"/>
    <w:rsid w:val="009C54F4"/>
    <w:rsid w:val="009C61E4"/>
    <w:rsid w:val="009C7C83"/>
    <w:rsid w:val="009E3AA8"/>
    <w:rsid w:val="009E405F"/>
    <w:rsid w:val="009E7E2F"/>
    <w:rsid w:val="009F4224"/>
    <w:rsid w:val="009F617D"/>
    <w:rsid w:val="009F6E23"/>
    <w:rsid w:val="009F7D70"/>
    <w:rsid w:val="00A01514"/>
    <w:rsid w:val="00A0211A"/>
    <w:rsid w:val="00A0216D"/>
    <w:rsid w:val="00A06D5F"/>
    <w:rsid w:val="00A1284A"/>
    <w:rsid w:val="00A21D7B"/>
    <w:rsid w:val="00A2379F"/>
    <w:rsid w:val="00A25C4F"/>
    <w:rsid w:val="00A321CB"/>
    <w:rsid w:val="00A34194"/>
    <w:rsid w:val="00A34A54"/>
    <w:rsid w:val="00A3664D"/>
    <w:rsid w:val="00A36E98"/>
    <w:rsid w:val="00A41087"/>
    <w:rsid w:val="00A46119"/>
    <w:rsid w:val="00A50688"/>
    <w:rsid w:val="00A525F6"/>
    <w:rsid w:val="00A548A1"/>
    <w:rsid w:val="00A549FD"/>
    <w:rsid w:val="00A55890"/>
    <w:rsid w:val="00A560CE"/>
    <w:rsid w:val="00A560F1"/>
    <w:rsid w:val="00A5695A"/>
    <w:rsid w:val="00A56EA5"/>
    <w:rsid w:val="00A61A4B"/>
    <w:rsid w:val="00A63C62"/>
    <w:rsid w:val="00A66436"/>
    <w:rsid w:val="00A67CB0"/>
    <w:rsid w:val="00A77D7D"/>
    <w:rsid w:val="00A81CFF"/>
    <w:rsid w:val="00A82FC0"/>
    <w:rsid w:val="00A87C8A"/>
    <w:rsid w:val="00A96AD5"/>
    <w:rsid w:val="00AA3F4F"/>
    <w:rsid w:val="00AA7782"/>
    <w:rsid w:val="00AB0092"/>
    <w:rsid w:val="00AB0F6F"/>
    <w:rsid w:val="00AB0FC3"/>
    <w:rsid w:val="00AB5D74"/>
    <w:rsid w:val="00AC08E4"/>
    <w:rsid w:val="00AD09B4"/>
    <w:rsid w:val="00AE00A8"/>
    <w:rsid w:val="00AE164B"/>
    <w:rsid w:val="00AE39CE"/>
    <w:rsid w:val="00AE3D23"/>
    <w:rsid w:val="00AE6958"/>
    <w:rsid w:val="00AF0645"/>
    <w:rsid w:val="00AF15F5"/>
    <w:rsid w:val="00AF3661"/>
    <w:rsid w:val="00AF5593"/>
    <w:rsid w:val="00B03B65"/>
    <w:rsid w:val="00B05334"/>
    <w:rsid w:val="00B06531"/>
    <w:rsid w:val="00B0697C"/>
    <w:rsid w:val="00B07CC3"/>
    <w:rsid w:val="00B1008A"/>
    <w:rsid w:val="00B110BA"/>
    <w:rsid w:val="00B119E7"/>
    <w:rsid w:val="00B17133"/>
    <w:rsid w:val="00B20E3D"/>
    <w:rsid w:val="00B23C8A"/>
    <w:rsid w:val="00B24140"/>
    <w:rsid w:val="00B24BBA"/>
    <w:rsid w:val="00B25288"/>
    <w:rsid w:val="00B308CA"/>
    <w:rsid w:val="00B415BE"/>
    <w:rsid w:val="00B41980"/>
    <w:rsid w:val="00B42E4D"/>
    <w:rsid w:val="00B431BF"/>
    <w:rsid w:val="00B43381"/>
    <w:rsid w:val="00B51283"/>
    <w:rsid w:val="00B515D1"/>
    <w:rsid w:val="00B55252"/>
    <w:rsid w:val="00B562D1"/>
    <w:rsid w:val="00B56564"/>
    <w:rsid w:val="00B6171D"/>
    <w:rsid w:val="00B636B3"/>
    <w:rsid w:val="00B6563B"/>
    <w:rsid w:val="00B66C3F"/>
    <w:rsid w:val="00B6718F"/>
    <w:rsid w:val="00B711D5"/>
    <w:rsid w:val="00B71DFD"/>
    <w:rsid w:val="00B73585"/>
    <w:rsid w:val="00B753BB"/>
    <w:rsid w:val="00B76F24"/>
    <w:rsid w:val="00B802C4"/>
    <w:rsid w:val="00B808C3"/>
    <w:rsid w:val="00B835A3"/>
    <w:rsid w:val="00B84AF6"/>
    <w:rsid w:val="00B87C94"/>
    <w:rsid w:val="00B92D7E"/>
    <w:rsid w:val="00B94878"/>
    <w:rsid w:val="00BA0AE0"/>
    <w:rsid w:val="00BB2D7D"/>
    <w:rsid w:val="00BC1B32"/>
    <w:rsid w:val="00BC5127"/>
    <w:rsid w:val="00BD0D87"/>
    <w:rsid w:val="00BD0E3B"/>
    <w:rsid w:val="00BD1A6F"/>
    <w:rsid w:val="00BD3A77"/>
    <w:rsid w:val="00BE0936"/>
    <w:rsid w:val="00BE3042"/>
    <w:rsid w:val="00BE3451"/>
    <w:rsid w:val="00BE4E09"/>
    <w:rsid w:val="00BF0890"/>
    <w:rsid w:val="00BF1CD7"/>
    <w:rsid w:val="00BF222D"/>
    <w:rsid w:val="00BF369B"/>
    <w:rsid w:val="00BF3F1A"/>
    <w:rsid w:val="00BF423F"/>
    <w:rsid w:val="00BF4741"/>
    <w:rsid w:val="00C00498"/>
    <w:rsid w:val="00C0124A"/>
    <w:rsid w:val="00C016B5"/>
    <w:rsid w:val="00C0292E"/>
    <w:rsid w:val="00C029FC"/>
    <w:rsid w:val="00C034FB"/>
    <w:rsid w:val="00C101B7"/>
    <w:rsid w:val="00C1138C"/>
    <w:rsid w:val="00C124FC"/>
    <w:rsid w:val="00C1309D"/>
    <w:rsid w:val="00C16393"/>
    <w:rsid w:val="00C16519"/>
    <w:rsid w:val="00C21961"/>
    <w:rsid w:val="00C225BF"/>
    <w:rsid w:val="00C237BE"/>
    <w:rsid w:val="00C248F1"/>
    <w:rsid w:val="00C25B33"/>
    <w:rsid w:val="00C2673B"/>
    <w:rsid w:val="00C2774A"/>
    <w:rsid w:val="00C3198E"/>
    <w:rsid w:val="00C32055"/>
    <w:rsid w:val="00C34DA7"/>
    <w:rsid w:val="00C3763F"/>
    <w:rsid w:val="00C4062E"/>
    <w:rsid w:val="00C4241F"/>
    <w:rsid w:val="00C445BF"/>
    <w:rsid w:val="00C541D5"/>
    <w:rsid w:val="00C57C52"/>
    <w:rsid w:val="00C60D57"/>
    <w:rsid w:val="00C625CE"/>
    <w:rsid w:val="00C63330"/>
    <w:rsid w:val="00C65231"/>
    <w:rsid w:val="00C66EA3"/>
    <w:rsid w:val="00C70053"/>
    <w:rsid w:val="00C743B9"/>
    <w:rsid w:val="00C81AA9"/>
    <w:rsid w:val="00C82C48"/>
    <w:rsid w:val="00C83A29"/>
    <w:rsid w:val="00C83C28"/>
    <w:rsid w:val="00C83FD5"/>
    <w:rsid w:val="00C87BCD"/>
    <w:rsid w:val="00C936E2"/>
    <w:rsid w:val="00C94CAC"/>
    <w:rsid w:val="00C95AF6"/>
    <w:rsid w:val="00CA5D57"/>
    <w:rsid w:val="00CA675D"/>
    <w:rsid w:val="00CA7472"/>
    <w:rsid w:val="00CB6274"/>
    <w:rsid w:val="00CB6403"/>
    <w:rsid w:val="00CC1D49"/>
    <w:rsid w:val="00CC54D1"/>
    <w:rsid w:val="00CC626B"/>
    <w:rsid w:val="00CD2928"/>
    <w:rsid w:val="00CD6DA1"/>
    <w:rsid w:val="00CE0BFD"/>
    <w:rsid w:val="00CE1B1C"/>
    <w:rsid w:val="00CE27E4"/>
    <w:rsid w:val="00CE695D"/>
    <w:rsid w:val="00CE7A85"/>
    <w:rsid w:val="00CF047E"/>
    <w:rsid w:val="00CF3C17"/>
    <w:rsid w:val="00CF5711"/>
    <w:rsid w:val="00CF592E"/>
    <w:rsid w:val="00D004E6"/>
    <w:rsid w:val="00D040DD"/>
    <w:rsid w:val="00D06F0B"/>
    <w:rsid w:val="00D10709"/>
    <w:rsid w:val="00D116F9"/>
    <w:rsid w:val="00D1184D"/>
    <w:rsid w:val="00D1589E"/>
    <w:rsid w:val="00D15FCB"/>
    <w:rsid w:val="00D20102"/>
    <w:rsid w:val="00D21595"/>
    <w:rsid w:val="00D24B14"/>
    <w:rsid w:val="00D33B3D"/>
    <w:rsid w:val="00D35EC9"/>
    <w:rsid w:val="00D36610"/>
    <w:rsid w:val="00D444DB"/>
    <w:rsid w:val="00D46C27"/>
    <w:rsid w:val="00D4727F"/>
    <w:rsid w:val="00D53C0A"/>
    <w:rsid w:val="00D55352"/>
    <w:rsid w:val="00D6381A"/>
    <w:rsid w:val="00D7188C"/>
    <w:rsid w:val="00D7426A"/>
    <w:rsid w:val="00D928E1"/>
    <w:rsid w:val="00D945B2"/>
    <w:rsid w:val="00D9725B"/>
    <w:rsid w:val="00DA4F46"/>
    <w:rsid w:val="00DA6699"/>
    <w:rsid w:val="00DB3AD3"/>
    <w:rsid w:val="00DB4DAB"/>
    <w:rsid w:val="00DB7AD5"/>
    <w:rsid w:val="00DC14B9"/>
    <w:rsid w:val="00DC1F30"/>
    <w:rsid w:val="00DC2173"/>
    <w:rsid w:val="00DC3BD7"/>
    <w:rsid w:val="00DC5146"/>
    <w:rsid w:val="00DD15DF"/>
    <w:rsid w:val="00DD7C07"/>
    <w:rsid w:val="00DE0590"/>
    <w:rsid w:val="00DE1159"/>
    <w:rsid w:val="00DE3104"/>
    <w:rsid w:val="00DE458C"/>
    <w:rsid w:val="00DE5737"/>
    <w:rsid w:val="00DE6C4E"/>
    <w:rsid w:val="00DF31BE"/>
    <w:rsid w:val="00DF31F3"/>
    <w:rsid w:val="00E004EE"/>
    <w:rsid w:val="00E02B81"/>
    <w:rsid w:val="00E04FE9"/>
    <w:rsid w:val="00E12B79"/>
    <w:rsid w:val="00E13467"/>
    <w:rsid w:val="00E13879"/>
    <w:rsid w:val="00E16440"/>
    <w:rsid w:val="00E20691"/>
    <w:rsid w:val="00E21D88"/>
    <w:rsid w:val="00E22617"/>
    <w:rsid w:val="00E228BB"/>
    <w:rsid w:val="00E244A4"/>
    <w:rsid w:val="00E25023"/>
    <w:rsid w:val="00E25A4B"/>
    <w:rsid w:val="00E30EFE"/>
    <w:rsid w:val="00E32734"/>
    <w:rsid w:val="00E40AEF"/>
    <w:rsid w:val="00E42483"/>
    <w:rsid w:val="00E42F2E"/>
    <w:rsid w:val="00E43237"/>
    <w:rsid w:val="00E50389"/>
    <w:rsid w:val="00E508B2"/>
    <w:rsid w:val="00E56F29"/>
    <w:rsid w:val="00E62F8A"/>
    <w:rsid w:val="00E67673"/>
    <w:rsid w:val="00E71645"/>
    <w:rsid w:val="00E742C3"/>
    <w:rsid w:val="00E767CE"/>
    <w:rsid w:val="00E82EBE"/>
    <w:rsid w:val="00E8313B"/>
    <w:rsid w:val="00E840C2"/>
    <w:rsid w:val="00E868E1"/>
    <w:rsid w:val="00E87716"/>
    <w:rsid w:val="00E87F9F"/>
    <w:rsid w:val="00E90E2E"/>
    <w:rsid w:val="00E92E7F"/>
    <w:rsid w:val="00E94ECD"/>
    <w:rsid w:val="00E967AD"/>
    <w:rsid w:val="00E969C2"/>
    <w:rsid w:val="00E96A49"/>
    <w:rsid w:val="00E9707E"/>
    <w:rsid w:val="00E970EB"/>
    <w:rsid w:val="00E97DAB"/>
    <w:rsid w:val="00EA457E"/>
    <w:rsid w:val="00EA48C4"/>
    <w:rsid w:val="00EA5F13"/>
    <w:rsid w:val="00EB1ED8"/>
    <w:rsid w:val="00EB45E0"/>
    <w:rsid w:val="00EB7778"/>
    <w:rsid w:val="00EC621F"/>
    <w:rsid w:val="00EC6DF2"/>
    <w:rsid w:val="00ED4247"/>
    <w:rsid w:val="00ED65E4"/>
    <w:rsid w:val="00ED7A33"/>
    <w:rsid w:val="00EE1618"/>
    <w:rsid w:val="00EE1691"/>
    <w:rsid w:val="00EE2DAD"/>
    <w:rsid w:val="00EF0420"/>
    <w:rsid w:val="00EF0FB6"/>
    <w:rsid w:val="00EF2135"/>
    <w:rsid w:val="00EF6657"/>
    <w:rsid w:val="00EF7129"/>
    <w:rsid w:val="00F0359F"/>
    <w:rsid w:val="00F113BD"/>
    <w:rsid w:val="00F130B6"/>
    <w:rsid w:val="00F15752"/>
    <w:rsid w:val="00F16079"/>
    <w:rsid w:val="00F16F7D"/>
    <w:rsid w:val="00F2070E"/>
    <w:rsid w:val="00F21467"/>
    <w:rsid w:val="00F21E8C"/>
    <w:rsid w:val="00F301C0"/>
    <w:rsid w:val="00F30F91"/>
    <w:rsid w:val="00F310C9"/>
    <w:rsid w:val="00F339A7"/>
    <w:rsid w:val="00F34757"/>
    <w:rsid w:val="00F37B93"/>
    <w:rsid w:val="00F41B66"/>
    <w:rsid w:val="00F41C04"/>
    <w:rsid w:val="00F43A3D"/>
    <w:rsid w:val="00F43F0E"/>
    <w:rsid w:val="00F4488A"/>
    <w:rsid w:val="00F51D54"/>
    <w:rsid w:val="00F55BE7"/>
    <w:rsid w:val="00F64CE6"/>
    <w:rsid w:val="00F65447"/>
    <w:rsid w:val="00F657ED"/>
    <w:rsid w:val="00F74161"/>
    <w:rsid w:val="00F74B47"/>
    <w:rsid w:val="00F75254"/>
    <w:rsid w:val="00F80689"/>
    <w:rsid w:val="00F83033"/>
    <w:rsid w:val="00F850FC"/>
    <w:rsid w:val="00F915F4"/>
    <w:rsid w:val="00F9167A"/>
    <w:rsid w:val="00F94B8A"/>
    <w:rsid w:val="00FA2A18"/>
    <w:rsid w:val="00FA3A8F"/>
    <w:rsid w:val="00FA5ABA"/>
    <w:rsid w:val="00FA652C"/>
    <w:rsid w:val="00FA709D"/>
    <w:rsid w:val="00FB66CB"/>
    <w:rsid w:val="00FC273F"/>
    <w:rsid w:val="00FC766D"/>
    <w:rsid w:val="00FD6C31"/>
    <w:rsid w:val="00FE3044"/>
    <w:rsid w:val="00FE435B"/>
    <w:rsid w:val="00FE78A1"/>
    <w:rsid w:val="00FF10E3"/>
    <w:rsid w:val="00FF321A"/>
    <w:rsid w:val="00FF5545"/>
    <w:rsid w:val="00FF6BE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69"/>
    <o:shapelayout v:ext="edit">
      <o:idmap v:ext="edit" data="1"/>
    </o:shapelayout>
  </w:shapeDefaults>
  <w:decimalSymbol w:val="."/>
  <w:listSeparator w:val=","/>
  <w14:docId w14:val="3C3FC5DA"/>
  <w15:docId w15:val="{C4E1DA1A-2C79-4FCB-A11E-027AEF5A6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796"/>
    <w:pPr>
      <w:spacing w:line="300" w:lineRule="exact"/>
      <w:jc w:val="both"/>
    </w:pPr>
    <w:rPr>
      <w:rFonts w:ascii="Times New Roman" w:eastAsiaTheme="majorEastAsia" w:hAnsi="Times New Roman" w:cs="Times New Roman"/>
      <w:sz w:val="22"/>
      <w:szCs w:val="22"/>
    </w:rPr>
  </w:style>
  <w:style w:type="paragraph" w:styleId="Heading1">
    <w:name w:val="heading 1"/>
    <w:basedOn w:val="Normal"/>
    <w:next w:val="Normal"/>
    <w:link w:val="Heading1Char"/>
    <w:uiPriority w:val="9"/>
    <w:qFormat/>
    <w:rsid w:val="00573796"/>
    <w:pPr>
      <w:keepNext/>
      <w:keepLines/>
      <w:widowControl w:val="0"/>
      <w:pBdr>
        <w:top w:val="dotted" w:sz="4" w:space="1" w:color="auto"/>
        <w:bottom w:val="dotted" w:sz="4" w:space="1" w:color="auto"/>
      </w:pBdr>
      <w:spacing w:before="240" w:line="259" w:lineRule="auto"/>
      <w:jc w:val="left"/>
      <w:outlineLvl w:val="0"/>
    </w:pPr>
    <w:rPr>
      <w:noProof/>
      <w:color w:val="2F75B5"/>
      <w:spacing w:val="20"/>
      <w:sz w:val="32"/>
      <w:szCs w:val="28"/>
    </w:rPr>
  </w:style>
  <w:style w:type="paragraph" w:styleId="Heading2">
    <w:name w:val="heading 2"/>
    <w:basedOn w:val="Normal"/>
    <w:next w:val="Normal"/>
    <w:link w:val="Heading2Char"/>
    <w:autoRedefine/>
    <w:uiPriority w:val="9"/>
    <w:unhideWhenUsed/>
    <w:qFormat/>
    <w:rsid w:val="00573796"/>
    <w:pPr>
      <w:keepNext/>
      <w:keepLines/>
      <w:widowControl w:val="0"/>
      <w:spacing w:before="40" w:line="259" w:lineRule="auto"/>
      <w:jc w:val="left"/>
      <w:outlineLvl w:val="1"/>
    </w:pPr>
  </w:style>
  <w:style w:type="paragraph" w:styleId="Heading3">
    <w:name w:val="heading 3"/>
    <w:aliases w:val="RNA Headline C"/>
    <w:basedOn w:val="Heading2"/>
    <w:next w:val="Normal"/>
    <w:link w:val="Heading3Char"/>
    <w:autoRedefine/>
    <w:uiPriority w:val="9"/>
    <w:unhideWhenUsed/>
    <w:qFormat/>
    <w:rsid w:val="00FE3044"/>
    <w:pPr>
      <w:spacing w:before="140" w:after="60" w:line="240" w:lineRule="auto"/>
      <w:outlineLvl w:val="2"/>
    </w:pPr>
    <w:rPr>
      <w:rFonts w:ascii="Georgia" w:hAnsi="Georgia"/>
      <w:color w:val="DE9C2F" w:themeColor="accent4"/>
      <w:sz w:val="26"/>
      <w:szCs w:val="26"/>
    </w:rPr>
  </w:style>
  <w:style w:type="paragraph" w:styleId="Heading4">
    <w:name w:val="heading 4"/>
    <w:basedOn w:val="Normal"/>
    <w:next w:val="Normal"/>
    <w:link w:val="Heading4Char"/>
    <w:uiPriority w:val="9"/>
    <w:semiHidden/>
    <w:unhideWhenUsed/>
    <w:qFormat/>
    <w:rsid w:val="00573796"/>
    <w:pPr>
      <w:pBdr>
        <w:bottom w:val="dotted" w:sz="4" w:space="1" w:color="2E74B5" w:themeColor="accent2" w:themeShade="BF"/>
      </w:pBdr>
      <w:jc w:val="center"/>
      <w:outlineLvl w:val="3"/>
    </w:pPr>
    <w:rPr>
      <w:caps/>
      <w:color w:val="1F4D78" w:themeColor="accent2" w:themeShade="7F"/>
      <w:spacing w:val="10"/>
    </w:rPr>
  </w:style>
  <w:style w:type="paragraph" w:styleId="Heading5">
    <w:name w:val="heading 5"/>
    <w:basedOn w:val="Normal"/>
    <w:next w:val="Normal"/>
    <w:link w:val="Heading5Char"/>
    <w:uiPriority w:val="9"/>
    <w:semiHidden/>
    <w:unhideWhenUsed/>
    <w:qFormat/>
    <w:rsid w:val="00573796"/>
    <w:pPr>
      <w:spacing w:before="320"/>
      <w:jc w:val="center"/>
      <w:outlineLvl w:val="4"/>
    </w:pPr>
    <w:rPr>
      <w:caps/>
      <w:color w:val="1F4D78" w:themeColor="accent2" w:themeShade="7F"/>
      <w:spacing w:val="10"/>
    </w:rPr>
  </w:style>
  <w:style w:type="paragraph" w:styleId="Heading6">
    <w:name w:val="heading 6"/>
    <w:basedOn w:val="Normal"/>
    <w:next w:val="Normal"/>
    <w:link w:val="Heading6Char"/>
    <w:uiPriority w:val="9"/>
    <w:semiHidden/>
    <w:unhideWhenUsed/>
    <w:qFormat/>
    <w:rsid w:val="00573796"/>
    <w:pPr>
      <w:jc w:val="center"/>
      <w:outlineLvl w:val="5"/>
    </w:pPr>
    <w:rPr>
      <w:caps/>
      <w:color w:val="2E74B5" w:themeColor="accent2" w:themeShade="BF"/>
      <w:spacing w:val="10"/>
    </w:rPr>
  </w:style>
  <w:style w:type="paragraph" w:styleId="Heading7">
    <w:name w:val="heading 7"/>
    <w:basedOn w:val="Normal"/>
    <w:next w:val="Normal"/>
    <w:link w:val="Heading7Char"/>
    <w:uiPriority w:val="9"/>
    <w:semiHidden/>
    <w:unhideWhenUsed/>
    <w:qFormat/>
    <w:rsid w:val="00573796"/>
    <w:pPr>
      <w:jc w:val="center"/>
      <w:outlineLvl w:val="6"/>
    </w:pPr>
    <w:rPr>
      <w:i/>
      <w:iCs/>
      <w:caps/>
      <w:color w:val="2E74B5" w:themeColor="accent2" w:themeShade="BF"/>
      <w:spacing w:val="10"/>
    </w:rPr>
  </w:style>
  <w:style w:type="paragraph" w:styleId="Heading8">
    <w:name w:val="heading 8"/>
    <w:basedOn w:val="Normal"/>
    <w:next w:val="Normal"/>
    <w:link w:val="Heading8Char"/>
    <w:uiPriority w:val="9"/>
    <w:semiHidden/>
    <w:unhideWhenUsed/>
    <w:qFormat/>
    <w:rsid w:val="00573796"/>
    <w:pPr>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573796"/>
    <w:pPr>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796"/>
    <w:rPr>
      <w:rFonts w:ascii="Times New Roman" w:eastAsiaTheme="majorEastAsia" w:hAnsi="Times New Roman" w:cs="Times New Roman"/>
      <w:noProof/>
      <w:color w:val="2F75B5"/>
      <w:spacing w:val="20"/>
      <w:sz w:val="32"/>
      <w:szCs w:val="28"/>
    </w:rPr>
  </w:style>
  <w:style w:type="character" w:customStyle="1" w:styleId="Heading2Char">
    <w:name w:val="Heading 2 Char"/>
    <w:basedOn w:val="DefaultParagraphFont"/>
    <w:link w:val="Heading2"/>
    <w:uiPriority w:val="9"/>
    <w:rsid w:val="00573796"/>
    <w:rPr>
      <w:rFonts w:ascii="Times New Roman" w:eastAsiaTheme="majorEastAsia" w:hAnsi="Times New Roman" w:cs="Times New Roman"/>
      <w:sz w:val="22"/>
      <w:szCs w:val="22"/>
    </w:rPr>
  </w:style>
  <w:style w:type="character" w:customStyle="1" w:styleId="Heading3Char">
    <w:name w:val="Heading 3 Char"/>
    <w:aliases w:val="RNA Headline C Char"/>
    <w:basedOn w:val="DefaultParagraphFont"/>
    <w:link w:val="Heading3"/>
    <w:uiPriority w:val="9"/>
    <w:rsid w:val="00FE3044"/>
    <w:rPr>
      <w:rFonts w:ascii="Georgia" w:eastAsiaTheme="majorEastAsia" w:hAnsi="Georgia" w:cs="Times New Roman"/>
      <w:color w:val="DE9C2F" w:themeColor="accent4"/>
      <w:sz w:val="26"/>
      <w:szCs w:val="26"/>
    </w:rPr>
  </w:style>
  <w:style w:type="character" w:customStyle="1" w:styleId="Heading4Char">
    <w:name w:val="Heading 4 Char"/>
    <w:basedOn w:val="DefaultParagraphFont"/>
    <w:link w:val="Heading4"/>
    <w:uiPriority w:val="9"/>
    <w:semiHidden/>
    <w:rsid w:val="00573796"/>
    <w:rPr>
      <w:rFonts w:ascii="Times New Roman" w:eastAsiaTheme="majorEastAsia" w:hAnsi="Times New Roman" w:cs="Times New Roman"/>
      <w:caps/>
      <w:color w:val="1F4D78" w:themeColor="accent2" w:themeShade="7F"/>
      <w:spacing w:val="10"/>
      <w:sz w:val="22"/>
      <w:szCs w:val="22"/>
    </w:rPr>
  </w:style>
  <w:style w:type="character" w:customStyle="1" w:styleId="Heading5Char">
    <w:name w:val="Heading 5 Char"/>
    <w:basedOn w:val="DefaultParagraphFont"/>
    <w:link w:val="Heading5"/>
    <w:uiPriority w:val="9"/>
    <w:semiHidden/>
    <w:rsid w:val="00573796"/>
    <w:rPr>
      <w:rFonts w:ascii="Times New Roman" w:eastAsiaTheme="majorEastAsia" w:hAnsi="Times New Roman" w:cs="Times New Roman"/>
      <w:caps/>
      <w:color w:val="1F4D78" w:themeColor="accent2" w:themeShade="7F"/>
      <w:spacing w:val="10"/>
      <w:sz w:val="22"/>
      <w:szCs w:val="22"/>
    </w:rPr>
  </w:style>
  <w:style w:type="character" w:customStyle="1" w:styleId="Heading6Char">
    <w:name w:val="Heading 6 Char"/>
    <w:basedOn w:val="DefaultParagraphFont"/>
    <w:link w:val="Heading6"/>
    <w:uiPriority w:val="9"/>
    <w:semiHidden/>
    <w:rsid w:val="00573796"/>
    <w:rPr>
      <w:rFonts w:ascii="Times New Roman" w:eastAsiaTheme="majorEastAsia" w:hAnsi="Times New Roman" w:cs="Times New Roman"/>
      <w:caps/>
      <w:color w:val="2E74B5" w:themeColor="accent2" w:themeShade="BF"/>
      <w:spacing w:val="10"/>
      <w:sz w:val="22"/>
      <w:szCs w:val="22"/>
    </w:rPr>
  </w:style>
  <w:style w:type="character" w:customStyle="1" w:styleId="Heading7Char">
    <w:name w:val="Heading 7 Char"/>
    <w:basedOn w:val="DefaultParagraphFont"/>
    <w:link w:val="Heading7"/>
    <w:uiPriority w:val="9"/>
    <w:semiHidden/>
    <w:rsid w:val="00573796"/>
    <w:rPr>
      <w:rFonts w:ascii="Times New Roman" w:eastAsiaTheme="majorEastAsia" w:hAnsi="Times New Roman" w:cs="Times New Roman"/>
      <w:i/>
      <w:iCs/>
      <w:caps/>
      <w:color w:val="2E74B5" w:themeColor="accent2" w:themeShade="BF"/>
      <w:spacing w:val="10"/>
      <w:sz w:val="22"/>
      <w:szCs w:val="22"/>
    </w:rPr>
  </w:style>
  <w:style w:type="character" w:customStyle="1" w:styleId="Heading8Char">
    <w:name w:val="Heading 8 Char"/>
    <w:basedOn w:val="DefaultParagraphFont"/>
    <w:link w:val="Heading8"/>
    <w:uiPriority w:val="9"/>
    <w:semiHidden/>
    <w:rsid w:val="00573796"/>
    <w:rPr>
      <w:rFonts w:ascii="Times New Roman" w:eastAsiaTheme="majorEastAsia" w:hAnsi="Times New Roman" w:cs="Times New Roman"/>
      <w:caps/>
      <w:spacing w:val="10"/>
      <w:sz w:val="20"/>
      <w:szCs w:val="20"/>
    </w:rPr>
  </w:style>
  <w:style w:type="character" w:customStyle="1" w:styleId="Heading9Char">
    <w:name w:val="Heading 9 Char"/>
    <w:basedOn w:val="DefaultParagraphFont"/>
    <w:link w:val="Heading9"/>
    <w:uiPriority w:val="9"/>
    <w:semiHidden/>
    <w:rsid w:val="00573796"/>
    <w:rPr>
      <w:rFonts w:ascii="Times New Roman" w:eastAsiaTheme="majorEastAsia" w:hAnsi="Times New Roman" w:cs="Times New Roman"/>
      <w:i/>
      <w:iCs/>
      <w:caps/>
      <w:spacing w:val="10"/>
      <w:sz w:val="20"/>
      <w:szCs w:val="20"/>
    </w:rPr>
  </w:style>
  <w:style w:type="paragraph" w:customStyle="1" w:styleId="InjuryGreenHead">
    <w:name w:val="Injury Green Head"/>
    <w:basedOn w:val="Normal"/>
    <w:qFormat/>
    <w:rsid w:val="00A87C8A"/>
    <w:pPr>
      <w:ind w:left="2160"/>
    </w:pPr>
    <w:rPr>
      <w:rFonts w:ascii="Arial" w:eastAsiaTheme="minorHAnsi" w:hAnsi="Arial" w:cs="Arial"/>
      <w:b/>
      <w:color w:val="2F7576" w:themeColor="accent1"/>
      <w:lang w:eastAsia="ja-JP"/>
    </w:rPr>
  </w:style>
  <w:style w:type="paragraph" w:customStyle="1" w:styleId="InjuryBodyCopy">
    <w:name w:val="Injury Body Copy"/>
    <w:basedOn w:val="Normal"/>
    <w:qFormat/>
    <w:rsid w:val="00A87C8A"/>
    <w:pPr>
      <w:tabs>
        <w:tab w:val="num" w:pos="720"/>
      </w:tabs>
      <w:ind w:left="-90"/>
    </w:pPr>
    <w:rPr>
      <w:rFonts w:ascii="Georgia" w:eastAsiaTheme="minorHAnsi" w:hAnsi="Georgia"/>
      <w:color w:val="000000" w:themeColor="text1" w:themeShade="BF"/>
      <w:lang w:eastAsia="ja-JP"/>
    </w:rPr>
  </w:style>
  <w:style w:type="paragraph" w:customStyle="1" w:styleId="InjuryIntroText">
    <w:name w:val="Injury Intro Text"/>
    <w:basedOn w:val="Normal"/>
    <w:qFormat/>
    <w:rsid w:val="00A87C8A"/>
    <w:rPr>
      <w:rFonts w:ascii="Arial" w:eastAsiaTheme="minorHAnsi" w:hAnsi="Arial" w:cs="Arial"/>
      <w:color w:val="A5A5A5" w:themeColor="accent3"/>
      <w:sz w:val="30"/>
      <w:szCs w:val="30"/>
      <w:lang w:eastAsia="ja-JP"/>
    </w:rPr>
  </w:style>
  <w:style w:type="paragraph" w:customStyle="1" w:styleId="InjuryTitle">
    <w:name w:val="Injury Title"/>
    <w:basedOn w:val="Normal"/>
    <w:qFormat/>
    <w:rsid w:val="00A87C8A"/>
    <w:pPr>
      <w:spacing w:after="200"/>
    </w:pPr>
    <w:rPr>
      <w:rFonts w:ascii="Arial" w:eastAsiaTheme="minorHAnsi" w:hAnsi="Arial" w:cs="Arial"/>
      <w:noProof/>
    </w:rPr>
  </w:style>
  <w:style w:type="paragraph" w:customStyle="1" w:styleId="InjuryMainTitle">
    <w:name w:val="Injury Main Title"/>
    <w:basedOn w:val="Normal"/>
    <w:qFormat/>
    <w:rsid w:val="00A87C8A"/>
    <w:pPr>
      <w:spacing w:after="200"/>
    </w:pPr>
    <w:rPr>
      <w:rFonts w:ascii="Arial" w:eastAsiaTheme="minorHAnsi" w:hAnsi="Arial" w:cs="Arial"/>
      <w:noProof/>
      <w:color w:val="FFFFFF" w:themeColor="background1"/>
      <w:sz w:val="62"/>
    </w:rPr>
  </w:style>
  <w:style w:type="paragraph" w:customStyle="1" w:styleId="InjurySubtitle">
    <w:name w:val="Injury Subtitle"/>
    <w:basedOn w:val="Normal"/>
    <w:qFormat/>
    <w:rsid w:val="00A87C8A"/>
    <w:pPr>
      <w:spacing w:after="100"/>
    </w:pPr>
    <w:rPr>
      <w:rFonts w:ascii="Arial" w:eastAsiaTheme="minorHAnsi" w:hAnsi="Arial" w:cs="Arial"/>
      <w:b/>
      <w:color w:val="A5A5A5" w:themeColor="accent3"/>
      <w:sz w:val="28"/>
      <w:szCs w:val="28"/>
      <w:lang w:eastAsia="ja-JP"/>
    </w:rPr>
  </w:style>
  <w:style w:type="paragraph" w:styleId="NoSpacing">
    <w:name w:val="No Spacing"/>
    <w:basedOn w:val="Normal"/>
    <w:link w:val="NoSpacingChar"/>
    <w:uiPriority w:val="1"/>
    <w:qFormat/>
    <w:rsid w:val="00573796"/>
    <w:pPr>
      <w:spacing w:line="240" w:lineRule="auto"/>
    </w:pPr>
  </w:style>
  <w:style w:type="character" w:customStyle="1" w:styleId="NoSpacingChar">
    <w:name w:val="No Spacing Char"/>
    <w:basedOn w:val="DefaultParagraphFont"/>
    <w:link w:val="NoSpacing"/>
    <w:uiPriority w:val="1"/>
    <w:rsid w:val="00573796"/>
    <w:rPr>
      <w:rFonts w:ascii="Times New Roman" w:eastAsiaTheme="majorEastAsia" w:hAnsi="Times New Roman" w:cs="Times New Roman"/>
      <w:sz w:val="22"/>
      <w:szCs w:val="22"/>
    </w:rPr>
  </w:style>
  <w:style w:type="paragraph" w:styleId="BalloonText">
    <w:name w:val="Balloon Text"/>
    <w:basedOn w:val="Normal"/>
    <w:link w:val="BalloonTextChar"/>
    <w:uiPriority w:val="99"/>
    <w:semiHidden/>
    <w:unhideWhenUsed/>
    <w:rsid w:val="0057379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796"/>
    <w:rPr>
      <w:rFonts w:ascii="Tahoma" w:eastAsiaTheme="majorEastAsia" w:hAnsi="Tahoma" w:cs="Tahoma"/>
      <w:sz w:val="16"/>
      <w:szCs w:val="16"/>
    </w:rPr>
  </w:style>
  <w:style w:type="paragraph" w:styleId="Header">
    <w:name w:val="header"/>
    <w:basedOn w:val="Normal"/>
    <w:link w:val="HeaderChar"/>
    <w:uiPriority w:val="99"/>
    <w:unhideWhenUsed/>
    <w:rsid w:val="00573796"/>
    <w:pPr>
      <w:tabs>
        <w:tab w:val="center" w:pos="4680"/>
        <w:tab w:val="right" w:pos="9360"/>
      </w:tabs>
      <w:spacing w:line="240" w:lineRule="auto"/>
    </w:pPr>
  </w:style>
  <w:style w:type="character" w:customStyle="1" w:styleId="HeaderChar">
    <w:name w:val="Header Char"/>
    <w:basedOn w:val="DefaultParagraphFont"/>
    <w:link w:val="Header"/>
    <w:uiPriority w:val="99"/>
    <w:rsid w:val="00573796"/>
    <w:rPr>
      <w:rFonts w:ascii="Times New Roman" w:eastAsiaTheme="majorEastAsia" w:hAnsi="Times New Roman" w:cs="Times New Roman"/>
      <w:sz w:val="22"/>
      <w:szCs w:val="22"/>
    </w:rPr>
  </w:style>
  <w:style w:type="paragraph" w:styleId="Footer">
    <w:name w:val="footer"/>
    <w:basedOn w:val="Normal"/>
    <w:link w:val="FooterChar"/>
    <w:uiPriority w:val="99"/>
    <w:unhideWhenUsed/>
    <w:rsid w:val="00573796"/>
    <w:pPr>
      <w:tabs>
        <w:tab w:val="center" w:pos="4680"/>
        <w:tab w:val="right" w:pos="9360"/>
      </w:tabs>
      <w:spacing w:line="240" w:lineRule="auto"/>
    </w:pPr>
  </w:style>
  <w:style w:type="character" w:customStyle="1" w:styleId="FooterChar">
    <w:name w:val="Footer Char"/>
    <w:basedOn w:val="DefaultParagraphFont"/>
    <w:link w:val="Footer"/>
    <w:uiPriority w:val="99"/>
    <w:rsid w:val="00573796"/>
    <w:rPr>
      <w:rFonts w:ascii="Times New Roman" w:eastAsiaTheme="majorEastAsia" w:hAnsi="Times New Roman" w:cs="Times New Roman"/>
      <w:sz w:val="22"/>
      <w:szCs w:val="22"/>
    </w:rPr>
  </w:style>
  <w:style w:type="paragraph" w:styleId="TOCHeading">
    <w:name w:val="TOC Heading"/>
    <w:basedOn w:val="Heading1"/>
    <w:next w:val="Normal"/>
    <w:uiPriority w:val="39"/>
    <w:unhideWhenUsed/>
    <w:qFormat/>
    <w:rsid w:val="00573796"/>
    <w:pPr>
      <w:outlineLvl w:val="9"/>
    </w:pPr>
    <w:rPr>
      <w:lang w:bidi="en-US"/>
    </w:rPr>
  </w:style>
  <w:style w:type="paragraph" w:styleId="TOC1">
    <w:name w:val="toc 1"/>
    <w:basedOn w:val="Normal"/>
    <w:next w:val="Normal"/>
    <w:autoRedefine/>
    <w:uiPriority w:val="39"/>
    <w:unhideWhenUsed/>
    <w:rsid w:val="00806D59"/>
    <w:pPr>
      <w:tabs>
        <w:tab w:val="right" w:leader="dot" w:pos="10070"/>
      </w:tabs>
      <w:spacing w:before="120"/>
    </w:pPr>
    <w:rPr>
      <w:rFonts w:ascii="Georgia" w:hAnsi="Georgia" w:cstheme="minorHAnsi"/>
      <w:b/>
      <w:bCs/>
      <w:caps/>
      <w:color w:val="2E74B5" w:themeColor="accent2" w:themeShade="BF"/>
      <w:sz w:val="20"/>
      <w:szCs w:val="20"/>
    </w:rPr>
  </w:style>
  <w:style w:type="paragraph" w:styleId="TOC2">
    <w:name w:val="toc 2"/>
    <w:basedOn w:val="Normal"/>
    <w:next w:val="Normal"/>
    <w:autoRedefine/>
    <w:uiPriority w:val="39"/>
    <w:unhideWhenUsed/>
    <w:rsid w:val="00575DEC"/>
    <w:pPr>
      <w:tabs>
        <w:tab w:val="right" w:leader="dot" w:pos="10080"/>
      </w:tabs>
      <w:ind w:left="220"/>
    </w:pPr>
    <w:rPr>
      <w:rFonts w:ascii="Georgia" w:hAnsi="Georgia" w:cstheme="minorHAnsi"/>
      <w:noProof/>
      <w:color w:val="7F7F7F" w:themeColor="text1" w:themeTint="80"/>
      <w:sz w:val="20"/>
      <w:szCs w:val="20"/>
    </w:rPr>
  </w:style>
  <w:style w:type="character" w:styleId="Hyperlink">
    <w:name w:val="Hyperlink"/>
    <w:basedOn w:val="DefaultParagraphFont"/>
    <w:uiPriority w:val="99"/>
    <w:unhideWhenUsed/>
    <w:rsid w:val="00573796"/>
    <w:rPr>
      <w:color w:val="0563C1" w:themeColor="hyperlink"/>
      <w:u w:val="single"/>
    </w:rPr>
  </w:style>
  <w:style w:type="paragraph" w:styleId="ListParagraph">
    <w:name w:val="List Paragraph"/>
    <w:basedOn w:val="Normal"/>
    <w:link w:val="ListParagraphChar"/>
    <w:uiPriority w:val="34"/>
    <w:qFormat/>
    <w:rsid w:val="00573796"/>
    <w:pPr>
      <w:ind w:left="720"/>
      <w:contextualSpacing/>
    </w:pPr>
  </w:style>
  <w:style w:type="character" w:customStyle="1" w:styleId="ListParagraphChar">
    <w:name w:val="List Paragraph Char"/>
    <w:basedOn w:val="DefaultParagraphFont"/>
    <w:link w:val="ListParagraph"/>
    <w:uiPriority w:val="34"/>
    <w:rsid w:val="00573796"/>
    <w:rPr>
      <w:rFonts w:ascii="Times New Roman" w:eastAsiaTheme="majorEastAsia" w:hAnsi="Times New Roman" w:cs="Times New Roman"/>
      <w:sz w:val="22"/>
      <w:szCs w:val="22"/>
    </w:rPr>
  </w:style>
  <w:style w:type="paragraph" w:styleId="FootnoteText">
    <w:name w:val="footnote text"/>
    <w:aliases w:val="FT"/>
    <w:basedOn w:val="Normal"/>
    <w:link w:val="FootnoteTextChar"/>
    <w:uiPriority w:val="99"/>
    <w:unhideWhenUsed/>
    <w:qFormat/>
    <w:rsid w:val="00F51D54"/>
    <w:pPr>
      <w:spacing w:line="240" w:lineRule="auto"/>
      <w:jc w:val="left"/>
    </w:pPr>
    <w:rPr>
      <w:rFonts w:ascii="Georgia" w:hAnsi="Georgia"/>
      <w:color w:val="595959" w:themeColor="text1" w:themeTint="A6"/>
      <w:sz w:val="16"/>
      <w:szCs w:val="16"/>
    </w:rPr>
  </w:style>
  <w:style w:type="character" w:customStyle="1" w:styleId="FootnoteTextChar">
    <w:name w:val="Footnote Text Char"/>
    <w:aliases w:val="FT Char"/>
    <w:basedOn w:val="DefaultParagraphFont"/>
    <w:link w:val="FootnoteText"/>
    <w:uiPriority w:val="99"/>
    <w:rsid w:val="00F51D54"/>
    <w:rPr>
      <w:rFonts w:ascii="Georgia" w:eastAsiaTheme="majorEastAsia" w:hAnsi="Georgia" w:cs="Times New Roman"/>
      <w:color w:val="595959" w:themeColor="text1" w:themeTint="A6"/>
      <w:sz w:val="16"/>
      <w:szCs w:val="16"/>
    </w:rPr>
  </w:style>
  <w:style w:type="character" w:styleId="FootnoteReference">
    <w:name w:val="footnote reference"/>
    <w:basedOn w:val="DefaultParagraphFont"/>
    <w:uiPriority w:val="99"/>
    <w:unhideWhenUsed/>
    <w:rsid w:val="00573796"/>
    <w:rPr>
      <w:vertAlign w:val="superscript"/>
    </w:rPr>
  </w:style>
  <w:style w:type="character" w:styleId="CommentReference">
    <w:name w:val="annotation reference"/>
    <w:basedOn w:val="DefaultParagraphFont"/>
    <w:uiPriority w:val="99"/>
    <w:semiHidden/>
    <w:unhideWhenUsed/>
    <w:rsid w:val="00573796"/>
    <w:rPr>
      <w:sz w:val="16"/>
      <w:szCs w:val="16"/>
    </w:rPr>
  </w:style>
  <w:style w:type="paragraph" w:styleId="CommentText">
    <w:name w:val="annotation text"/>
    <w:basedOn w:val="Normal"/>
    <w:link w:val="CommentTextChar"/>
    <w:uiPriority w:val="99"/>
    <w:semiHidden/>
    <w:unhideWhenUsed/>
    <w:rsid w:val="00573796"/>
    <w:pPr>
      <w:spacing w:line="240" w:lineRule="auto"/>
    </w:pPr>
    <w:rPr>
      <w:rFonts w:eastAsia="Times New Roman"/>
      <w:sz w:val="20"/>
      <w:szCs w:val="20"/>
    </w:rPr>
  </w:style>
  <w:style w:type="character" w:customStyle="1" w:styleId="CommentTextChar">
    <w:name w:val="Comment Text Char"/>
    <w:basedOn w:val="DefaultParagraphFont"/>
    <w:link w:val="CommentText"/>
    <w:uiPriority w:val="99"/>
    <w:semiHidden/>
    <w:rsid w:val="00573796"/>
    <w:rPr>
      <w:rFonts w:ascii="Times New Roman" w:eastAsia="Times New Roman" w:hAnsi="Times New Roman" w:cs="Times New Roman"/>
      <w:sz w:val="20"/>
      <w:szCs w:val="20"/>
    </w:rPr>
  </w:style>
  <w:style w:type="paragraph" w:customStyle="1" w:styleId="BodyTextNumbered">
    <w:name w:val="Body Text Numbered"/>
    <w:basedOn w:val="Normal"/>
    <w:rsid w:val="00573796"/>
    <w:pPr>
      <w:numPr>
        <w:numId w:val="1"/>
      </w:numPr>
      <w:spacing w:after="400" w:line="360" w:lineRule="auto"/>
    </w:pPr>
    <w:rPr>
      <w:rFonts w:eastAsia="Times New Roman"/>
      <w:sz w:val="24"/>
      <w:szCs w:val="24"/>
    </w:rPr>
  </w:style>
  <w:style w:type="character" w:styleId="FollowedHyperlink">
    <w:name w:val="FollowedHyperlink"/>
    <w:basedOn w:val="DefaultParagraphFont"/>
    <w:uiPriority w:val="99"/>
    <w:semiHidden/>
    <w:unhideWhenUsed/>
    <w:rsid w:val="00573796"/>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573796"/>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573796"/>
    <w:rPr>
      <w:rFonts w:ascii="Times New Roman" w:eastAsiaTheme="minorHAnsi" w:hAnsi="Times New Roman" w:cs="Times New Roman"/>
      <w:b/>
      <w:bCs/>
      <w:sz w:val="20"/>
      <w:szCs w:val="20"/>
    </w:rPr>
  </w:style>
  <w:style w:type="paragraph" w:styleId="TOC3">
    <w:name w:val="toc 3"/>
    <w:basedOn w:val="Normal"/>
    <w:next w:val="Normal"/>
    <w:autoRedefine/>
    <w:uiPriority w:val="39"/>
    <w:unhideWhenUsed/>
    <w:rsid w:val="00573796"/>
    <w:pPr>
      <w:ind w:left="440"/>
    </w:pPr>
    <w:rPr>
      <w:rFonts w:asciiTheme="minorHAnsi" w:hAnsiTheme="minorHAnsi" w:cstheme="minorHAnsi"/>
      <w:i/>
      <w:iCs/>
      <w:sz w:val="20"/>
      <w:szCs w:val="20"/>
    </w:rPr>
  </w:style>
  <w:style w:type="paragraph" w:styleId="Caption">
    <w:name w:val="caption"/>
    <w:basedOn w:val="Normal"/>
    <w:next w:val="Normal"/>
    <w:uiPriority w:val="35"/>
    <w:semiHidden/>
    <w:unhideWhenUsed/>
    <w:qFormat/>
    <w:rsid w:val="00573796"/>
    <w:rPr>
      <w:caps/>
      <w:spacing w:val="10"/>
      <w:sz w:val="18"/>
      <w:szCs w:val="18"/>
    </w:rPr>
  </w:style>
  <w:style w:type="paragraph" w:styleId="Title">
    <w:name w:val="Title"/>
    <w:basedOn w:val="Normal"/>
    <w:next w:val="Normal"/>
    <w:link w:val="TitleChar"/>
    <w:uiPriority w:val="10"/>
    <w:qFormat/>
    <w:rsid w:val="00573796"/>
    <w:pPr>
      <w:pBdr>
        <w:top w:val="dotted" w:sz="2" w:space="1" w:color="1F4E79" w:themeColor="accent2" w:themeShade="80"/>
        <w:bottom w:val="dotted" w:sz="2" w:space="6" w:color="1F4E79" w:themeColor="accent2" w:themeShade="80"/>
      </w:pBdr>
      <w:spacing w:before="500" w:after="300" w:line="240" w:lineRule="auto"/>
      <w:jc w:val="center"/>
    </w:pPr>
    <w:rPr>
      <w:caps/>
      <w:color w:val="1F4E79" w:themeColor="accent2" w:themeShade="80"/>
      <w:spacing w:val="50"/>
      <w:sz w:val="44"/>
      <w:szCs w:val="44"/>
    </w:rPr>
  </w:style>
  <w:style w:type="character" w:customStyle="1" w:styleId="TitleChar">
    <w:name w:val="Title Char"/>
    <w:basedOn w:val="DefaultParagraphFont"/>
    <w:link w:val="Title"/>
    <w:uiPriority w:val="10"/>
    <w:rsid w:val="00573796"/>
    <w:rPr>
      <w:rFonts w:ascii="Times New Roman" w:eastAsiaTheme="majorEastAsia" w:hAnsi="Times New Roman" w:cs="Times New Roman"/>
      <w:caps/>
      <w:color w:val="1F4E79" w:themeColor="accent2" w:themeShade="80"/>
      <w:spacing w:val="50"/>
      <w:sz w:val="44"/>
      <w:szCs w:val="44"/>
    </w:rPr>
  </w:style>
  <w:style w:type="paragraph" w:styleId="Subtitle">
    <w:name w:val="Subtitle"/>
    <w:basedOn w:val="Normal"/>
    <w:next w:val="Normal"/>
    <w:link w:val="SubtitleChar"/>
    <w:uiPriority w:val="11"/>
    <w:qFormat/>
    <w:rsid w:val="0057379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573796"/>
    <w:rPr>
      <w:rFonts w:ascii="Times New Roman" w:eastAsiaTheme="majorEastAsia" w:hAnsi="Times New Roman" w:cs="Times New Roman"/>
      <w:caps/>
      <w:spacing w:val="20"/>
      <w:sz w:val="18"/>
      <w:szCs w:val="18"/>
    </w:rPr>
  </w:style>
  <w:style w:type="character" w:styleId="Strong">
    <w:name w:val="Strong"/>
    <w:uiPriority w:val="22"/>
    <w:qFormat/>
    <w:rsid w:val="00573796"/>
    <w:rPr>
      <w:b/>
      <w:bCs/>
      <w:color w:val="2E74B5" w:themeColor="accent2" w:themeShade="BF"/>
      <w:spacing w:val="5"/>
    </w:rPr>
  </w:style>
  <w:style w:type="character" w:styleId="Emphasis">
    <w:name w:val="Emphasis"/>
    <w:uiPriority w:val="20"/>
    <w:qFormat/>
    <w:rsid w:val="00573796"/>
    <w:rPr>
      <w:caps/>
      <w:spacing w:val="5"/>
      <w:sz w:val="20"/>
      <w:szCs w:val="20"/>
    </w:rPr>
  </w:style>
  <w:style w:type="paragraph" w:styleId="Quote">
    <w:name w:val="Quote"/>
    <w:basedOn w:val="Normal"/>
    <w:next w:val="Normal"/>
    <w:link w:val="QuoteChar"/>
    <w:uiPriority w:val="29"/>
    <w:qFormat/>
    <w:rsid w:val="00573796"/>
    <w:rPr>
      <w:i/>
      <w:iCs/>
    </w:rPr>
  </w:style>
  <w:style w:type="character" w:customStyle="1" w:styleId="QuoteChar">
    <w:name w:val="Quote Char"/>
    <w:basedOn w:val="DefaultParagraphFont"/>
    <w:link w:val="Quote"/>
    <w:uiPriority w:val="29"/>
    <w:rsid w:val="00573796"/>
    <w:rPr>
      <w:rFonts w:ascii="Times New Roman" w:eastAsiaTheme="majorEastAsia" w:hAnsi="Times New Roman" w:cs="Times New Roman"/>
      <w:i/>
      <w:iCs/>
      <w:sz w:val="22"/>
      <w:szCs w:val="22"/>
    </w:rPr>
  </w:style>
  <w:style w:type="paragraph" w:styleId="IntenseQuote">
    <w:name w:val="Intense Quote"/>
    <w:basedOn w:val="Normal"/>
    <w:next w:val="Normal"/>
    <w:link w:val="IntenseQuoteChar"/>
    <w:uiPriority w:val="30"/>
    <w:qFormat/>
    <w:rsid w:val="00573796"/>
    <w:pPr>
      <w:pBdr>
        <w:top w:val="dotted" w:sz="2" w:space="10" w:color="1F4E79" w:themeColor="accent2" w:themeShade="80"/>
        <w:bottom w:val="dotted" w:sz="2" w:space="4" w:color="1F4E79" w:themeColor="accent2" w:themeShade="80"/>
      </w:pBdr>
      <w:spacing w:before="160" w:line="300" w:lineRule="auto"/>
      <w:ind w:left="1440" w:right="1440"/>
    </w:pPr>
    <w:rPr>
      <w:caps/>
      <w:color w:val="1F4D78" w:themeColor="accent2" w:themeShade="7F"/>
      <w:spacing w:val="5"/>
      <w:sz w:val="20"/>
      <w:szCs w:val="20"/>
    </w:rPr>
  </w:style>
  <w:style w:type="character" w:customStyle="1" w:styleId="IntenseQuoteChar">
    <w:name w:val="Intense Quote Char"/>
    <w:basedOn w:val="DefaultParagraphFont"/>
    <w:link w:val="IntenseQuote"/>
    <w:uiPriority w:val="30"/>
    <w:rsid w:val="00573796"/>
    <w:rPr>
      <w:rFonts w:ascii="Times New Roman" w:eastAsiaTheme="majorEastAsia" w:hAnsi="Times New Roman" w:cs="Times New Roman"/>
      <w:caps/>
      <w:color w:val="1F4D78" w:themeColor="accent2" w:themeShade="7F"/>
      <w:spacing w:val="5"/>
      <w:sz w:val="20"/>
      <w:szCs w:val="20"/>
    </w:rPr>
  </w:style>
  <w:style w:type="character" w:styleId="SubtleEmphasis">
    <w:name w:val="Subtle Emphasis"/>
    <w:uiPriority w:val="19"/>
    <w:qFormat/>
    <w:rsid w:val="00573796"/>
    <w:rPr>
      <w:i/>
      <w:iCs/>
    </w:rPr>
  </w:style>
  <w:style w:type="character" w:styleId="IntenseEmphasis">
    <w:name w:val="Intense Emphasis"/>
    <w:uiPriority w:val="21"/>
    <w:qFormat/>
    <w:rsid w:val="00573796"/>
    <w:rPr>
      <w:i/>
      <w:iCs/>
      <w:caps/>
      <w:spacing w:val="10"/>
      <w:sz w:val="20"/>
      <w:szCs w:val="20"/>
    </w:rPr>
  </w:style>
  <w:style w:type="character" w:styleId="SubtleReference">
    <w:name w:val="Subtle Reference"/>
    <w:basedOn w:val="DefaultParagraphFont"/>
    <w:uiPriority w:val="31"/>
    <w:qFormat/>
    <w:rsid w:val="00573796"/>
    <w:rPr>
      <w:rFonts w:asciiTheme="minorHAnsi" w:eastAsiaTheme="minorEastAsia" w:hAnsiTheme="minorHAnsi" w:cstheme="minorBidi"/>
      <w:i/>
      <w:iCs/>
      <w:color w:val="1F4D78" w:themeColor="accent2" w:themeShade="7F"/>
    </w:rPr>
  </w:style>
  <w:style w:type="character" w:styleId="IntenseReference">
    <w:name w:val="Intense Reference"/>
    <w:uiPriority w:val="32"/>
    <w:qFormat/>
    <w:rsid w:val="00573796"/>
    <w:rPr>
      <w:rFonts w:asciiTheme="minorHAnsi" w:eastAsiaTheme="minorEastAsia" w:hAnsiTheme="minorHAnsi" w:cstheme="minorBidi"/>
      <w:b/>
      <w:bCs/>
      <w:i/>
      <w:iCs/>
      <w:color w:val="1F4D78" w:themeColor="accent2" w:themeShade="7F"/>
    </w:rPr>
  </w:style>
  <w:style w:type="character" w:styleId="BookTitle">
    <w:name w:val="Book Title"/>
    <w:uiPriority w:val="33"/>
    <w:qFormat/>
    <w:rsid w:val="00573796"/>
    <w:rPr>
      <w:caps/>
      <w:color w:val="1F4D78" w:themeColor="accent2" w:themeShade="7F"/>
      <w:spacing w:val="5"/>
      <w:u w:color="1F4D78" w:themeColor="accent2" w:themeShade="7F"/>
    </w:rPr>
  </w:style>
  <w:style w:type="character" w:styleId="PlaceholderText">
    <w:name w:val="Placeholder Text"/>
    <w:basedOn w:val="DefaultParagraphFont"/>
    <w:uiPriority w:val="99"/>
    <w:semiHidden/>
    <w:rsid w:val="00573796"/>
    <w:rPr>
      <w:color w:val="808080"/>
    </w:rPr>
  </w:style>
  <w:style w:type="table" w:styleId="TableGrid">
    <w:name w:val="Table Grid"/>
    <w:basedOn w:val="TableNormal"/>
    <w:uiPriority w:val="59"/>
    <w:rsid w:val="00573796"/>
    <w:rPr>
      <w:rFonts w:ascii="Garamond" w:eastAsiaTheme="minorHAnsi" w:hAnsi="Garamond"/>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link w:val="TableHeaderChar"/>
    <w:qFormat/>
    <w:rsid w:val="00573796"/>
    <w:rPr>
      <w:rFonts w:eastAsiaTheme="minorHAnsi"/>
      <w:i/>
      <w:noProof/>
      <w:color w:val="2F75B5"/>
      <w:sz w:val="24"/>
      <w:szCs w:val="52"/>
    </w:rPr>
  </w:style>
  <w:style w:type="character" w:customStyle="1" w:styleId="TableHeaderChar">
    <w:name w:val="Table Header Char"/>
    <w:basedOn w:val="DefaultParagraphFont"/>
    <w:link w:val="TableHeader"/>
    <w:rsid w:val="00573796"/>
    <w:rPr>
      <w:rFonts w:ascii="Times New Roman" w:eastAsiaTheme="minorHAnsi" w:hAnsi="Times New Roman" w:cs="Times New Roman"/>
      <w:i/>
      <w:noProof/>
      <w:color w:val="2F75B5"/>
      <w:szCs w:val="52"/>
    </w:rPr>
  </w:style>
  <w:style w:type="paragraph" w:customStyle="1" w:styleId="TableFooter">
    <w:name w:val="Table Footer"/>
    <w:basedOn w:val="Normal"/>
    <w:link w:val="TableFooterChar"/>
    <w:qFormat/>
    <w:rsid w:val="00571D7E"/>
    <w:rPr>
      <w:rFonts w:ascii="Arial" w:eastAsiaTheme="minorHAnsi" w:hAnsi="Arial" w:cstheme="minorBidi"/>
      <w:i/>
      <w:color w:val="7F7F7F" w:themeColor="text1" w:themeTint="80"/>
      <w:sz w:val="18"/>
      <w:szCs w:val="18"/>
    </w:rPr>
  </w:style>
  <w:style w:type="character" w:customStyle="1" w:styleId="TableFooterChar">
    <w:name w:val="Table Footer Char"/>
    <w:basedOn w:val="DefaultParagraphFont"/>
    <w:link w:val="TableFooter"/>
    <w:rsid w:val="00571D7E"/>
    <w:rPr>
      <w:rFonts w:ascii="Arial" w:eastAsiaTheme="minorHAnsi" w:hAnsi="Arial"/>
      <w:i/>
      <w:color w:val="7F7F7F" w:themeColor="text1" w:themeTint="80"/>
      <w:sz w:val="18"/>
      <w:szCs w:val="18"/>
    </w:rPr>
  </w:style>
  <w:style w:type="paragraph" w:styleId="TOC4">
    <w:name w:val="toc 4"/>
    <w:basedOn w:val="Normal"/>
    <w:next w:val="Normal"/>
    <w:autoRedefine/>
    <w:uiPriority w:val="39"/>
    <w:unhideWhenUsed/>
    <w:rsid w:val="0057379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7379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7379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7379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7379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73796"/>
    <w:pPr>
      <w:ind w:left="1760"/>
    </w:pPr>
    <w:rPr>
      <w:rFonts w:asciiTheme="minorHAnsi" w:hAnsiTheme="minorHAnsi" w:cstheme="minorHAnsi"/>
      <w:sz w:val="18"/>
      <w:szCs w:val="18"/>
    </w:rPr>
  </w:style>
  <w:style w:type="character" w:customStyle="1" w:styleId="apple-converted-space">
    <w:name w:val="apple-converted-space"/>
    <w:basedOn w:val="DefaultParagraphFont"/>
    <w:rsid w:val="00573796"/>
  </w:style>
  <w:style w:type="paragraph" w:styleId="NormalWeb">
    <w:name w:val="Normal (Web)"/>
    <w:basedOn w:val="Normal"/>
    <w:uiPriority w:val="99"/>
    <w:semiHidden/>
    <w:unhideWhenUsed/>
    <w:rsid w:val="00573796"/>
    <w:pPr>
      <w:spacing w:before="100" w:beforeAutospacing="1" w:after="100" w:afterAutospacing="1" w:line="240" w:lineRule="auto"/>
    </w:pPr>
    <w:rPr>
      <w:rFonts w:eastAsia="Times New Roman"/>
      <w:sz w:val="24"/>
      <w:szCs w:val="24"/>
    </w:rPr>
  </w:style>
  <w:style w:type="paragraph" w:customStyle="1" w:styleId="CoverPage">
    <w:name w:val="Cover Page"/>
    <w:basedOn w:val="Normal"/>
    <w:link w:val="CoverPageChar"/>
    <w:qFormat/>
    <w:rsid w:val="00573796"/>
    <w:pPr>
      <w:spacing w:line="240" w:lineRule="auto"/>
      <w:jc w:val="center"/>
    </w:pPr>
    <w:rPr>
      <w:rFonts w:eastAsia="Times New Roman"/>
      <w:noProof/>
      <w:sz w:val="52"/>
      <w:szCs w:val="52"/>
    </w:rPr>
  </w:style>
  <w:style w:type="character" w:customStyle="1" w:styleId="CoverPageChar">
    <w:name w:val="Cover Page Char"/>
    <w:basedOn w:val="DefaultParagraphFont"/>
    <w:link w:val="CoverPage"/>
    <w:rsid w:val="00573796"/>
    <w:rPr>
      <w:rFonts w:ascii="Times New Roman" w:eastAsia="Times New Roman" w:hAnsi="Times New Roman" w:cs="Times New Roman"/>
      <w:noProof/>
      <w:sz w:val="52"/>
      <w:szCs w:val="52"/>
    </w:rPr>
  </w:style>
  <w:style w:type="paragraph" w:customStyle="1" w:styleId="CoverRNALogo">
    <w:name w:val="Cover RNA Logo"/>
    <w:basedOn w:val="Normal"/>
    <w:link w:val="CoverRNALogoChar"/>
    <w:qFormat/>
    <w:rsid w:val="00573796"/>
  </w:style>
  <w:style w:type="character" w:customStyle="1" w:styleId="CoverRNALogoChar">
    <w:name w:val="Cover RNA Logo Char"/>
    <w:basedOn w:val="DefaultParagraphFont"/>
    <w:link w:val="CoverRNALogo"/>
    <w:rsid w:val="00573796"/>
    <w:rPr>
      <w:rFonts w:ascii="Times New Roman" w:eastAsiaTheme="majorEastAsia" w:hAnsi="Times New Roman" w:cs="Times New Roman"/>
      <w:sz w:val="22"/>
      <w:szCs w:val="22"/>
    </w:rPr>
  </w:style>
  <w:style w:type="paragraph" w:customStyle="1" w:styleId="NormalBoldUnderline">
    <w:name w:val="Normal Bold Underline"/>
    <w:basedOn w:val="Normal"/>
    <w:link w:val="NormalBoldUnderlineChar"/>
    <w:qFormat/>
    <w:rsid w:val="00573796"/>
  </w:style>
  <w:style w:type="character" w:customStyle="1" w:styleId="NormalBoldUnderlineChar">
    <w:name w:val="Normal Bold Underline Char"/>
    <w:basedOn w:val="DefaultParagraphFont"/>
    <w:link w:val="NormalBoldUnderline"/>
    <w:rsid w:val="00573796"/>
    <w:rPr>
      <w:rFonts w:ascii="Times New Roman" w:eastAsiaTheme="majorEastAsia" w:hAnsi="Times New Roman" w:cs="Times New Roman"/>
      <w:sz w:val="22"/>
      <w:szCs w:val="22"/>
    </w:rPr>
  </w:style>
  <w:style w:type="paragraph" w:customStyle="1" w:styleId="RNAFooter">
    <w:name w:val="RNA Footer"/>
    <w:basedOn w:val="Normal"/>
    <w:link w:val="RNAFooterChar"/>
    <w:qFormat/>
    <w:rsid w:val="00573796"/>
    <w:rPr>
      <w:rFonts w:ascii="Imprint MT Shadow" w:hAnsi="Imprint MT Shadow"/>
      <w:noProof/>
      <w:color w:val="2F75B5"/>
    </w:rPr>
  </w:style>
  <w:style w:type="character" w:customStyle="1" w:styleId="RNAFooterChar">
    <w:name w:val="RNA Footer Char"/>
    <w:basedOn w:val="DefaultParagraphFont"/>
    <w:link w:val="RNAFooter"/>
    <w:rsid w:val="00573796"/>
    <w:rPr>
      <w:rFonts w:ascii="Imprint MT Shadow" w:eastAsiaTheme="majorEastAsia" w:hAnsi="Imprint MT Shadow" w:cs="Times New Roman"/>
      <w:noProof/>
      <w:color w:val="2F75B5"/>
      <w:sz w:val="22"/>
      <w:szCs w:val="22"/>
    </w:rPr>
  </w:style>
  <w:style w:type="paragraph" w:customStyle="1" w:styleId="RNAFootnote1">
    <w:name w:val="RNA Footnote1"/>
    <w:basedOn w:val="FootnoteText"/>
    <w:link w:val="RNAFootnote1Char"/>
    <w:qFormat/>
    <w:rsid w:val="00571D7E"/>
  </w:style>
  <w:style w:type="character" w:customStyle="1" w:styleId="RNAFootnote1Char">
    <w:name w:val="RNA Footnote1 Char"/>
    <w:basedOn w:val="FootnoteTextChar"/>
    <w:link w:val="RNAFootnote1"/>
    <w:rsid w:val="00571D7E"/>
    <w:rPr>
      <w:rFonts w:ascii="Georgia" w:eastAsiaTheme="majorEastAsia" w:hAnsi="Georgia" w:cs="Times New Roman"/>
      <w:color w:val="595959" w:themeColor="text1" w:themeTint="A6"/>
      <w:sz w:val="16"/>
      <w:szCs w:val="16"/>
    </w:rPr>
  </w:style>
  <w:style w:type="paragraph" w:customStyle="1" w:styleId="Conclusion">
    <w:name w:val="Conclusion"/>
    <w:basedOn w:val="Normal"/>
    <w:link w:val="ConclusionChar"/>
    <w:qFormat/>
    <w:rsid w:val="00573796"/>
    <w:pPr>
      <w:jc w:val="center"/>
    </w:pPr>
    <w:rPr>
      <w:b/>
    </w:rPr>
  </w:style>
  <w:style w:type="character" w:customStyle="1" w:styleId="ConclusionChar">
    <w:name w:val="Conclusion Char"/>
    <w:basedOn w:val="DefaultParagraphFont"/>
    <w:link w:val="Conclusion"/>
    <w:rsid w:val="00573796"/>
    <w:rPr>
      <w:rFonts w:ascii="Times New Roman" w:eastAsiaTheme="majorEastAsia" w:hAnsi="Times New Roman" w:cs="Times New Roman"/>
      <w:b/>
      <w:sz w:val="22"/>
      <w:szCs w:val="22"/>
    </w:rPr>
  </w:style>
  <w:style w:type="paragraph" w:customStyle="1" w:styleId="NormalBold">
    <w:name w:val="Normal Bold"/>
    <w:basedOn w:val="Normal"/>
    <w:link w:val="NormalBoldChar"/>
    <w:qFormat/>
    <w:rsid w:val="00573796"/>
    <w:rPr>
      <w:b/>
    </w:rPr>
  </w:style>
  <w:style w:type="character" w:customStyle="1" w:styleId="NormalBoldChar">
    <w:name w:val="Normal Bold Char"/>
    <w:basedOn w:val="DefaultParagraphFont"/>
    <w:link w:val="NormalBold"/>
    <w:rsid w:val="00573796"/>
    <w:rPr>
      <w:rFonts w:ascii="Times New Roman" w:eastAsiaTheme="majorEastAsia" w:hAnsi="Times New Roman" w:cs="Times New Roman"/>
      <w:b/>
      <w:sz w:val="22"/>
      <w:szCs w:val="22"/>
    </w:rPr>
  </w:style>
  <w:style w:type="paragraph" w:customStyle="1" w:styleId="Bullets">
    <w:name w:val="Bullets"/>
    <w:basedOn w:val="ListParagraph"/>
    <w:link w:val="BulletsChar"/>
    <w:qFormat/>
    <w:rsid w:val="00573796"/>
  </w:style>
  <w:style w:type="character" w:customStyle="1" w:styleId="BulletsChar">
    <w:name w:val="Bullets Char"/>
    <w:basedOn w:val="ListParagraphChar"/>
    <w:link w:val="Bullets"/>
    <w:rsid w:val="00573796"/>
    <w:rPr>
      <w:rFonts w:ascii="Times New Roman" w:eastAsiaTheme="majorEastAsia" w:hAnsi="Times New Roman" w:cs="Times New Roman"/>
      <w:sz w:val="22"/>
      <w:szCs w:val="22"/>
    </w:rPr>
  </w:style>
  <w:style w:type="character" w:styleId="PageNumber">
    <w:name w:val="page number"/>
    <w:basedOn w:val="DefaultParagraphFont"/>
    <w:uiPriority w:val="99"/>
    <w:semiHidden/>
    <w:unhideWhenUsed/>
    <w:rsid w:val="00573796"/>
  </w:style>
  <w:style w:type="paragraph" w:customStyle="1" w:styleId="RNABodyCopy">
    <w:name w:val="RNA Body Copy"/>
    <w:basedOn w:val="Normal"/>
    <w:qFormat/>
    <w:rsid w:val="00B802C4"/>
    <w:rPr>
      <w:rFonts w:ascii="Georgia" w:hAnsi="Georgia"/>
      <w:color w:val="595959" w:themeColor="text1" w:themeTint="A6"/>
    </w:rPr>
  </w:style>
  <w:style w:type="paragraph" w:customStyle="1" w:styleId="RNAHeadlineB">
    <w:name w:val="RNA Headline B"/>
    <w:basedOn w:val="NormalBoldUnderline"/>
    <w:link w:val="RNAHeadlineBChar"/>
    <w:qFormat/>
    <w:rsid w:val="007C77D3"/>
    <w:pPr>
      <w:keepNext/>
      <w:spacing w:before="200" w:after="120"/>
    </w:pPr>
    <w:rPr>
      <w:rFonts w:ascii="Arial" w:hAnsi="Arial" w:cs="Arial"/>
      <w:caps/>
      <w:color w:val="2E74B5" w:themeColor="accent2" w:themeShade="BF"/>
      <w:spacing w:val="20"/>
      <w:sz w:val="24"/>
    </w:rPr>
  </w:style>
  <w:style w:type="paragraph" w:customStyle="1" w:styleId="RNABodyCopy-bullets">
    <w:name w:val="RNA Body Copy - bullets"/>
    <w:basedOn w:val="RNABodyCopy"/>
    <w:qFormat/>
    <w:rsid w:val="007C77D3"/>
    <w:pPr>
      <w:numPr>
        <w:numId w:val="19"/>
      </w:numPr>
    </w:pPr>
  </w:style>
  <w:style w:type="paragraph" w:customStyle="1" w:styleId="RNAHeadlineA">
    <w:name w:val="RNA Headline A"/>
    <w:basedOn w:val="Normal"/>
    <w:qFormat/>
    <w:rsid w:val="007C77D3"/>
    <w:pPr>
      <w:spacing w:before="100" w:after="100" w:line="240" w:lineRule="auto"/>
    </w:pPr>
    <w:rPr>
      <w:rFonts w:ascii="Georgia" w:hAnsi="Georgia"/>
      <w:color w:val="DE9C2F" w:themeColor="accent4"/>
      <w:sz w:val="42"/>
      <w:szCs w:val="42"/>
    </w:rPr>
  </w:style>
  <w:style w:type="paragraph" w:customStyle="1" w:styleId="RNAHeadlineD">
    <w:name w:val="RNA Headline D"/>
    <w:basedOn w:val="RNABodyCopy"/>
    <w:qFormat/>
    <w:rsid w:val="00FE3044"/>
    <w:rPr>
      <w:b/>
    </w:rPr>
  </w:style>
  <w:style w:type="paragraph" w:customStyle="1" w:styleId="RNAHeadline3">
    <w:name w:val="RNA Headline 3"/>
    <w:basedOn w:val="Heading3"/>
    <w:qFormat/>
    <w:rsid w:val="00FE3044"/>
  </w:style>
  <w:style w:type="paragraph" w:customStyle="1" w:styleId="RNAIntrotext">
    <w:name w:val="RNA Intro text"/>
    <w:basedOn w:val="Normal"/>
    <w:qFormat/>
    <w:rsid w:val="00FE3044"/>
    <w:pPr>
      <w:spacing w:line="240" w:lineRule="auto"/>
    </w:pPr>
    <w:rPr>
      <w:rFonts w:ascii="Arial" w:hAnsi="Arial" w:cs="Arial"/>
      <w:color w:val="7F7F7F" w:themeColor="text1" w:themeTint="80"/>
      <w:sz w:val="28"/>
      <w:szCs w:val="28"/>
    </w:rPr>
  </w:style>
  <w:style w:type="paragraph" w:customStyle="1" w:styleId="RNABodyCopy-Numbered">
    <w:name w:val="RNA Body Copy - Numbered"/>
    <w:basedOn w:val="RNABodyCopy"/>
    <w:autoRedefine/>
    <w:qFormat/>
    <w:rsid w:val="002245ED"/>
    <w:pPr>
      <w:keepNext/>
    </w:pPr>
  </w:style>
  <w:style w:type="paragraph" w:customStyle="1" w:styleId="RNABodyCopy-2ndABClist">
    <w:name w:val="RNA Body Copy - 2nd ABC list"/>
    <w:basedOn w:val="ListParagraph"/>
    <w:qFormat/>
    <w:rsid w:val="000503A9"/>
    <w:pPr>
      <w:numPr>
        <w:ilvl w:val="1"/>
        <w:numId w:val="26"/>
      </w:numPr>
    </w:pPr>
    <w:rPr>
      <w:rFonts w:ascii="Georgia" w:hAnsi="Georgia"/>
      <w:color w:val="595959" w:themeColor="text1" w:themeTint="A6"/>
    </w:rPr>
  </w:style>
  <w:style w:type="paragraph" w:customStyle="1" w:styleId="Footnote1">
    <w:name w:val="Footnote1"/>
    <w:basedOn w:val="FootnoteText"/>
    <w:link w:val="Footnote1Char"/>
    <w:qFormat/>
    <w:rsid w:val="00AA3F4F"/>
    <w:rPr>
      <w:rFonts w:ascii="Times New Roman" w:hAnsi="Times New Roman"/>
    </w:rPr>
  </w:style>
  <w:style w:type="character" w:customStyle="1" w:styleId="Footnote1Char">
    <w:name w:val="Footnote1 Char"/>
    <w:basedOn w:val="FootnoteTextChar"/>
    <w:link w:val="Footnote1"/>
    <w:rsid w:val="00AA3F4F"/>
    <w:rPr>
      <w:rFonts w:ascii="Times New Roman" w:eastAsiaTheme="majorEastAsia" w:hAnsi="Times New Roman" w:cs="Times New Roman"/>
      <w:color w:val="7F7F7F" w:themeColor="text1" w:themeTint="80"/>
      <w:sz w:val="16"/>
      <w:szCs w:val="20"/>
    </w:rPr>
  </w:style>
  <w:style w:type="paragraph" w:styleId="Revision">
    <w:name w:val="Revision"/>
    <w:hidden/>
    <w:uiPriority w:val="99"/>
    <w:semiHidden/>
    <w:rsid w:val="00B03B65"/>
    <w:rPr>
      <w:rFonts w:ascii="Times New Roman" w:eastAsiaTheme="majorEastAsia" w:hAnsi="Times New Roman" w:cs="Times New Roman"/>
      <w:sz w:val="22"/>
      <w:szCs w:val="22"/>
    </w:rPr>
  </w:style>
  <w:style w:type="paragraph" w:customStyle="1" w:styleId="RNA-Heading2">
    <w:name w:val="RNA - Heading 2"/>
    <w:basedOn w:val="RNAHeadlineB"/>
    <w:link w:val="RNA-Heading2Char"/>
    <w:qFormat/>
    <w:rsid w:val="00870F67"/>
    <w:pPr>
      <w:outlineLvl w:val="1"/>
    </w:pPr>
    <w:rPr>
      <w:rFonts w:ascii="Georgia" w:hAnsi="Georgia"/>
    </w:rPr>
  </w:style>
  <w:style w:type="character" w:customStyle="1" w:styleId="RNAHeadlineBChar">
    <w:name w:val="RNA Headline B Char"/>
    <w:basedOn w:val="NormalBoldUnderlineChar"/>
    <w:link w:val="RNAHeadlineB"/>
    <w:rsid w:val="00870F67"/>
    <w:rPr>
      <w:rFonts w:ascii="Arial" w:eastAsiaTheme="majorEastAsia" w:hAnsi="Arial" w:cs="Arial"/>
      <w:caps/>
      <w:color w:val="2E74B5" w:themeColor="accent2" w:themeShade="BF"/>
      <w:spacing w:val="20"/>
      <w:sz w:val="22"/>
      <w:szCs w:val="22"/>
    </w:rPr>
  </w:style>
  <w:style w:type="character" w:customStyle="1" w:styleId="RNA-Heading2Char">
    <w:name w:val="RNA - Heading 2 Char"/>
    <w:basedOn w:val="RNAHeadlineBChar"/>
    <w:link w:val="RNA-Heading2"/>
    <w:rsid w:val="00870F67"/>
    <w:rPr>
      <w:rFonts w:ascii="Georgia" w:eastAsiaTheme="majorEastAsia" w:hAnsi="Georgia" w:cs="Arial"/>
      <w:caps/>
      <w:color w:val="2E74B5" w:themeColor="accent2" w:themeShade="BF"/>
      <w:spacing w:val="20"/>
      <w:sz w:val="22"/>
      <w:szCs w:val="22"/>
    </w:rPr>
  </w:style>
  <w:style w:type="paragraph" w:customStyle="1" w:styleId="Default">
    <w:name w:val="Default"/>
    <w:rsid w:val="00A82FC0"/>
    <w:pPr>
      <w:autoSpaceDE w:val="0"/>
      <w:autoSpaceDN w:val="0"/>
      <w:adjustRightInd w:val="0"/>
    </w:pPr>
    <w:rPr>
      <w:rFonts w:ascii="Times New Roman" w:hAnsi="Times New Roman" w:cs="Times New Roman"/>
      <w:color w:val="000000"/>
    </w:rPr>
  </w:style>
  <w:style w:type="character" w:styleId="UnresolvedMention">
    <w:name w:val="Unresolved Mention"/>
    <w:basedOn w:val="DefaultParagraphFont"/>
    <w:uiPriority w:val="99"/>
    <w:semiHidden/>
    <w:unhideWhenUsed/>
    <w:rsid w:val="00F51D54"/>
    <w:rPr>
      <w:color w:val="605E5C"/>
      <w:shd w:val="clear" w:color="auto" w:fill="E1DFDD"/>
    </w:rPr>
  </w:style>
  <w:style w:type="paragraph" w:customStyle="1" w:styleId="RNANumberedList">
    <w:name w:val="RNA Numbered List"/>
    <w:basedOn w:val="ListParagraph"/>
    <w:link w:val="RNANumberedListChar"/>
    <w:qFormat/>
    <w:rsid w:val="00A56EA5"/>
    <w:pPr>
      <w:numPr>
        <w:numId w:val="47"/>
      </w:numPr>
      <w:ind w:left="1080" w:hanging="720"/>
      <w:pPrChange w:id="0" w:author="Ayush Mittal" w:date="2019-04-26T17:04:00Z">
        <w:pPr>
          <w:numPr>
            <w:numId w:val="47"/>
          </w:numPr>
          <w:spacing w:line="300" w:lineRule="exact"/>
          <w:ind w:left="1080" w:hanging="720"/>
          <w:contextualSpacing/>
          <w:jc w:val="both"/>
        </w:pPr>
      </w:pPrChange>
    </w:pPr>
    <w:rPr>
      <w:rFonts w:ascii="Georgia" w:hAnsi="Georgia"/>
      <w:color w:val="595959" w:themeColor="text1" w:themeTint="A6"/>
      <w:rPrChange w:id="0" w:author="Ayush Mittal" w:date="2019-04-26T17:04:00Z">
        <w:rPr>
          <w:rFonts w:ascii="Georgia" w:eastAsiaTheme="majorEastAsia" w:hAnsi="Georgia"/>
          <w:color w:val="595959" w:themeColor="text1" w:themeTint="A6"/>
          <w:sz w:val="22"/>
          <w:szCs w:val="22"/>
          <w:lang w:val="en-US" w:eastAsia="en-US" w:bidi="ar-SA"/>
        </w:rPr>
      </w:rPrChange>
    </w:rPr>
  </w:style>
  <w:style w:type="character" w:customStyle="1" w:styleId="RNANumberedListChar">
    <w:name w:val="RNA Numbered List Char"/>
    <w:basedOn w:val="ListParagraphChar"/>
    <w:link w:val="RNANumberedList"/>
    <w:rsid w:val="00A56EA5"/>
    <w:rPr>
      <w:rFonts w:ascii="Georgia" w:eastAsiaTheme="majorEastAsia" w:hAnsi="Georgia" w:cs="Times New Roman"/>
      <w:color w:val="595959" w:themeColor="text1" w:themeTint="A6"/>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297411">
      <w:bodyDiv w:val="1"/>
      <w:marLeft w:val="0"/>
      <w:marRight w:val="0"/>
      <w:marTop w:val="0"/>
      <w:marBottom w:val="0"/>
      <w:divBdr>
        <w:top w:val="none" w:sz="0" w:space="0" w:color="auto"/>
        <w:left w:val="none" w:sz="0" w:space="0" w:color="auto"/>
        <w:bottom w:val="none" w:sz="0" w:space="0" w:color="auto"/>
        <w:right w:val="none" w:sz="0" w:space="0" w:color="auto"/>
      </w:divBdr>
    </w:div>
    <w:div w:id="1361856876">
      <w:bodyDiv w:val="1"/>
      <w:marLeft w:val="0"/>
      <w:marRight w:val="0"/>
      <w:marTop w:val="0"/>
      <w:marBottom w:val="0"/>
      <w:divBdr>
        <w:top w:val="none" w:sz="0" w:space="0" w:color="auto"/>
        <w:left w:val="none" w:sz="0" w:space="0" w:color="auto"/>
        <w:bottom w:val="none" w:sz="0" w:space="0" w:color="auto"/>
        <w:right w:val="none" w:sz="0" w:space="0" w:color="auto"/>
      </w:divBdr>
      <w:divsChild>
        <w:div w:id="2014722357">
          <w:marLeft w:val="288"/>
          <w:marRight w:val="14"/>
          <w:marTop w:val="179"/>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ot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RNA_ColorPaletteTheme">
  <a:themeElements>
    <a:clrScheme name="Custom 10">
      <a:dk1>
        <a:sysClr val="windowText" lastClr="000000"/>
      </a:dk1>
      <a:lt1>
        <a:sysClr val="window" lastClr="FFFFFF"/>
      </a:lt1>
      <a:dk2>
        <a:srgbClr val="44546A"/>
      </a:dk2>
      <a:lt2>
        <a:srgbClr val="E7E6E6"/>
      </a:lt2>
      <a:accent1>
        <a:srgbClr val="2F7576"/>
      </a:accent1>
      <a:accent2>
        <a:srgbClr val="5B9BD5"/>
      </a:accent2>
      <a:accent3>
        <a:srgbClr val="A5A5A5"/>
      </a:accent3>
      <a:accent4>
        <a:srgbClr val="DE9C2F"/>
      </a:accent4>
      <a:accent5>
        <a:srgbClr val="A5BBC2"/>
      </a:accent5>
      <a:accent6>
        <a:srgbClr val="9BB876"/>
      </a:accent6>
      <a:hlink>
        <a:srgbClr val="0563C1"/>
      </a:hlink>
      <a:folHlink>
        <a:srgbClr val="954F72"/>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27AE2-3651-4B2C-9C3F-5734DB6C8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41</Pages>
  <Words>19840</Words>
  <Characters>113090</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McCall</dc:creator>
  <cp:keywords/>
  <dc:description/>
  <cp:lastModifiedBy>Ayush Mittal</cp:lastModifiedBy>
  <cp:revision>6</cp:revision>
  <cp:lastPrinted>2017-07-26T13:08:00Z</cp:lastPrinted>
  <dcterms:created xsi:type="dcterms:W3CDTF">2019-04-26T13:22:00Z</dcterms:created>
  <dcterms:modified xsi:type="dcterms:W3CDTF">2019-04-29T13:28:00Z</dcterms:modified>
</cp:coreProperties>
</file>